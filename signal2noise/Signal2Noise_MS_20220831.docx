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76E4B" w14:textId="2E892298" w:rsidR="008C446A" w:rsidRPr="00415418" w:rsidRDefault="00463330" w:rsidP="003C33C6">
      <w:pPr>
        <w:spacing w:line="480" w:lineRule="auto"/>
        <w:jc w:val="center"/>
        <w:rPr>
          <w:rFonts w:ascii="Times New Roman" w:eastAsia="Times New Roman" w:hAnsi="Times New Roman" w:cs="Times New Roman"/>
          <w:b/>
          <w:sz w:val="36"/>
          <w:szCs w:val="36"/>
        </w:rPr>
      </w:pPr>
      <w:r w:rsidRPr="00415418">
        <w:rPr>
          <w:rFonts w:ascii="Times New Roman" w:eastAsia="Times New Roman" w:hAnsi="Times New Roman" w:cs="Times New Roman"/>
          <w:b/>
          <w:sz w:val="36"/>
          <w:szCs w:val="36"/>
        </w:rPr>
        <w:t xml:space="preserve">Distinguishing Signal </w:t>
      </w:r>
      <w:r w:rsidR="003C33C6" w:rsidRPr="00415418">
        <w:rPr>
          <w:rFonts w:ascii="Times New Roman" w:eastAsia="Times New Roman" w:hAnsi="Times New Roman" w:cs="Times New Roman"/>
          <w:b/>
          <w:sz w:val="36"/>
          <w:szCs w:val="36"/>
        </w:rPr>
        <w:t>from</w:t>
      </w:r>
      <w:r w:rsidRPr="00415418">
        <w:rPr>
          <w:rFonts w:ascii="Times New Roman" w:eastAsia="Times New Roman" w:hAnsi="Times New Roman" w:cs="Times New Roman"/>
          <w:b/>
          <w:sz w:val="36"/>
          <w:szCs w:val="36"/>
        </w:rPr>
        <w:t xml:space="preserve"> Noise: Understanding Patterns of Non-</w:t>
      </w:r>
      <w:r w:rsidR="00702FD9">
        <w:rPr>
          <w:rFonts w:ascii="Times New Roman" w:eastAsia="Times New Roman" w:hAnsi="Times New Roman" w:cs="Times New Roman"/>
          <w:b/>
          <w:sz w:val="36"/>
          <w:szCs w:val="36"/>
        </w:rPr>
        <w:t>D</w:t>
      </w:r>
      <w:r w:rsidRPr="00415418">
        <w:rPr>
          <w:rFonts w:ascii="Times New Roman" w:eastAsia="Times New Roman" w:hAnsi="Times New Roman" w:cs="Times New Roman"/>
          <w:b/>
          <w:sz w:val="36"/>
          <w:szCs w:val="36"/>
        </w:rPr>
        <w:t>etections to Inform Accurate Quantitative Metabarcoding</w:t>
      </w:r>
    </w:p>
    <w:p w14:paraId="13486DCF" w14:textId="77777777" w:rsidR="00297667" w:rsidRPr="00415418" w:rsidRDefault="00297667" w:rsidP="003C33C6">
      <w:pPr>
        <w:spacing w:line="480" w:lineRule="auto"/>
        <w:rPr>
          <w:rFonts w:ascii="Times New Roman" w:eastAsia="Times New Roman" w:hAnsi="Times New Roman" w:cs="Times New Roman"/>
        </w:rPr>
      </w:pPr>
    </w:p>
    <w:p w14:paraId="6D5EAAE0" w14:textId="77777777" w:rsidR="008C446A" w:rsidRPr="00415418" w:rsidRDefault="008C446A" w:rsidP="003C33C6">
      <w:pPr>
        <w:spacing w:line="480" w:lineRule="auto"/>
        <w:rPr>
          <w:rFonts w:ascii="Times New Roman" w:eastAsia="Times New Roman" w:hAnsi="Times New Roman" w:cs="Times New Roman"/>
        </w:rPr>
      </w:pPr>
    </w:p>
    <w:p w14:paraId="6F4C151A" w14:textId="52E1F66C" w:rsidR="00297667" w:rsidRPr="00415418" w:rsidRDefault="00463330" w:rsidP="003C33C6">
      <w:pPr>
        <w:spacing w:line="480" w:lineRule="auto"/>
        <w:rPr>
          <w:rFonts w:ascii="Times New Roman" w:eastAsia="Times New Roman" w:hAnsi="Times New Roman" w:cs="Times New Roman"/>
          <w:vertAlign w:val="superscript"/>
        </w:rPr>
      </w:pPr>
      <w:r w:rsidRPr="00415418">
        <w:rPr>
          <w:rFonts w:ascii="Times New Roman" w:eastAsia="Times New Roman" w:hAnsi="Times New Roman" w:cs="Times New Roman"/>
        </w:rPr>
        <w:t>Zachary Gold</w:t>
      </w:r>
      <w:r w:rsidR="00297667" w:rsidRPr="00415418">
        <w:rPr>
          <w:rFonts w:ascii="Times New Roman" w:eastAsia="Times New Roman" w:hAnsi="Times New Roman" w:cs="Times New Roman"/>
          <w:vertAlign w:val="superscript"/>
        </w:rPr>
        <w:t>1,2*</w:t>
      </w:r>
      <w:r w:rsidRPr="00415418">
        <w:rPr>
          <w:rFonts w:ascii="Times New Roman" w:eastAsia="Times New Roman" w:hAnsi="Times New Roman" w:cs="Times New Roman"/>
        </w:rPr>
        <w:t>, Andrew Olaf Shelton</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Helen R. Casendino</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Joe Duprey</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Ramón Gallego</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Amy Van Cise</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Mary Fisher</w:t>
      </w:r>
      <w:r w:rsidR="00297667" w:rsidRPr="00415418">
        <w:rPr>
          <w:rFonts w:ascii="Times New Roman" w:eastAsia="Times New Roman" w:hAnsi="Times New Roman" w:cs="Times New Roman"/>
          <w:vertAlign w:val="superscript"/>
        </w:rPr>
        <w:t>4</w:t>
      </w:r>
      <w:r w:rsidRPr="00415418">
        <w:rPr>
          <w:rFonts w:ascii="Times New Roman" w:eastAsia="Times New Roman" w:hAnsi="Times New Roman" w:cs="Times New Roman"/>
        </w:rPr>
        <w:t>, Alexander J. Jensen</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Erin D’Agnese</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xml:space="preserve">, Elizabeth </w:t>
      </w:r>
      <w:proofErr w:type="spellStart"/>
      <w:r w:rsidRPr="00415418">
        <w:rPr>
          <w:rFonts w:ascii="Times New Roman" w:eastAsia="Times New Roman" w:hAnsi="Times New Roman" w:cs="Times New Roman"/>
        </w:rPr>
        <w:t>Andruszkiewicz</w:t>
      </w:r>
      <w:proofErr w:type="spellEnd"/>
      <w:r w:rsidRPr="00415418">
        <w:rPr>
          <w:rFonts w:ascii="Times New Roman" w:eastAsia="Times New Roman" w:hAnsi="Times New Roman" w:cs="Times New Roman"/>
        </w:rPr>
        <w:t xml:space="preserve"> Allan</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Ana Ramón-Laca</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Maya Garber-Yonts</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Michaela Labare</w:t>
      </w:r>
      <w:r w:rsidR="00297667" w:rsidRPr="00415418">
        <w:rPr>
          <w:rFonts w:ascii="Times New Roman" w:eastAsia="Times New Roman" w:hAnsi="Times New Roman" w:cs="Times New Roman"/>
          <w:vertAlign w:val="superscript"/>
        </w:rPr>
        <w:t>5</w:t>
      </w:r>
      <w:r w:rsidRPr="00415418">
        <w:rPr>
          <w:rFonts w:ascii="Times New Roman" w:eastAsia="Times New Roman" w:hAnsi="Times New Roman" w:cs="Times New Roman"/>
        </w:rPr>
        <w:t>, Kim</w:t>
      </w:r>
      <w:r w:rsidR="00297667" w:rsidRPr="00415418">
        <w:rPr>
          <w:rFonts w:ascii="Times New Roman" w:eastAsia="Times New Roman" w:hAnsi="Times New Roman" w:cs="Times New Roman"/>
        </w:rPr>
        <w:t xml:space="preserve"> M.</w:t>
      </w:r>
      <w:r w:rsidRPr="00415418">
        <w:rPr>
          <w:rFonts w:ascii="Times New Roman" w:eastAsia="Times New Roman" w:hAnsi="Times New Roman" w:cs="Times New Roman"/>
        </w:rPr>
        <w:t xml:space="preserve"> Parsons</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Ryan P. Kelly</w:t>
      </w:r>
      <w:r w:rsidR="00297667" w:rsidRPr="00415418">
        <w:rPr>
          <w:rFonts w:ascii="Times New Roman" w:eastAsia="Times New Roman" w:hAnsi="Times New Roman" w:cs="Times New Roman"/>
          <w:vertAlign w:val="superscript"/>
        </w:rPr>
        <w:t>3</w:t>
      </w:r>
    </w:p>
    <w:p w14:paraId="60BD0232" w14:textId="4E0A214A" w:rsidR="00297667" w:rsidRPr="00415418" w:rsidRDefault="00297667" w:rsidP="003C33C6">
      <w:pPr>
        <w:spacing w:line="480" w:lineRule="auto"/>
        <w:rPr>
          <w:rFonts w:ascii="Times New Roman" w:eastAsia="Times New Roman" w:hAnsi="Times New Roman" w:cs="Times New Roman"/>
        </w:rPr>
      </w:pPr>
    </w:p>
    <w:p w14:paraId="130CADAE" w14:textId="77777777" w:rsidR="00297667" w:rsidRPr="00415418" w:rsidRDefault="00297667" w:rsidP="003C33C6">
      <w:pPr>
        <w:spacing w:line="480" w:lineRule="auto"/>
        <w:jc w:val="center"/>
        <w:rPr>
          <w:rFonts w:ascii="Times New Roman" w:eastAsia="Times New Roman" w:hAnsi="Times New Roman" w:cs="Times New Roman"/>
        </w:rPr>
      </w:pP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Cooperative Institute for Climate, Ocean, &amp; Ecosystem Studies, UW, Seattle, WA</w:t>
      </w:r>
    </w:p>
    <w:p w14:paraId="686FAD79" w14:textId="77777777" w:rsidR="00297667" w:rsidRPr="00415418" w:rsidRDefault="00297667" w:rsidP="003C33C6">
      <w:pPr>
        <w:spacing w:line="480" w:lineRule="auto"/>
        <w:jc w:val="center"/>
        <w:rPr>
          <w:rFonts w:ascii="Times New Roman" w:eastAsia="Times New Roman" w:hAnsi="Times New Roman" w:cs="Times New Roman"/>
        </w:rPr>
      </w:pPr>
      <w:r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xml:space="preserve"> Northwest Fisheries Science Center, NMFS/NOAA, Seattle, WA</w:t>
      </w:r>
    </w:p>
    <w:p w14:paraId="1F5EF3D2" w14:textId="77777777" w:rsidR="00297667" w:rsidRPr="00415418" w:rsidRDefault="00297667" w:rsidP="003C33C6">
      <w:pPr>
        <w:spacing w:line="480" w:lineRule="auto"/>
        <w:jc w:val="center"/>
        <w:rPr>
          <w:rFonts w:ascii="Times New Roman" w:eastAsia="Times New Roman" w:hAnsi="Times New Roman" w:cs="Times New Roman"/>
        </w:rPr>
      </w:pPr>
      <w:r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xml:space="preserve"> School of Marine and Environmental Affairs, UW, Seattle, WA</w:t>
      </w:r>
    </w:p>
    <w:p w14:paraId="48313BF3" w14:textId="77777777" w:rsidR="00297667" w:rsidRPr="00415418" w:rsidRDefault="00297667" w:rsidP="003C33C6">
      <w:pPr>
        <w:spacing w:line="480" w:lineRule="auto"/>
        <w:jc w:val="center"/>
        <w:rPr>
          <w:rFonts w:ascii="Times New Roman" w:eastAsia="Times New Roman" w:hAnsi="Times New Roman" w:cs="Times New Roman"/>
          <w:vertAlign w:val="superscript"/>
        </w:rPr>
      </w:pPr>
      <w:r w:rsidRPr="00415418">
        <w:rPr>
          <w:rFonts w:ascii="Times New Roman" w:eastAsia="Times New Roman" w:hAnsi="Times New Roman" w:cs="Times New Roman"/>
          <w:vertAlign w:val="superscript"/>
        </w:rPr>
        <w:t>4</w:t>
      </w:r>
      <w:r w:rsidRPr="00415418">
        <w:rPr>
          <w:rFonts w:ascii="Times New Roman" w:eastAsia="Times New Roman" w:hAnsi="Times New Roman" w:cs="Times New Roman"/>
        </w:rPr>
        <w:t xml:space="preserve"> School of Aquatic Fisheries Science, UW, Seattle, WA</w:t>
      </w:r>
      <w:r w:rsidRPr="00415418">
        <w:rPr>
          <w:rFonts w:ascii="Times New Roman" w:eastAsia="Times New Roman" w:hAnsi="Times New Roman" w:cs="Times New Roman"/>
          <w:vertAlign w:val="superscript"/>
        </w:rPr>
        <w:t xml:space="preserve"> </w:t>
      </w:r>
    </w:p>
    <w:p w14:paraId="75ABE7A6" w14:textId="4291BEA5" w:rsidR="00297667" w:rsidRPr="00415418" w:rsidRDefault="00297667" w:rsidP="003C33C6">
      <w:pPr>
        <w:spacing w:line="480" w:lineRule="auto"/>
        <w:jc w:val="center"/>
        <w:rPr>
          <w:rFonts w:ascii="Times New Roman" w:eastAsia="Times New Roman" w:hAnsi="Times New Roman" w:cs="Times New Roman"/>
        </w:rPr>
      </w:pPr>
      <w:r w:rsidRPr="00415418">
        <w:rPr>
          <w:rFonts w:ascii="Times New Roman" w:eastAsia="Times New Roman" w:hAnsi="Times New Roman" w:cs="Times New Roman"/>
          <w:vertAlign w:val="superscript"/>
        </w:rPr>
        <w:t>5</w:t>
      </w:r>
      <w:r w:rsidRPr="00415418">
        <w:rPr>
          <w:rFonts w:ascii="Times New Roman" w:eastAsia="Times New Roman" w:hAnsi="Times New Roman" w:cs="Times New Roman"/>
        </w:rPr>
        <w:t xml:space="preserve"> Scripps Institution of Oceanography, UCSD, La Jolla</w:t>
      </w:r>
    </w:p>
    <w:p w14:paraId="6C4B9CB3" w14:textId="2BC77A49" w:rsidR="00297667" w:rsidRPr="00415418" w:rsidRDefault="00297667" w:rsidP="003C33C6">
      <w:pPr>
        <w:spacing w:line="480" w:lineRule="auto"/>
        <w:jc w:val="center"/>
        <w:rPr>
          <w:rFonts w:ascii="Times New Roman" w:eastAsia="Times New Roman" w:hAnsi="Times New Roman" w:cs="Times New Roman"/>
        </w:rPr>
      </w:pPr>
    </w:p>
    <w:p w14:paraId="7AC5A4D3" w14:textId="54D2738A" w:rsidR="008C446A" w:rsidRPr="00415418" w:rsidRDefault="008C446A" w:rsidP="003C33C6">
      <w:pPr>
        <w:spacing w:line="480" w:lineRule="auto"/>
        <w:rPr>
          <w:rFonts w:ascii="Times New Roman" w:eastAsia="Times New Roman" w:hAnsi="Times New Roman" w:cs="Times New Roman"/>
        </w:rPr>
      </w:pPr>
    </w:p>
    <w:p w14:paraId="28A760F5" w14:textId="6760DDC9" w:rsidR="00297667" w:rsidRPr="00415418" w:rsidRDefault="00297667"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*Corresponding author email:</w:t>
      </w:r>
      <w:r w:rsidRPr="00415418">
        <w:rPr>
          <w:rFonts w:ascii="Times New Roman" w:eastAsia="Times New Roman" w:hAnsi="Times New Roman" w:cs="Times New Roman"/>
          <w:b/>
          <w:bCs/>
        </w:rPr>
        <w:t xml:space="preserve"> </w:t>
      </w:r>
      <w:hyperlink r:id="rId7" w:history="1">
        <w:r w:rsidR="003C33C6" w:rsidRPr="00415418">
          <w:rPr>
            <w:rStyle w:val="Hyperlink"/>
            <w:rFonts w:ascii="Times New Roman" w:eastAsia="Times New Roman" w:hAnsi="Times New Roman" w:cs="Times New Roman"/>
          </w:rPr>
          <w:t>Zachary.gold@noaa.gov</w:t>
        </w:r>
      </w:hyperlink>
    </w:p>
    <w:p w14:paraId="714E6C9D" w14:textId="77777777" w:rsidR="003C33C6" w:rsidRPr="00415418" w:rsidRDefault="003C33C6" w:rsidP="003C33C6">
      <w:pPr>
        <w:spacing w:line="480" w:lineRule="auto"/>
        <w:rPr>
          <w:rFonts w:ascii="Times New Roman" w:eastAsia="Times New Roman" w:hAnsi="Times New Roman" w:cs="Times New Roman"/>
        </w:rPr>
      </w:pPr>
    </w:p>
    <w:p w14:paraId="5559782A" w14:textId="2044250F" w:rsidR="003C33C6" w:rsidRPr="00415418" w:rsidRDefault="003C33C6"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Conflicts of Interest: The authors have no conflicts of interest to report.</w:t>
      </w:r>
    </w:p>
    <w:p w14:paraId="7B604ECD" w14:textId="1BE25812" w:rsidR="003C33C6" w:rsidRPr="00415418" w:rsidRDefault="003C33C6"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Key Words:</w:t>
      </w:r>
      <w:r w:rsidRPr="00415418">
        <w:rPr>
          <w:rFonts w:ascii="Times New Roman" w:eastAsia="Times New Roman" w:hAnsi="Times New Roman" w:cs="Times New Roman"/>
          <w:b/>
          <w:bCs/>
        </w:rPr>
        <w:t xml:space="preserve"> </w:t>
      </w:r>
      <w:r w:rsidRPr="00415418">
        <w:rPr>
          <w:rFonts w:ascii="Times New Roman" w:eastAsia="Times New Roman" w:hAnsi="Times New Roman" w:cs="Times New Roman"/>
        </w:rPr>
        <w:t>quantitative metabarcoding, eDNA, amplicon sequencing, non-detection, zero inflation</w:t>
      </w:r>
    </w:p>
    <w:p w14:paraId="466EDDFE" w14:textId="3516A8C6"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b/>
          <w:sz w:val="28"/>
          <w:szCs w:val="28"/>
        </w:rPr>
        <w:lastRenderedPageBreak/>
        <w:t>Abstract</w:t>
      </w:r>
    </w:p>
    <w:p w14:paraId="6CFA6064" w14:textId="653EB2C3" w:rsidR="000356CD"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Correcting for amplification biases in genetic metabarcoding data can yield quantitative estimates of template DNA concentrations. However, a major source of </w:t>
      </w:r>
      <w:r w:rsidR="001A34A8" w:rsidRPr="00415418">
        <w:rPr>
          <w:rFonts w:ascii="Times New Roman" w:eastAsia="Times New Roman" w:hAnsi="Times New Roman" w:cs="Times New Roman"/>
        </w:rPr>
        <w:t>uncertainty in metabarcoding data is the presence of</w:t>
      </w:r>
      <w:r w:rsidRPr="00415418">
        <w:rPr>
          <w:rFonts w:ascii="Times New Roman" w:eastAsia="Times New Roman" w:hAnsi="Times New Roman" w:cs="Times New Roman"/>
        </w:rPr>
        <w:t xml:space="preserve"> non-detections, where a technical PCR replicate fails to detect a species observed in other replicates. </w:t>
      </w:r>
      <w:r w:rsidR="00B94CD2" w:rsidRPr="00415418">
        <w:rPr>
          <w:rFonts w:ascii="Times New Roman" w:eastAsia="Times New Roman" w:hAnsi="Times New Roman" w:cs="Times New Roman"/>
        </w:rPr>
        <w:t>Such non-detections are a</w:t>
      </w:r>
      <w:r w:rsidR="00702FD9">
        <w:rPr>
          <w:rFonts w:ascii="Times New Roman" w:eastAsia="Times New Roman" w:hAnsi="Times New Roman" w:cs="Times New Roman"/>
        </w:rPr>
        <w:t>n</w:t>
      </w:r>
      <w:r w:rsidR="00B94CD2" w:rsidRPr="00415418">
        <w:rPr>
          <w:rFonts w:ascii="Times New Roman" w:eastAsia="Times New Roman" w:hAnsi="Times New Roman" w:cs="Times New Roman"/>
        </w:rPr>
        <w:t xml:space="preserve"> important special case of variability among technical replicates in metabarcoding data, particularly in environmental samples. While </w:t>
      </w:r>
      <w:r w:rsidR="00702FD9">
        <w:rPr>
          <w:rFonts w:ascii="Times New Roman" w:eastAsia="Times New Roman" w:hAnsi="Times New Roman" w:cs="Times New Roman"/>
        </w:rPr>
        <w:t>many</w:t>
      </w:r>
      <w:r w:rsidR="00B94CD2" w:rsidRPr="00415418">
        <w:rPr>
          <w:rFonts w:ascii="Times New Roman" w:eastAsia="Times New Roman" w:hAnsi="Times New Roman" w:cs="Times New Roman"/>
        </w:rPr>
        <w:t xml:space="preserve"> sampling and amplification processes underlie observed variation in metabarcoding data, understanding </w:t>
      </w:r>
      <w:r w:rsidRPr="00415418">
        <w:rPr>
          <w:rFonts w:ascii="Times New Roman" w:eastAsia="Times New Roman" w:hAnsi="Times New Roman" w:cs="Times New Roman"/>
        </w:rPr>
        <w:t xml:space="preserve">the causes of non-detections is an important step in distinguishing signal from noise in metabarcoding studies. Here, we use both simulated and empirical data to 1) develop a qualitative understanding of how non-detections arise in metabarcoding data, 2) outline steps to recognize uninformative data in practice, and 3) identify the conditions under which amplicon sequence data can </w:t>
      </w:r>
      <w:r w:rsidR="00702FD9">
        <w:rPr>
          <w:rFonts w:ascii="Times New Roman" w:eastAsia="Times New Roman" w:hAnsi="Times New Roman" w:cs="Times New Roman"/>
        </w:rPr>
        <w:t>reliably</w:t>
      </w:r>
      <w:r w:rsidR="00702FD9" w:rsidRPr="00415418">
        <w:rPr>
          <w:rFonts w:ascii="Times New Roman" w:eastAsia="Times New Roman" w:hAnsi="Times New Roman" w:cs="Times New Roman"/>
        </w:rPr>
        <w:t xml:space="preserve"> </w:t>
      </w:r>
      <w:r w:rsidRPr="00415418">
        <w:rPr>
          <w:rFonts w:ascii="Times New Roman" w:eastAsia="Times New Roman" w:hAnsi="Times New Roman" w:cs="Times New Roman"/>
        </w:rPr>
        <w:t>detect underlying biological signals. We show in both simulations and empirical data that, for a given species, the rate of non-detections among technical replicates is a function of both the template DNA concentration and species-specific amplification efficiency.</w:t>
      </w:r>
      <w:r w:rsidR="00A65CD5">
        <w:rPr>
          <w:rFonts w:ascii="Times New Roman" w:eastAsia="Times New Roman" w:hAnsi="Times New Roman" w:cs="Times New Roman"/>
        </w:rPr>
        <w:t xml:space="preserve"> </w:t>
      </w:r>
      <w:r w:rsidR="00A65CD5" w:rsidRPr="00415418">
        <w:rPr>
          <w:rFonts w:ascii="Times New Roman" w:eastAsia="Times New Roman" w:hAnsi="Times New Roman" w:cs="Times New Roman"/>
        </w:rPr>
        <w:t>Consequently, we conclude</w:t>
      </w:r>
      <w:r w:rsidRPr="00415418">
        <w:rPr>
          <w:rFonts w:ascii="Times New Roman" w:eastAsia="Times New Roman" w:hAnsi="Times New Roman" w:cs="Times New Roman"/>
        </w:rPr>
        <w:t xml:space="preserve"> </w:t>
      </w:r>
      <w:r w:rsidR="00A65CD5">
        <w:rPr>
          <w:rFonts w:ascii="Times New Roman" w:eastAsia="Times New Roman" w:hAnsi="Times New Roman" w:cs="Times New Roman"/>
        </w:rPr>
        <w:t>m</w:t>
      </w:r>
      <w:r w:rsidR="00A65CD5" w:rsidRPr="00A65CD5">
        <w:rPr>
          <w:rFonts w:ascii="Times New Roman" w:eastAsia="Times New Roman" w:hAnsi="Times New Roman" w:cs="Times New Roman"/>
        </w:rPr>
        <w:t>etabarcoding datasets are strongly affected by (1) deterministic amplification biases during PCR and (2) stochastic sampling of amplicons during sequencing — both of which we can model — but also by (3) stochastic sampling of rare molecules prior to PCR, which remains a frontier for quantitative metabarcoding. Our results highlight the importance of estimating species-specific amplification efficiencies and critically evaluating patterns of non</w:t>
      </w:r>
      <w:r w:rsidR="00A65CD5">
        <w:rPr>
          <w:rFonts w:ascii="Times New Roman" w:eastAsia="Times New Roman" w:hAnsi="Times New Roman" w:cs="Times New Roman"/>
        </w:rPr>
        <w:t>-</w:t>
      </w:r>
      <w:r w:rsidR="00A65CD5" w:rsidRPr="00A65CD5">
        <w:rPr>
          <w:rFonts w:ascii="Times New Roman" w:eastAsia="Times New Roman" w:hAnsi="Times New Roman" w:cs="Times New Roman"/>
        </w:rPr>
        <w:t>detection in metabarcoding datasets to better distinguish environmental signal from the noise inherent in molecular detections of rare targets.</w:t>
      </w:r>
    </w:p>
    <w:p w14:paraId="1A9E5D83" w14:textId="77777777" w:rsidR="00A65CD5" w:rsidRPr="00415418" w:rsidRDefault="00A65CD5" w:rsidP="003C33C6">
      <w:pPr>
        <w:spacing w:line="480" w:lineRule="auto"/>
        <w:rPr>
          <w:rFonts w:ascii="Times New Roman" w:eastAsia="Times New Roman" w:hAnsi="Times New Roman" w:cs="Times New Roman"/>
        </w:rPr>
      </w:pPr>
    </w:p>
    <w:p w14:paraId="3D72338C" w14:textId="77777777" w:rsidR="000356CD" w:rsidRPr="00415418" w:rsidRDefault="000356CD" w:rsidP="003C33C6">
      <w:pPr>
        <w:spacing w:line="480" w:lineRule="auto"/>
        <w:rPr>
          <w:rFonts w:ascii="Times New Roman" w:eastAsia="Times New Roman" w:hAnsi="Times New Roman" w:cs="Times New Roman"/>
        </w:rPr>
      </w:pPr>
    </w:p>
    <w:p w14:paraId="3140B067" w14:textId="781D6006" w:rsidR="008C446A" w:rsidRPr="00415418" w:rsidRDefault="00463330" w:rsidP="005009D4">
      <w:pPr>
        <w:spacing w:before="120" w:after="120" w:line="480" w:lineRule="auto"/>
        <w:rPr>
          <w:rFonts w:ascii="Times New Roman" w:eastAsia="Times New Roman" w:hAnsi="Times New Roman" w:cs="Times New Roman"/>
          <w:b/>
          <w:sz w:val="28"/>
          <w:szCs w:val="28"/>
        </w:rPr>
      </w:pPr>
      <w:r w:rsidRPr="00415418">
        <w:rPr>
          <w:rFonts w:ascii="Times New Roman" w:eastAsia="Times New Roman" w:hAnsi="Times New Roman" w:cs="Times New Roman"/>
          <w:b/>
          <w:sz w:val="28"/>
          <w:szCs w:val="28"/>
        </w:rPr>
        <w:lastRenderedPageBreak/>
        <w:t>Introduction</w:t>
      </w:r>
    </w:p>
    <w:p w14:paraId="19BC1DFC" w14:textId="10225261"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Metabarcoding, or</w:t>
      </w:r>
      <w:r w:rsidR="00045653">
        <w:rPr>
          <w:rFonts w:ascii="Times New Roman" w:eastAsia="Times New Roman" w:hAnsi="Times New Roman" w:cs="Times New Roman"/>
        </w:rPr>
        <w:t xml:space="preserve"> DNA</w:t>
      </w:r>
      <w:r w:rsidRPr="00415418">
        <w:rPr>
          <w:rFonts w:ascii="Times New Roman" w:eastAsia="Times New Roman" w:hAnsi="Times New Roman" w:cs="Times New Roman"/>
        </w:rPr>
        <w:t xml:space="preserve"> amplicon sequencing, is a powerful tool that can characterize biological communities without the need to physically observe individual organisms. The rise of metabarcoding via high-throughput sequencing is rapidly advancing human and wildlife health, ecology, and conservation science</w:t>
      </w:r>
      <w:r w:rsidR="00B013A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"/>
          <w:id w:val="219019074"/>
          <w:placeholder>
            <w:docPart w:val="DefaultPlaceholder_-1854013440"/>
          </w:placeholder>
        </w:sdtPr>
        <w:sdtContent>
          <w:r w:rsidR="00840824" w:rsidRPr="00415418">
            <w:rPr>
              <w:rFonts w:ascii="Times New Roman" w:eastAsia="Times New Roman" w:hAnsi="Times New Roman" w:cs="Times New Roman"/>
              <w:color w:val="000000"/>
            </w:rPr>
            <w:t>[1–8]</w:t>
          </w:r>
        </w:sdtContent>
      </w:sdt>
      <w:r w:rsidRPr="00415418">
        <w:rPr>
          <w:rFonts w:ascii="Times New Roman" w:eastAsia="Times New Roman" w:hAnsi="Times New Roman" w:cs="Times New Roman"/>
        </w:rPr>
        <w:t xml:space="preserve">. </w:t>
      </w:r>
    </w:p>
    <w:p w14:paraId="60D719B9" w14:textId="53221019" w:rsidR="008C446A" w:rsidRPr="00415418" w:rsidRDefault="0046333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However, the power </w:t>
      </w:r>
      <w:r w:rsidR="009B5AC5">
        <w:rPr>
          <w:rFonts w:ascii="Times New Roman" w:eastAsia="Times New Roman" w:hAnsi="Times New Roman" w:cs="Times New Roman"/>
        </w:rPr>
        <w:t>of</w:t>
      </w:r>
      <w:r w:rsidR="009B5AC5" w:rsidRPr="00415418">
        <w:rPr>
          <w:rFonts w:ascii="Times New Roman" w:eastAsia="Times New Roman" w:hAnsi="Times New Roman" w:cs="Times New Roman"/>
        </w:rPr>
        <w:t xml:space="preserve"> </w:t>
      </w:r>
      <w:r w:rsidRPr="00415418">
        <w:rPr>
          <w:rFonts w:ascii="Times New Roman" w:eastAsia="Times New Roman" w:hAnsi="Times New Roman" w:cs="Times New Roman"/>
        </w:rPr>
        <w:t>metabarcoding applications lies in the ability to obtain reliable quantitative estimates of underlying communities</w:t>
      </w:r>
      <w:r w:rsidR="004960C9"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TEwOTE5ZGUtZjhlMy00MThmLWJmM2MtYTUxYjE2NDk3YjIwIiwicHJvcGVydGllcyI6eyJub3RlSW5kZXgiOjB9LCJpc0VkaXRlZCI6ZmFsc2UsIm1hbnVhbE92ZXJyaWRlIjp7ImlzTWFudWFsbHlPdmVycmlkZGVuIjpmYWxzZSwiY2l0ZXByb2NUZXh0IjoiWznigJMxMV0iLCJtYW51YWxPdmVycmlkZVRleHQiOiIifSwiY2l0YXRpb25JdGVtcyI6W3siaWQiOiI0MDUyN2NmMi1hODlhLTNhNDgtYjExNy0yNDg2OTczOWY0MmIi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
          <w:id w:val="-1779479764"/>
          <w:placeholder>
            <w:docPart w:val="DefaultPlaceholder_-1854013440"/>
          </w:placeholder>
        </w:sdtPr>
        <w:sdtContent>
          <w:r w:rsidR="00840824" w:rsidRPr="00415418">
            <w:rPr>
              <w:rFonts w:ascii="Times New Roman" w:eastAsia="Times New Roman" w:hAnsi="Times New Roman" w:cs="Times New Roman"/>
              <w:color w:val="000000"/>
            </w:rPr>
            <w:t>[9–11]</w:t>
          </w:r>
        </w:sdtContent>
      </w:sdt>
      <w:r w:rsidR="004B4357"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In the case of metabarcoding and similar amplicon-based studies </w:t>
      </w:r>
      <w:sdt>
        <w:sdtPr>
          <w:rPr>
            <w:rFonts w:ascii="Times New Roman" w:eastAsia="Times New Roman" w:hAnsi="Times New Roman" w:cs="Times New Roman"/>
            <w:color w:val="000000"/>
          </w:rPr>
          <w:tag w:val="MENDELEY_CITATION_v3_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"/>
          <w:id w:val="-768239749"/>
          <w:placeholder>
            <w:docPart w:val="DefaultPlaceholder_-1854013440"/>
          </w:placeholder>
        </w:sdtPr>
        <w:sdtContent>
          <w:r w:rsidR="00840824" w:rsidRPr="00415418">
            <w:rPr>
              <w:rFonts w:ascii="Times New Roman" w:eastAsia="Times New Roman" w:hAnsi="Times New Roman" w:cs="Times New Roman"/>
              <w:color w:val="000000"/>
            </w:rPr>
            <w:t>[12]</w:t>
          </w:r>
        </w:sdtContent>
      </w:sdt>
      <w:r w:rsidR="004B4357"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it has become clear that 1) observations are </w:t>
      </w:r>
      <w:r w:rsidR="00B94CD2" w:rsidRPr="00415418">
        <w:rPr>
          <w:rFonts w:ascii="Times New Roman" w:eastAsia="Times New Roman" w:hAnsi="Times New Roman" w:cs="Times New Roman"/>
        </w:rPr>
        <w:t>non-</w:t>
      </w:r>
      <w:r w:rsidRPr="00415418">
        <w:rPr>
          <w:rFonts w:ascii="Times New Roman" w:eastAsia="Times New Roman" w:hAnsi="Times New Roman" w:cs="Times New Roman"/>
        </w:rPr>
        <w:t>linearly related to the underlying biology of interest</w:t>
      </w:r>
      <w:r w:rsidR="002400D5"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"/>
          <w:id w:val="-216120362"/>
          <w:placeholder>
            <w:docPart w:val="DefaultPlaceholder_-1854013440"/>
          </w:placeholder>
        </w:sdtPr>
        <w:sdtContent>
          <w:r w:rsidR="00840824" w:rsidRPr="00415418">
            <w:rPr>
              <w:rFonts w:ascii="Times New Roman" w:eastAsia="Times New Roman" w:hAnsi="Times New Roman" w:cs="Times New Roman"/>
              <w:color w:val="000000"/>
            </w:rPr>
            <w:t>[13,14]</w:t>
          </w:r>
        </w:sdtContent>
      </w:sdt>
      <w:r w:rsidRPr="00415418">
        <w:rPr>
          <w:rFonts w:ascii="Times New Roman" w:eastAsia="Times New Roman" w:hAnsi="Times New Roman" w:cs="Times New Roman"/>
        </w:rPr>
        <w:t>, and 2) those observations are noisy, with many having relatively high variances as a function of expected values</w:t>
      </w:r>
      <w:r w:rsidR="004B4357"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
          <w:id w:val="2090883746"/>
          <w:placeholder>
            <w:docPart w:val="DefaultPlaceholder_-1854013440"/>
          </w:placeholder>
        </w:sdtPr>
        <w:sdtContent>
          <w:r w:rsidR="00840824" w:rsidRPr="00415418">
            <w:rPr>
              <w:rFonts w:ascii="Times New Roman" w:eastAsia="Times New Roman" w:hAnsi="Times New Roman" w:cs="Times New Roman"/>
              <w:color w:val="000000"/>
            </w:rPr>
            <w:t>[11,15–17]</w:t>
          </w:r>
        </w:sdtContent>
      </w:sdt>
      <w:r w:rsidRPr="00415418">
        <w:rPr>
          <w:rFonts w:ascii="Times New Roman" w:eastAsia="Times New Roman" w:hAnsi="Times New Roman" w:cs="Times New Roman"/>
        </w:rPr>
        <w:t>.  In order to make reliable quantitative estimates for any set of observations, we must be able to distinguish random variation from real signal. Thus, understanding the underlying signal-to-noise ratio is key to quantifying the power of detection for a given dataset</w:t>
      </w:r>
      <w:r w:rsidR="004B4357"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"/>
          <w:id w:val="-1783799255"/>
          <w:placeholder>
            <w:docPart w:val="DefaultPlaceholder_-1854013440"/>
          </w:placeholder>
        </w:sdtPr>
        <w:sdtContent>
          <w:r w:rsidR="00840824" w:rsidRPr="00415418">
            <w:rPr>
              <w:rFonts w:ascii="Times New Roman" w:eastAsia="Times New Roman" w:hAnsi="Times New Roman" w:cs="Times New Roman"/>
              <w:color w:val="000000"/>
            </w:rPr>
            <w:t>[18]</w:t>
          </w:r>
        </w:sdtContent>
      </w:sdt>
      <w:r w:rsidRPr="00415418">
        <w:rPr>
          <w:rFonts w:ascii="Times New Roman" w:eastAsia="Times New Roman" w:hAnsi="Times New Roman" w:cs="Times New Roman"/>
        </w:rPr>
        <w:t>.</w:t>
      </w:r>
    </w:p>
    <w:p w14:paraId="3702AB7E" w14:textId="5AF58FCB" w:rsidR="008C446A" w:rsidRPr="00415418" w:rsidRDefault="0046333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color w:val="1A1D21"/>
        </w:rPr>
        <w:t>Substantial efforts to correlate sequence reads and underlying community abundance have reported promising but largely equivocal results</w:t>
      </w:r>
      <w:r w:rsidR="004B4357" w:rsidRPr="00415418">
        <w:rPr>
          <w:rFonts w:ascii="Times New Roman" w:eastAsia="Times New Roman" w:hAnsi="Times New Roman" w:cs="Times New Roman"/>
          <w:color w:val="1A1D21"/>
        </w:rPr>
        <w:t xml:space="preserve"> </w:t>
      </w:r>
      <w:sdt>
        <w:sdtPr>
          <w:rPr>
            <w:rFonts w:ascii="Times New Roman" w:eastAsia="Times New Roman" w:hAnsi="Times New Roman" w:cs="Times New Roman"/>
            <w:color w:val="000000"/>
          </w:rPr>
          <w:tag w:val="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"/>
          <w:id w:val="-139271165"/>
          <w:placeholder>
            <w:docPart w:val="DefaultPlaceholder_-1854013440"/>
          </w:placeholder>
        </w:sdtPr>
        <w:sdtContent>
          <w:r w:rsidR="00840824" w:rsidRPr="00415418">
            <w:rPr>
              <w:rFonts w:ascii="Times New Roman" w:eastAsia="Times New Roman" w:hAnsi="Times New Roman" w:cs="Times New Roman"/>
              <w:color w:val="000000"/>
            </w:rPr>
            <w:t>[10,15,19–23]</w:t>
          </w:r>
        </w:sdtContent>
      </w:sdt>
      <w:r w:rsidR="005B1FBD" w:rsidRPr="00415418">
        <w:rPr>
          <w:rFonts w:ascii="Times New Roman" w:eastAsia="Times New Roman" w:hAnsi="Times New Roman" w:cs="Times New Roman"/>
          <w:color w:val="1A1D21"/>
        </w:rPr>
        <w:t xml:space="preserve">. </w:t>
      </w:r>
      <w:r w:rsidRPr="00415418">
        <w:rPr>
          <w:rFonts w:ascii="Times New Roman" w:eastAsia="Times New Roman" w:hAnsi="Times New Roman" w:cs="Times New Roman"/>
        </w:rPr>
        <w:t xml:space="preserve">However, it is unsurprising that the application of simple linear correlations to non-linear and compositional datasets produce ambiguous results given the failure to model the underlying drivers of observed DNA sequence patterns and distributions. In response, recent mechanistic frameworks have begun to address the discrepancies between observed metabarcoding sequence counts and true underlying biological patterns by modeling the compounding processes that occur between DNA extraction and sequence observation </w:t>
      </w:r>
      <w:sdt>
        <w:sdtPr>
          <w:rPr>
            <w:rFonts w:ascii="Times New Roman" w:eastAsia="Times New Roman" w:hAnsi="Times New Roman" w:cs="Times New Roman"/>
            <w:color w:val="000000"/>
          </w:rPr>
          <w:tag w:val="MENDELEY_CITATION_v3_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"/>
          <w:id w:val="-2128696654"/>
          <w:placeholder>
            <w:docPart w:val="DefaultPlaceholder_-1854013440"/>
          </w:placeholder>
        </w:sdtPr>
        <w:sdtContent>
          <w:r w:rsidR="00840824" w:rsidRPr="00415418">
            <w:rPr>
              <w:rFonts w:ascii="Times New Roman" w:eastAsia="Times New Roman" w:hAnsi="Times New Roman" w:cs="Times New Roman"/>
              <w:color w:val="000000"/>
            </w:rPr>
            <w:t>[24–28]</w:t>
          </w:r>
        </w:sdtContent>
      </w:sdt>
      <w:r w:rsidRPr="00415418">
        <w:rPr>
          <w:rFonts w:ascii="Times New Roman" w:eastAsia="Times New Roman" w:hAnsi="Times New Roman" w:cs="Times New Roman"/>
        </w:rPr>
        <w:t>. These processes include DNA extraction</w:t>
      </w:r>
      <w:r w:rsidRPr="00415418">
        <w:rPr>
          <w:rFonts w:ascii="Times New Roman" w:eastAsia="Times New Roman" w:hAnsi="Times New Roman" w:cs="Times New Roman"/>
          <w:highlight w:val="white"/>
        </w:rPr>
        <w:t>,</w:t>
      </w:r>
      <w:r w:rsidRPr="00415418">
        <w:rPr>
          <w:rFonts w:ascii="Times New Roman" w:eastAsia="Times New Roman" w:hAnsi="Times New Roman" w:cs="Times New Roman"/>
        </w:rPr>
        <w:t xml:space="preserve"> PCR, and multiple subsampling steps prior to sequencing </w:t>
      </w:r>
      <w:sdt>
        <w:sdtPr>
          <w:rPr>
            <w:rFonts w:ascii="Times New Roman" w:eastAsia="Times New Roman" w:hAnsi="Times New Roman" w:cs="Times New Roman"/>
            <w:color w:val="000000"/>
          </w:rPr>
          <w:tag w:val="MENDELEY_CITATION_v3_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XX0="/>
          <w:id w:val="-705092687"/>
          <w:placeholder>
            <w:docPart w:val="DefaultPlaceholder_-1854013440"/>
          </w:placeholder>
        </w:sdtPr>
        <w:sdtContent>
          <w:r w:rsidR="00840824" w:rsidRPr="00415418">
            <w:rPr>
              <w:rFonts w:ascii="Times New Roman" w:eastAsia="Times New Roman" w:hAnsi="Times New Roman" w:cs="Times New Roman"/>
              <w:color w:val="000000"/>
            </w:rPr>
            <w:t>[16,17,27,29,30]</w:t>
          </w:r>
        </w:sdtContent>
      </w:sdt>
      <w:r w:rsidR="00956772"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Importantly, these mechanistic frameworks explicitly model the amplicon sequence-generating process by stating that observed </w:t>
      </w:r>
      <w:r w:rsidRPr="00415418">
        <w:rPr>
          <w:rFonts w:ascii="Times New Roman" w:eastAsia="Times New Roman" w:hAnsi="Times New Roman" w:cs="Times New Roman"/>
        </w:rPr>
        <w:lastRenderedPageBreak/>
        <w:t>sequence reads are a function of both the species-specific amplification efficiency and the underlying abundance of each species’ DNA within a sample</w:t>
      </w:r>
      <w:r w:rsidR="0095677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WE2MmExNTUtODhkOC00MDRmLTkxZmItYWY2ZWZkMWE3YTZh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
          <w:id w:val="459536368"/>
          <w:placeholder>
            <w:docPart w:val="DefaultPlaceholder_-1854013440"/>
          </w:placeholder>
        </w:sdtPr>
        <w:sdtContent>
          <w:r w:rsidR="00840824" w:rsidRPr="00415418">
            <w:rPr>
              <w:rFonts w:ascii="Times New Roman" w:eastAsia="Times New Roman" w:hAnsi="Times New Roman" w:cs="Times New Roman"/>
              <w:color w:val="000000"/>
            </w:rPr>
            <w:t>[26]</w:t>
          </w:r>
        </w:sdtContent>
      </w:sdt>
      <w:r w:rsidRPr="00415418">
        <w:rPr>
          <w:rFonts w:ascii="Times New Roman" w:eastAsia="Times New Roman" w:hAnsi="Times New Roman" w:cs="Times New Roman"/>
        </w:rPr>
        <w:t>. Such models also reflect the inherent compositional nature of metabarcoding, acknowledging that metabarcoding data can only provide proportional (not absolute) abundances of a given species’ DNA in a given sample</w:t>
      </w:r>
      <w:r w:rsidR="0095677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DY3NDZjMjktZDZiMi00Yjc2LTg5MGMtZWMwZTQxNDcxNWQwIiwicHJvcGVydGllcyI6eyJub3RlSW5kZXgiOjB9LCJpc0VkaXRlZCI6ZmFsc2UsIm1hbnVhbE92ZXJyaWRlIjp7ImlzTWFudWFsbHlPdmVycmlkZGVuIjpmYWxzZSwiY2l0ZXByb2NUZXh0IjoiWzExXSIsIm1hbnVhbE92ZXJyaWRlVGV4dCI6IiJ9LCJjaXRhdGlvbkl0ZW1zIjpb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
          <w:id w:val="613482169"/>
          <w:placeholder>
            <w:docPart w:val="DefaultPlaceholder_-1854013440"/>
          </w:placeholder>
        </w:sdtPr>
        <w:sdtContent>
          <w:r w:rsidR="00840824" w:rsidRPr="00415418">
            <w:rPr>
              <w:rFonts w:ascii="Times New Roman" w:eastAsia="Times New Roman" w:hAnsi="Times New Roman" w:cs="Times New Roman"/>
              <w:color w:val="000000"/>
            </w:rPr>
            <w:t>[11]</w:t>
          </w:r>
        </w:sdtContent>
      </w:sdt>
      <w:r w:rsidRPr="00415418">
        <w:rPr>
          <w:rFonts w:ascii="Times New Roman" w:eastAsia="Times New Roman" w:hAnsi="Times New Roman" w:cs="Times New Roman"/>
        </w:rPr>
        <w:t>. This approach can reconstruct starting DNA proportions, prior to PCR</w:t>
      </w:r>
      <w:r w:rsidR="002400D5" w:rsidRPr="00415418">
        <w:rPr>
          <w:rFonts w:ascii="Times New Roman" w:eastAsia="Times New Roman" w:hAnsi="Times New Roman" w:cs="Times New Roman"/>
        </w:rPr>
        <w:t xml:space="preserve"> </w:t>
      </w:r>
      <w:r w:rsidR="00956772" w:rsidRPr="00415418">
        <w:rPr>
          <w:rFonts w:ascii="Times New Roman" w:eastAsia="Times New Roman" w:hAnsi="Times New Roman" w:cs="Times New Roman"/>
        </w:rPr>
        <w:t>(</w:t>
      </w:r>
      <w:proofErr w:type="gramStart"/>
      <w:r w:rsidR="00956772" w:rsidRPr="00415418">
        <w:rPr>
          <w:rFonts w:ascii="Times New Roman" w:eastAsia="Times New Roman" w:hAnsi="Times New Roman" w:cs="Times New Roman"/>
        </w:rPr>
        <w:t>e.g.</w:t>
      </w:r>
      <w:proofErr w:type="gramEnd"/>
      <w:r w:rsidR="0095677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GRhMjY5ZWItOTBiMi00MTljLWIzMDQtNWE4Y2U1NzZkNjQ5IiwicHJvcGVydGllcyI6eyJub3RlSW5kZXgiOjB9LCJpc0VkaXRlZCI6ZmFsc2UsIm1hbnVhbE92ZXJyaWRlIjp7ImlzTWFudWFsbHlPdmVycmlkZGVuIjpmYWxzZSwiY2l0ZXByb2NUZXh0IjoiWzE2LDI14oCTMjddIiwibWFudWFsT3ZlcnJpZGVUZXh0IjoiIn0sImNpdGF0aW9uSXRlbXMiOlt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1dfQ=="/>
          <w:id w:val="239453432"/>
          <w:placeholder>
            <w:docPart w:val="DefaultPlaceholder_-1854013440"/>
          </w:placeholder>
        </w:sdtPr>
        <w:sdtContent>
          <w:r w:rsidR="00840824" w:rsidRPr="00415418">
            <w:rPr>
              <w:rFonts w:ascii="Times New Roman" w:eastAsia="Times New Roman" w:hAnsi="Times New Roman" w:cs="Times New Roman"/>
              <w:color w:val="000000"/>
            </w:rPr>
            <w:t>[16,25–27]</w:t>
          </w:r>
        </w:sdtContent>
      </w:sdt>
      <w:r w:rsidR="000356CD" w:rsidRPr="00415418">
        <w:rPr>
          <w:rFonts w:ascii="Times New Roman" w:eastAsia="Times New Roman" w:hAnsi="Times New Roman" w:cs="Times New Roman"/>
        </w:rPr>
        <w:t xml:space="preserve">) </w:t>
      </w:r>
      <w:r w:rsidRPr="00415418">
        <w:rPr>
          <w:rFonts w:ascii="Times New Roman" w:eastAsia="Times New Roman" w:hAnsi="Times New Roman" w:cs="Times New Roman"/>
        </w:rPr>
        <w:t>and, where metabarcoding data combined with additional information on underlying DNA concentrations, can yield absolute abundance estimates of the sampled DNA concentrations (e.g.</w:t>
      </w:r>
      <w:r w:rsidR="006A763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E4NGJhM2ItMDc0OS00NjkyLWJjNDItZTA5ODlmZjU4N2I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2911688"/>
          <w:placeholder>
            <w:docPart w:val="DefaultPlaceholder_-1854013440"/>
          </w:placeholder>
        </w:sdtPr>
        <w:sdtContent>
          <w:r w:rsidR="00840824" w:rsidRPr="00415418">
            <w:rPr>
              <w:rFonts w:ascii="Times New Roman" w:eastAsia="Times New Roman" w:hAnsi="Times New Roman" w:cs="Times New Roman"/>
              <w:color w:val="000000"/>
            </w:rPr>
            <w:t>[31]</w:t>
          </w:r>
        </w:sdtContent>
      </w:sdt>
      <w:r w:rsidR="000356CD" w:rsidRPr="00415418">
        <w:rPr>
          <w:rFonts w:ascii="Times New Roman" w:eastAsia="Times New Roman" w:hAnsi="Times New Roman" w:cs="Times New Roman"/>
          <w:color w:val="000000"/>
        </w:rPr>
        <w:t>)</w:t>
      </w:r>
      <w:r w:rsidRPr="00415418">
        <w:rPr>
          <w:rFonts w:ascii="Times New Roman" w:eastAsia="Times New Roman" w:hAnsi="Times New Roman" w:cs="Times New Roman"/>
        </w:rPr>
        <w:t>.</w:t>
      </w:r>
    </w:p>
    <w:p w14:paraId="7C79E014" w14:textId="079C9393" w:rsidR="008C446A" w:rsidRPr="00415418" w:rsidRDefault="00463330" w:rsidP="003C33C6">
      <w:pPr>
        <w:spacing w:line="480" w:lineRule="auto"/>
        <w:ind w:firstLine="720"/>
        <w:rPr>
          <w:rFonts w:ascii="Times New Roman" w:eastAsia="Times New Roman" w:hAnsi="Times New Roman" w:cs="Times New Roman"/>
          <w:color w:val="1A1D21"/>
          <w:highlight w:val="white"/>
        </w:rPr>
      </w:pPr>
      <w:r w:rsidRPr="00415418">
        <w:rPr>
          <w:rFonts w:ascii="Times New Roman" w:eastAsia="Times New Roman" w:hAnsi="Times New Roman" w:cs="Times New Roman"/>
        </w:rPr>
        <w:t>Despite these advances in modeling the amplicon sequence</w:t>
      </w:r>
      <w:r w:rsidR="00025C28">
        <w:rPr>
          <w:rFonts w:ascii="Times New Roman" w:eastAsia="Times New Roman" w:hAnsi="Times New Roman" w:cs="Times New Roman"/>
        </w:rPr>
        <w:t>-</w:t>
      </w:r>
      <w:r w:rsidRPr="00415418">
        <w:rPr>
          <w:rFonts w:ascii="Times New Roman" w:eastAsia="Times New Roman" w:hAnsi="Times New Roman" w:cs="Times New Roman"/>
        </w:rPr>
        <w:t xml:space="preserve">generating process, </w:t>
      </w:r>
      <w:proofErr w:type="gramStart"/>
      <w:r w:rsidRPr="00415418">
        <w:rPr>
          <w:rFonts w:ascii="Times New Roman" w:eastAsia="Times New Roman" w:hAnsi="Times New Roman" w:cs="Times New Roman"/>
        </w:rPr>
        <w:t>it is clear that the</w:t>
      </w:r>
      <w:proofErr w:type="gramEnd"/>
      <w:r w:rsidRPr="00415418">
        <w:rPr>
          <w:rFonts w:ascii="Times New Roman" w:eastAsia="Times New Roman" w:hAnsi="Times New Roman" w:cs="Times New Roman"/>
        </w:rPr>
        <w:t xml:space="preserve"> sequential molecular steps required to generate metabarcoding data result in highly variable sequence</w:t>
      </w:r>
      <w:r w:rsidR="00025C28">
        <w:rPr>
          <w:rFonts w:ascii="Times New Roman" w:eastAsia="Times New Roman" w:hAnsi="Times New Roman" w:cs="Times New Roman"/>
        </w:rPr>
        <w:t>-</w:t>
      </w:r>
      <w:r w:rsidRPr="00415418">
        <w:rPr>
          <w:rFonts w:ascii="Times New Roman" w:eastAsia="Times New Roman" w:hAnsi="Times New Roman" w:cs="Times New Roman"/>
        </w:rPr>
        <w:t>read</w:t>
      </w:r>
      <w:r w:rsidR="00025C28">
        <w:rPr>
          <w:rFonts w:ascii="Times New Roman" w:eastAsia="Times New Roman" w:hAnsi="Times New Roman" w:cs="Times New Roman"/>
        </w:rPr>
        <w:t xml:space="preserve"> counts</w:t>
      </w:r>
      <w:r w:rsidRPr="00415418">
        <w:rPr>
          <w:rFonts w:ascii="Times New Roman" w:eastAsia="Times New Roman" w:hAnsi="Times New Roman" w:cs="Times New Roman"/>
        </w:rPr>
        <w:t xml:space="preserve"> among technical replicates derived from the same DNA extract </w:t>
      </w:r>
      <w:sdt>
        <w:sdtPr>
          <w:rPr>
            <w:rFonts w:ascii="Times New Roman" w:eastAsia="Times New Roman" w:hAnsi="Times New Roman" w:cs="Times New Roman"/>
            <w:color w:val="000000"/>
          </w:rPr>
          <w:tag w:val="MENDELEY_CITATION_v3_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1dfQ=="/>
          <w:id w:val="-965282504"/>
          <w:placeholder>
            <w:docPart w:val="DefaultPlaceholder_-1854013440"/>
          </w:placeholder>
        </w:sdtPr>
        <w:sdtContent>
          <w:r w:rsidR="00840824" w:rsidRPr="00415418">
            <w:rPr>
              <w:rFonts w:ascii="Times New Roman" w:eastAsia="Times New Roman" w:hAnsi="Times New Roman" w:cs="Times New Roman"/>
              <w:color w:val="000000"/>
            </w:rPr>
            <w:t>[13,32–36]</w:t>
          </w:r>
        </w:sdtContent>
      </w:sdt>
      <w:r w:rsidR="00025C28">
        <w:rPr>
          <w:rFonts w:ascii="Times New Roman" w:eastAsia="Times New Roman" w:hAnsi="Times New Roman" w:cs="Times New Roman"/>
        </w:rPr>
        <w:t>: replicate samples yield somewhat different result</w:t>
      </w:r>
      <w:r w:rsidR="00B66CE8">
        <w:rPr>
          <w:rFonts w:ascii="Times New Roman" w:eastAsia="Times New Roman" w:hAnsi="Times New Roman" w:cs="Times New Roman"/>
        </w:rPr>
        <w:t>s</w:t>
      </w:r>
      <w:r w:rsidR="00025C28">
        <w:rPr>
          <w:rFonts w:ascii="Times New Roman" w:eastAsia="Times New Roman" w:hAnsi="Times New Roman" w:cs="Times New Roman"/>
        </w:rPr>
        <w:t>.</w:t>
      </w:r>
      <w:r w:rsidR="00E53605"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Thus, in practice, it can be difficult to distinguish signal from noise in metabarcoding datasets. </w:t>
      </w:r>
      <w:r w:rsidRPr="00415418">
        <w:rPr>
          <w:rFonts w:ascii="Times New Roman" w:eastAsia="Times New Roman" w:hAnsi="Times New Roman" w:cs="Times New Roman"/>
          <w:color w:val="1A1D21"/>
          <w:highlight w:val="white"/>
        </w:rPr>
        <w:t>In particular</w:t>
      </w:r>
      <w:r w:rsidR="00C45929">
        <w:rPr>
          <w:rFonts w:ascii="Times New Roman" w:eastAsia="Times New Roman" w:hAnsi="Times New Roman" w:cs="Times New Roman"/>
          <w:color w:val="1A1D21"/>
          <w:highlight w:val="white"/>
        </w:rPr>
        <w:t>,</w:t>
      </w:r>
      <w:r w:rsidRPr="00415418">
        <w:rPr>
          <w:rFonts w:ascii="Times New Roman" w:eastAsia="Times New Roman" w:hAnsi="Times New Roman" w:cs="Times New Roman"/>
          <w:color w:val="1A1D21"/>
          <w:highlight w:val="white"/>
        </w:rPr>
        <w:t xml:space="preserve"> zeros are frequently over-represented in metabarcoding data, contributing substantially to among-replicate variability</w:t>
      </w:r>
      <w:r w:rsidR="00E53605" w:rsidRPr="00415418">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MzUzNjFiZGUtNGQ0ZS00NjJjLWFhZTYtYjVmZjE4YmVmMTJkIiwicHJvcGVydGllcyI6eyJub3RlSW5kZXgiOjB9LCJpc0VkaXRlZCI6ZmFsc2UsIm1hbnVhbE92ZXJyaWRlIjp7ImlzTWFudWFsbHlPdmVycmlkZGVuIjpmYWxzZSwiY2l0ZXByb2NUZXh0IjoiWzE2LDI0LDM0XSIsIm1hbnVhbE92ZXJyaWRlVGV4dCI6IiJ9LCJjaXRhdGlvbkl0ZW1zIjpb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892694847"/>
          <w:placeholder>
            <w:docPart w:val="DefaultPlaceholder_-1854013440"/>
          </w:placeholder>
        </w:sdtPr>
        <w:sdtContent>
          <w:r w:rsidR="00840824" w:rsidRPr="00415418">
            <w:rPr>
              <w:rFonts w:ascii="Times New Roman" w:eastAsia="Times New Roman" w:hAnsi="Times New Roman" w:cs="Times New Roman"/>
              <w:color w:val="000000"/>
            </w:rPr>
            <w:t>[16,24,34]</w:t>
          </w:r>
        </w:sdtContent>
      </w:sdt>
      <w:r w:rsidRPr="00415418">
        <w:rPr>
          <w:rFonts w:ascii="Times New Roman" w:eastAsia="Times New Roman" w:hAnsi="Times New Roman" w:cs="Times New Roman"/>
          <w:color w:val="1A1D21"/>
          <w:highlight w:val="white"/>
        </w:rPr>
        <w:t xml:space="preserve">. For example, in three technical replicates, a unique amplicon sequence variant (ASV) may be represented by 3,897; 165; and 0 reads across replicates </w:t>
      </w:r>
      <w:r w:rsidRPr="00415418">
        <w:rPr>
          <w:rFonts w:ascii="Times New Roman" w:eastAsia="Times New Roman" w:hAnsi="Times New Roman" w:cs="Times New Roman"/>
          <w:color w:val="1A1D21"/>
        </w:rPr>
        <w:t>(</w:t>
      </w:r>
      <w:r w:rsidRPr="00415418">
        <w:rPr>
          <w:rFonts w:ascii="Times New Roman" w:eastAsia="Times New Roman" w:hAnsi="Times New Roman" w:cs="Times New Roman"/>
          <w:color w:val="1A1D21"/>
          <w:highlight w:val="white"/>
        </w:rPr>
        <w:t xml:space="preserve">132,731, 196,260, 55,400 </w:t>
      </w:r>
      <w:r w:rsidRPr="00415418">
        <w:rPr>
          <w:rFonts w:ascii="Times New Roman" w:eastAsia="Times New Roman" w:hAnsi="Times New Roman" w:cs="Times New Roman"/>
          <w:color w:val="1A1D21"/>
        </w:rPr>
        <w:t xml:space="preserve">read depth for each replicate respectively; </w:t>
      </w:r>
      <w:sdt>
        <w:sdtPr>
          <w:rPr>
            <w:rFonts w:ascii="Times New Roman" w:eastAsia="Times New Roman" w:hAnsi="Times New Roman" w:cs="Times New Roman"/>
            <w:color w:val="000000"/>
          </w:rPr>
          <w:tag w:val="MENDELEY_CITATION_v3_eyJjaXRhdGlvbklEIjoiTUVOREVMRVlfQ0lUQVRJT05fZjMwZGZiN2UtZDFiYS00MjQwLTlhYTctOWVlODBkOTIzYTY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952624762"/>
          <w:placeholder>
            <w:docPart w:val="80D546DE34FBDB4AA5B76C092863B3FF"/>
          </w:placeholder>
        </w:sdtPr>
        <w:sdtContent>
          <w:r w:rsidR="00840824" w:rsidRPr="00415418">
            <w:rPr>
              <w:rFonts w:ascii="Times New Roman" w:eastAsia="Times New Roman" w:hAnsi="Times New Roman" w:cs="Times New Roman"/>
              <w:color w:val="000000"/>
            </w:rPr>
            <w:t>[31]</w:t>
          </w:r>
        </w:sdtContent>
      </w:sdt>
      <w:r w:rsidRPr="00415418">
        <w:rPr>
          <w:rFonts w:ascii="Times New Roman" w:eastAsia="Times New Roman" w:hAnsi="Times New Roman" w:cs="Times New Roman"/>
          <w:color w:val="1A1D21"/>
        </w:rPr>
        <w:t>)</w:t>
      </w:r>
      <w:r w:rsidRPr="00415418">
        <w:rPr>
          <w:rFonts w:ascii="Times New Roman" w:eastAsia="Times New Roman" w:hAnsi="Times New Roman" w:cs="Times New Roman"/>
          <w:color w:val="1A1D21"/>
          <w:highlight w:val="white"/>
        </w:rPr>
        <w:t>. This observed variability among technical replicates far exceeds the expected variability arising from binomial- or multinomial sampling, and so demands a different explanation</w:t>
      </w:r>
      <w:r w:rsidR="00E53605" w:rsidRPr="00415418">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OWJiZWMxNzgtNDNmNy00ZDMyLThiYzktNmZjMzliZWMxYTJj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848570020"/>
          <w:placeholder>
            <w:docPart w:val="DefaultPlaceholder_-1854013440"/>
          </w:placeholder>
        </w:sdtPr>
        <w:sdtContent>
          <w:r w:rsidR="00840824" w:rsidRPr="00415418">
            <w:rPr>
              <w:rFonts w:ascii="Times New Roman" w:eastAsia="Times New Roman" w:hAnsi="Times New Roman" w:cs="Times New Roman"/>
              <w:color w:val="000000"/>
              <w:highlight w:val="white"/>
            </w:rPr>
            <w:t>[16]</w:t>
          </w:r>
        </w:sdtContent>
      </w:sdt>
      <w:r w:rsidR="00E53605" w:rsidRPr="00415418">
        <w:rPr>
          <w:rFonts w:ascii="Times New Roman" w:eastAsia="Times New Roman" w:hAnsi="Times New Roman" w:cs="Times New Roman"/>
          <w:color w:val="1A1D21"/>
          <w:highlight w:val="white"/>
        </w:rPr>
        <w:t>.</w:t>
      </w:r>
    </w:p>
    <w:p w14:paraId="6A966144" w14:textId="2A0B7601" w:rsidR="008C446A" w:rsidRPr="00415418" w:rsidRDefault="00463330" w:rsidP="003C33C6">
      <w:pPr>
        <w:spacing w:line="480" w:lineRule="auto"/>
        <w:ind w:firstLine="720"/>
        <w:rPr>
          <w:rFonts w:ascii="Times New Roman" w:eastAsia="Times New Roman" w:hAnsi="Times New Roman" w:cs="Times New Roman"/>
          <w:color w:val="1A1D21"/>
        </w:rPr>
      </w:pPr>
      <w:r w:rsidRPr="00415418">
        <w:rPr>
          <w:rFonts w:ascii="Times New Roman" w:eastAsia="Times New Roman" w:hAnsi="Times New Roman" w:cs="Times New Roman"/>
          <w:color w:val="1A1D21"/>
          <w:highlight w:val="white"/>
        </w:rPr>
        <w:t xml:space="preserve">Here we focus on the patterns and causes of non-detections (in which a species is unobserved </w:t>
      </w:r>
      <w:r w:rsidRPr="00415418">
        <w:rPr>
          <w:rFonts w:ascii="Times New Roman" w:eastAsia="Times New Roman" w:hAnsi="Times New Roman" w:cs="Times New Roman"/>
          <w:color w:val="1A1D21"/>
        </w:rPr>
        <w:t>in one technical replicate despite being observed in other replicates</w:t>
      </w:r>
      <w:r w:rsidRPr="00415418">
        <w:rPr>
          <w:rFonts w:ascii="Times New Roman" w:eastAsia="Times New Roman" w:hAnsi="Times New Roman" w:cs="Times New Roman"/>
          <w:color w:val="1A1D21"/>
          <w:highlight w:val="white"/>
        </w:rPr>
        <w:t>) in metabarcoding datasets</w:t>
      </w:r>
      <w:r w:rsidRPr="00415418">
        <w:rPr>
          <w:rFonts w:ascii="Times New Roman" w:eastAsia="Times New Roman" w:hAnsi="Times New Roman" w:cs="Times New Roman"/>
          <w:color w:val="1A1D21"/>
        </w:rPr>
        <w:t xml:space="preserve">. After </w:t>
      </w:r>
      <w:r w:rsidRPr="00415418">
        <w:rPr>
          <w:rFonts w:ascii="Times New Roman" w:eastAsia="Times New Roman" w:hAnsi="Times New Roman" w:cs="Times New Roman"/>
          <w:color w:val="1A1D21"/>
          <w:highlight w:val="white"/>
        </w:rPr>
        <w:t xml:space="preserve">first synthesizing previous research on patterns of sequence counts, we simulate the process of metabarcoding to develop a qualitative understanding </w:t>
      </w:r>
      <w:r w:rsidRPr="00415418">
        <w:rPr>
          <w:rFonts w:ascii="Times New Roman" w:eastAsia="Times New Roman" w:hAnsi="Times New Roman" w:cs="Times New Roman"/>
          <w:color w:val="1A1D21"/>
        </w:rPr>
        <w:t xml:space="preserve">of the </w:t>
      </w:r>
      <w:r w:rsidRPr="00415418">
        <w:rPr>
          <w:rFonts w:ascii="Times New Roman" w:eastAsia="Times New Roman" w:hAnsi="Times New Roman" w:cs="Times New Roman"/>
          <w:color w:val="1A1D21"/>
        </w:rPr>
        <w:lastRenderedPageBreak/>
        <w:t xml:space="preserve">scenarios under which non-detections arise. We then use these results to generate predictions for the frequency of non-detections. </w:t>
      </w:r>
      <w:r w:rsidR="00E53605" w:rsidRPr="00415418">
        <w:rPr>
          <w:rFonts w:ascii="Times New Roman" w:eastAsia="Times New Roman" w:hAnsi="Times New Roman" w:cs="Times New Roman"/>
          <w:color w:val="1A1D21"/>
        </w:rPr>
        <w:t>Next,</w:t>
      </w:r>
      <w:r w:rsidRPr="00415418">
        <w:rPr>
          <w:rFonts w:ascii="Times New Roman" w:eastAsia="Times New Roman" w:hAnsi="Times New Roman" w:cs="Times New Roman"/>
          <w:color w:val="1A1D21"/>
        </w:rPr>
        <w:t xml:space="preserve"> we us</w:t>
      </w:r>
      <w:r w:rsidRPr="00415418">
        <w:rPr>
          <w:rFonts w:ascii="Times New Roman" w:eastAsia="Times New Roman" w:hAnsi="Times New Roman" w:cs="Times New Roman"/>
          <w:color w:val="1A1D21"/>
          <w:highlight w:val="white"/>
        </w:rPr>
        <w:t xml:space="preserve">e empirical observations to test these predictions using metabarcoding data derived from a set of ethanol-preserved fish larvae, in which both the underlying organismal abundances and the resulting metabarcoding dataset are well-characterized. Our empirical findings closely match the </w:t>
      </w:r>
      <w:r w:rsidR="00E53605" w:rsidRPr="00415418">
        <w:rPr>
          <w:rFonts w:ascii="Times New Roman" w:eastAsia="Times New Roman" w:hAnsi="Times New Roman" w:cs="Times New Roman"/>
          <w:color w:val="1A1D21"/>
          <w:highlight w:val="white"/>
        </w:rPr>
        <w:t>predictions and</w:t>
      </w:r>
      <w:r w:rsidRPr="00415418">
        <w:rPr>
          <w:rFonts w:ascii="Times New Roman" w:eastAsia="Times New Roman" w:hAnsi="Times New Roman" w:cs="Times New Roman"/>
          <w:color w:val="1A1D21"/>
          <w:highlight w:val="white"/>
        </w:rPr>
        <w:t xml:space="preserve"> suggest a mechanism for non-detections and stochastic variability in general. Given this understanding of the sources of variability, we can more confidently distinguish signal from noise in metabarcoding datasets.</w:t>
      </w:r>
    </w:p>
    <w:p w14:paraId="261E4D3D" w14:textId="77777777" w:rsidR="008C446A" w:rsidRPr="00415418" w:rsidRDefault="008C446A" w:rsidP="003C33C6">
      <w:pPr>
        <w:spacing w:line="480" w:lineRule="auto"/>
        <w:ind w:firstLine="720"/>
        <w:rPr>
          <w:rFonts w:ascii="Times New Roman" w:eastAsia="Times New Roman" w:hAnsi="Times New Roman" w:cs="Times New Roman"/>
        </w:rPr>
      </w:pPr>
    </w:p>
    <w:p w14:paraId="7308C7B3" w14:textId="1D31C65F" w:rsidR="008C446A" w:rsidRPr="00415418" w:rsidRDefault="00463330" w:rsidP="005009D4">
      <w:pPr>
        <w:spacing w:before="120" w:after="120" w:line="480" w:lineRule="auto"/>
        <w:rPr>
          <w:rFonts w:ascii="Times New Roman" w:eastAsia="Times New Roman" w:hAnsi="Times New Roman" w:cs="Times New Roman"/>
          <w:b/>
          <w:sz w:val="28"/>
          <w:szCs w:val="28"/>
        </w:rPr>
      </w:pPr>
      <w:r w:rsidRPr="00415418">
        <w:rPr>
          <w:rFonts w:ascii="Times New Roman" w:eastAsia="Times New Roman" w:hAnsi="Times New Roman" w:cs="Times New Roman"/>
          <w:b/>
          <w:sz w:val="28"/>
          <w:szCs w:val="28"/>
        </w:rPr>
        <w:t>Methods</w:t>
      </w:r>
    </w:p>
    <w:p w14:paraId="32E208CD" w14:textId="77777777" w:rsidR="008C446A" w:rsidRPr="00415418" w:rsidRDefault="00463330" w:rsidP="005009D4">
      <w:pPr>
        <w:spacing w:before="120" w:after="120" w:line="480" w:lineRule="auto"/>
        <w:rPr>
          <w:rFonts w:ascii="Times New Roman" w:eastAsia="Times New Roman" w:hAnsi="Times New Roman" w:cs="Times New Roman"/>
        </w:rPr>
      </w:pPr>
      <w:r w:rsidRPr="00415418">
        <w:rPr>
          <w:rFonts w:ascii="Times New Roman" w:eastAsia="Times New Roman" w:hAnsi="Times New Roman" w:cs="Times New Roman"/>
          <w:i/>
        </w:rPr>
        <w:t>Conceptual Model and Simulating Metabarcoding Data</w:t>
      </w:r>
    </w:p>
    <w:p w14:paraId="2478742B" w14:textId="1609BD3F"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Our generati</w:t>
      </w:r>
      <w:r w:rsidR="00B94CD2" w:rsidRPr="00415418">
        <w:rPr>
          <w:rFonts w:ascii="Times New Roman" w:eastAsia="Times New Roman" w:hAnsi="Times New Roman" w:cs="Times New Roman"/>
        </w:rPr>
        <w:t>ng</w:t>
      </w:r>
      <w:r w:rsidRPr="00415418">
        <w:rPr>
          <w:rFonts w:ascii="Times New Roman" w:eastAsia="Times New Roman" w:hAnsi="Times New Roman" w:cs="Times New Roman"/>
        </w:rPr>
        <w:t xml:space="preserve"> model for metabarcoding derives from Shelton et al.</w:t>
      </w:r>
      <w:r w:rsidR="00BE264A"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lkOWY5MTQtNzg3Ni00NTQ5LTk0M2MtNTE2ZDg3MzcwMjhh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67755505"/>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building on the work of</w:t>
      </w:r>
      <w:r w:rsidR="00E53605" w:rsidRPr="00415418">
        <w:rPr>
          <w:rFonts w:ascii="Times New Roman" w:eastAsia="Times New Roman" w:hAnsi="Times New Roman" w:cs="Times New Roman"/>
        </w:rPr>
        <w:t xml:space="preserve"> others </w:t>
      </w:r>
      <w:sdt>
        <w:sdtPr>
          <w:rPr>
            <w:rFonts w:ascii="Times New Roman" w:eastAsia="Times New Roman" w:hAnsi="Times New Roman" w:cs="Times New Roman"/>
            <w:color w:val="000000"/>
          </w:rPr>
          <w:tag w:val="MENDELEY_CITATION_v3_eyJjaXRhdGlvbklEIjoiTUVOREVMRVlfQ0lUQVRJT05fOGQzY2NiMWUtMzk0YS00ZTIyLWEzNDAtODk4YmJhNzhjMzQ1IiwicHJvcGVydGllcyI6eyJub3RlSW5kZXgiOjB9LCJpc0VkaXRlZCI6ZmFsc2UsIm1hbnVhbE92ZXJyaWRlIjp7ImlzTWFudWFsbHlPdmVycmlkZGVuIjpmYWxzZSwiY2l0ZXByb2NUZXh0IjoiWzExLDE3LDI1LDI2LDI5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
          <w:id w:val="1145321355"/>
          <w:placeholder>
            <w:docPart w:val="DefaultPlaceholder_-1854013440"/>
          </w:placeholder>
        </w:sdtPr>
        <w:sdtContent>
          <w:r w:rsidR="00840824" w:rsidRPr="00415418">
            <w:rPr>
              <w:rFonts w:ascii="Times New Roman" w:eastAsia="Times New Roman" w:hAnsi="Times New Roman" w:cs="Times New Roman"/>
              <w:color w:val="000000"/>
            </w:rPr>
            <w:t>[11,17,25,26,29]</w:t>
          </w:r>
        </w:sdtContent>
      </w:sdt>
      <w:r w:rsidRPr="00415418">
        <w:rPr>
          <w:rFonts w:ascii="Times New Roman" w:eastAsia="Times New Roman" w:hAnsi="Times New Roman" w:cs="Times New Roman"/>
        </w:rPr>
        <w:t xml:space="preserve">. Briefly, we envision a metabarcoding dataset as compositional, arising from a chain of sampling and amplification processes acting on individual DNA molecules. </w:t>
      </w:r>
    </w:p>
    <w:p w14:paraId="3C0D6B57" w14:textId="2B6DCDA6" w:rsidR="008C446A" w:rsidRPr="00415418" w:rsidRDefault="0046333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We start with a sample of extracted DNA containing sequences from multiple species.  From this starting point, there are many different metabarcoding laboratory protocols that lead to observed sequences from a sequencing instrument</w:t>
      </w:r>
      <w:r w:rsidR="00E53605"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"/>
          <w:id w:val="159360245"/>
          <w:placeholder>
            <w:docPart w:val="DefaultPlaceholder_-1854013440"/>
          </w:placeholder>
        </w:sdtPr>
        <w:sdtContent>
          <w:r w:rsidR="00840824" w:rsidRPr="00415418">
            <w:rPr>
              <w:rFonts w:ascii="Times New Roman" w:eastAsia="Times New Roman" w:hAnsi="Times New Roman" w:cs="Times New Roman"/>
              <w:color w:val="000000"/>
            </w:rPr>
            <w:t>[37,38]</w:t>
          </w:r>
        </w:sdtContent>
      </w:sdt>
      <w:r w:rsidRPr="00415418">
        <w:rPr>
          <w:rFonts w:ascii="Times New Roman" w:eastAsia="Times New Roman" w:hAnsi="Times New Roman" w:cs="Times New Roman"/>
        </w:rPr>
        <w:t xml:space="preserve">. Here, we approximate this using three main stochastic processes following the commonly used two-step PCR library generation process (e.g., a target PCR followed by an indexing PCR). First, we assume a sample of DNA is extracted and included in the multi-taxon PCR reaction. Second, PCR amplification using a specific primer and protocol occurs, replicating the DNA molecules for each taxon. This second step includes the various target PCR, cleaning, indexing PCR, and pooling steps that occur during or following the main PCR reaction. Finally, the </w:t>
      </w:r>
      <w:r w:rsidR="00AC4B47" w:rsidRPr="00415418">
        <w:rPr>
          <w:rFonts w:ascii="Times New Roman" w:eastAsia="Times New Roman" w:hAnsi="Times New Roman" w:cs="Times New Roman"/>
        </w:rPr>
        <w:t>result</w:t>
      </w:r>
      <w:r w:rsidR="00AC4B47">
        <w:rPr>
          <w:rFonts w:ascii="Times New Roman" w:eastAsia="Times New Roman" w:hAnsi="Times New Roman" w:cs="Times New Roman"/>
        </w:rPr>
        <w:t>ing</w:t>
      </w:r>
      <w:r w:rsidR="00AC4B47"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mix of DNA copies is sampled </w:t>
      </w:r>
      <w:r w:rsidRPr="00415418">
        <w:rPr>
          <w:rFonts w:ascii="Times New Roman" w:eastAsia="Times New Roman" w:hAnsi="Times New Roman" w:cs="Times New Roman"/>
        </w:rPr>
        <w:lastRenderedPageBreak/>
        <w:t xml:space="preserve">to generate a compositional sample of amplicons that are observed through the sequencing instrument. </w:t>
      </w:r>
    </w:p>
    <w:p w14:paraId="2D946E8A" w14:textId="06912093" w:rsidR="008C446A" w:rsidRPr="00415418" w:rsidRDefault="00463330" w:rsidP="005009D4">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Mathematically, we can write a simulation for this framework as a series of linked stochastic processes. Specifically, we start with a sample of extracted DNA containing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copies </w:t>
      </w:r>
      <m:oMath>
        <m:r>
          <w:rPr>
            <w:rFonts w:ascii="Cambria Math" w:hAnsi="Cambria Math" w:cs="Times New Roman"/>
          </w:rPr>
          <m:t>μ</m:t>
        </m:r>
        <m:sSup>
          <m:sSupPr>
            <m:ctrlPr>
              <w:rPr>
                <w:rFonts w:ascii="Cambria Math" w:eastAsia="Times New Roman" w:hAnsi="Cambria Math" w:cs="Times New Roman"/>
              </w:rPr>
            </m:ctrlPr>
          </m:sSupPr>
          <m:e>
            <m:r>
              <w:rPr>
                <w:rFonts w:ascii="Cambria Math" w:eastAsia="Times New Roman" w:hAnsi="Cambria Math" w:cs="Times New Roman"/>
              </w:rPr>
              <m:t>L</m:t>
            </m:r>
          </m:e>
          <m:sup>
            <m:r>
              <w:rPr>
                <w:rFonts w:ascii="Cambria Math" w:eastAsia="Times New Roman" w:hAnsi="Cambria Math" w:cs="Times New Roman"/>
              </w:rPr>
              <m:t>-1</m:t>
            </m:r>
          </m:sup>
        </m:sSup>
      </m:oMath>
      <w:r w:rsidR="005D09C3"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DNA from the </w:t>
      </w:r>
      <w:proofErr w:type="spellStart"/>
      <w:r w:rsidRPr="00415418">
        <w:rPr>
          <w:rFonts w:ascii="Times New Roman" w:eastAsia="Times New Roman" w:hAnsi="Times New Roman" w:cs="Times New Roman"/>
          <w:i/>
        </w:rPr>
        <w:t>i</w:t>
      </w:r>
      <w:r w:rsidRPr="00415418">
        <w:rPr>
          <w:rFonts w:ascii="Times New Roman" w:eastAsia="Times New Roman" w:hAnsi="Times New Roman" w:cs="Times New Roman"/>
        </w:rPr>
        <w:t>th</w:t>
      </w:r>
      <w:proofErr w:type="spellEnd"/>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taxon,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i/>
        </w:rPr>
        <w:t xml:space="preserve"> = </w:t>
      </w:r>
      <w:proofErr w:type="gramStart"/>
      <w:r w:rsidRPr="00415418">
        <w:rPr>
          <w:rFonts w:ascii="Times New Roman" w:eastAsia="Times New Roman" w:hAnsi="Times New Roman" w:cs="Times New Roman"/>
          <w:i/>
        </w:rPr>
        <w:t>1,2,...</w:t>
      </w:r>
      <w:proofErr w:type="gramEnd"/>
      <w:r w:rsidRPr="00415418">
        <w:rPr>
          <w:rFonts w:ascii="Times New Roman" w:eastAsia="Times New Roman" w:hAnsi="Times New Roman" w:cs="Times New Roman"/>
          <w:i/>
        </w:rPr>
        <w:t>,I</w:t>
      </w:r>
      <w:r w:rsidRPr="00415418">
        <w:rPr>
          <w:rFonts w:ascii="Times New Roman" w:eastAsia="Times New Roman" w:hAnsi="Times New Roman" w:cs="Times New Roman"/>
        </w:rPr>
        <w:t xml:space="preserve">. Let </w:t>
      </w: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oMath>
      <w:r w:rsidRPr="00415418">
        <w:rPr>
          <w:rFonts w:ascii="Times New Roman" w:eastAsia="Times New Roman" w:hAnsi="Times New Roman" w:cs="Times New Roman"/>
        </w:rPr>
        <w:t xml:space="preserve"> be the discrete number of DNA molecules for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rPr>
        <w:t xml:space="preserve"> sampled (i.e., in the tube in which a given PCR reaction takes place) of technical replicate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at the beginning of PCR and </w:t>
      </w:r>
    </w:p>
    <w:p w14:paraId="32615DC1" w14:textId="77777777" w:rsidR="008C446A" w:rsidRPr="00415418" w:rsidRDefault="00000000" w:rsidP="003C33C6">
      <w:pPr>
        <w:spacing w:line="480" w:lineRule="auto"/>
        <w:ind w:firstLine="720"/>
        <w:rPr>
          <w:rFonts w:ascii="Times New Roman" w:eastAsia="Times New Roman" w:hAnsi="Times New Roman" w:cs="Times New Roman"/>
        </w:rPr>
      </w:pP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 xml:space="preserve"> ∼ Poisson(</m:t>
        </m:r>
        <m:sSub>
          <m:sSubPr>
            <m:ctrlPr>
              <w:rPr>
                <w:rFonts w:ascii="Cambria Math" w:eastAsia="Times New Roman" w:hAnsi="Cambria Math" w:cs="Times New Roman"/>
              </w:rPr>
            </m:ctrlPr>
          </m:sSubPr>
          <m:e>
            <m:r>
              <w:rPr>
                <w:rFonts w:ascii="Cambria Math" w:eastAsia="Times New Roman" w:hAnsi="Cambria Math" w:cs="Times New Roman"/>
              </w:rPr>
              <m:t>λ</m:t>
            </m:r>
          </m:e>
          <m:sub>
            <m:r>
              <w:rPr>
                <w:rFonts w:ascii="Cambria Math" w:eastAsia="Times New Roman" w:hAnsi="Cambria Math" w:cs="Times New Roman"/>
              </w:rPr>
              <m:t>i</m:t>
            </m:r>
          </m:sub>
        </m:sSub>
        <m:r>
          <w:rPr>
            <w:rFonts w:ascii="Cambria Math" w:eastAsia="Times New Roman" w:hAnsi="Cambria Math" w:cs="Times New Roman"/>
          </w:rPr>
          <m:t>V)</m:t>
        </m:r>
      </m:oMath>
      <w:r w:rsidR="00463330" w:rsidRPr="00415418">
        <w:rPr>
          <w:rFonts w:ascii="Times New Roman" w:eastAsia="Times New Roman" w:hAnsi="Times New Roman" w:cs="Times New Roman"/>
        </w:rPr>
        <w:tab/>
      </w:r>
      <w:r w:rsidR="00463330" w:rsidRPr="00415418">
        <w:rPr>
          <w:rFonts w:ascii="Times New Roman" w:eastAsia="Times New Roman" w:hAnsi="Times New Roman" w:cs="Times New Roman"/>
        </w:rPr>
        <w:tab/>
      </w:r>
      <w:r w:rsidR="00463330" w:rsidRPr="00415418">
        <w:rPr>
          <w:rFonts w:ascii="Times New Roman" w:eastAsia="Times New Roman" w:hAnsi="Times New Roman" w:cs="Times New Roman"/>
        </w:rPr>
        <w:tab/>
      </w:r>
      <w:r w:rsidR="00463330" w:rsidRPr="00415418">
        <w:rPr>
          <w:rFonts w:ascii="Times New Roman" w:eastAsia="Times New Roman" w:hAnsi="Times New Roman" w:cs="Times New Roman"/>
        </w:rPr>
        <w:tab/>
      </w:r>
      <w:r w:rsidR="00463330" w:rsidRPr="00415418">
        <w:rPr>
          <w:rFonts w:ascii="Times New Roman" w:eastAsia="Times New Roman" w:hAnsi="Times New Roman" w:cs="Times New Roman"/>
        </w:rPr>
        <w:tab/>
      </w:r>
      <w:r w:rsidR="00463330" w:rsidRPr="00415418">
        <w:rPr>
          <w:rFonts w:ascii="Times New Roman" w:eastAsia="Times New Roman" w:hAnsi="Times New Roman" w:cs="Times New Roman"/>
        </w:rPr>
        <w:tab/>
      </w:r>
      <w:r w:rsidR="00463330" w:rsidRPr="00415418">
        <w:rPr>
          <w:rFonts w:ascii="Times New Roman" w:eastAsia="Times New Roman" w:hAnsi="Times New Roman" w:cs="Times New Roman"/>
        </w:rPr>
        <w:tab/>
      </w:r>
      <w:r w:rsidR="00463330" w:rsidRPr="00415418">
        <w:rPr>
          <w:rFonts w:ascii="Times New Roman" w:eastAsia="Times New Roman" w:hAnsi="Times New Roman" w:cs="Times New Roman"/>
        </w:rPr>
        <w:tab/>
        <w:t xml:space="preserve">       (1)</w:t>
      </w:r>
    </w:p>
    <w:p w14:paraId="5C5682BD" w14:textId="5D7ED92D"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Here, </w:t>
      </w:r>
      <w:r w:rsidRPr="00415418">
        <w:rPr>
          <w:rFonts w:ascii="Times New Roman" w:eastAsia="Times New Roman" w:hAnsi="Times New Roman" w:cs="Times New Roman"/>
          <w:i/>
        </w:rPr>
        <w:t xml:space="preserve">V </w:t>
      </w:r>
      <w:r w:rsidRPr="00415418">
        <w:rPr>
          <w:rFonts w:ascii="Times New Roman" w:eastAsia="Times New Roman" w:hAnsi="Times New Roman" w:cs="Times New Roman"/>
        </w:rPr>
        <w:t>is the volume (</w:t>
      </w:r>
      <m:oMath>
        <m:r>
          <w:rPr>
            <w:rFonts w:ascii="Cambria Math" w:hAnsi="Cambria Math" w:cs="Times New Roman"/>
          </w:rPr>
          <m:t>μ</m:t>
        </m:r>
        <m:r>
          <w:rPr>
            <w:rFonts w:ascii="Cambria Math" w:eastAsia="Times New Roman" w:hAnsi="Cambria Math" w:cs="Times New Roman"/>
          </w:rPr>
          <m:t>L</m:t>
        </m:r>
      </m:oMath>
      <w:r w:rsidRPr="00415418">
        <w:rPr>
          <w:rFonts w:ascii="Times New Roman" w:eastAsia="Times New Roman" w:hAnsi="Times New Roman" w:cs="Times New Roman"/>
        </w:rPr>
        <w:t xml:space="preserve">) of template DNA sampled from the DNA extract. This equation assumes each taxon is sampled independently. Note that different technical replicates (e.g.,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 1 and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 2) arise from the same environmental </w:t>
      </w:r>
      <w:r w:rsidR="0006390D" w:rsidRPr="00415418">
        <w:rPr>
          <w:rFonts w:ascii="Times New Roman" w:eastAsia="Times New Roman" w:hAnsi="Times New Roman" w:cs="Times New Roman"/>
        </w:rPr>
        <w:t>sample but</w:t>
      </w:r>
      <w:r w:rsidRPr="00415418">
        <w:rPr>
          <w:rFonts w:ascii="Times New Roman" w:eastAsia="Times New Roman" w:hAnsi="Times New Roman" w:cs="Times New Roman"/>
        </w:rPr>
        <w:t xml:space="preserve"> may contain different numbers of molecules for a given species</w:t>
      </w:r>
      <w:r w:rsidR="00AC4B47">
        <w:rPr>
          <w:rFonts w:ascii="Times New Roman" w:eastAsia="Times New Roman" w:hAnsi="Times New Roman" w:cs="Times New Roman"/>
        </w:rPr>
        <w:t xml:space="preserve"> due to sampling variability</w:t>
      </w:r>
      <w:r w:rsidRPr="00415418">
        <w:rPr>
          <w:rFonts w:ascii="Times New Roman" w:eastAsia="Times New Roman" w:hAnsi="Times New Roman" w:cs="Times New Roman"/>
        </w:rPr>
        <w:t xml:space="preserve">. </w:t>
      </w:r>
    </w:p>
    <w:p w14:paraId="728B8245" w14:textId="0275160B" w:rsidR="008C446A" w:rsidRPr="00415418" w:rsidRDefault="0006390D" w:rsidP="005009D4">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Next, we model a three-step PCR process. Most importantly, we assume the amplicons produced during a PCR reaction are influenced by a species-specific amplification efficiency </w:t>
      </w:r>
      <w:r w:rsidRPr="00415418">
        <w:rPr>
          <w:rFonts w:ascii="Times New Roman" w:eastAsia="Times New Roman" w:hAnsi="Times New Roman" w:cs="Times New Roman"/>
          <w:i/>
        </w:rPr>
        <w:t>a</w:t>
      </w:r>
      <w:r w:rsidR="00BE264A" w:rsidRPr="00415418">
        <w:rPr>
          <w:rFonts w:ascii="Times New Roman" w:eastAsia="Times New Roman" w:hAnsi="Times New Roman" w:cs="Times New Roman"/>
          <w:i/>
          <w:vertAlign w:val="subscript"/>
        </w:rPr>
        <w:t>i</w:t>
      </w:r>
      <w:r w:rsidRPr="00415418">
        <w:rPr>
          <w:rFonts w:ascii="Times New Roman" w:eastAsia="Times New Roman" w:hAnsi="Times New Roman" w:cs="Times New Roman"/>
        </w:rPr>
        <w:t>, which is characteristic of the interaction between the particular primer set, reaction chemistry, and template molecule of each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rPr>
        <w:t>) being amplified</w:t>
      </w:r>
      <w:r w:rsidR="00E53605"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VmNWU2NmItYjYyNi00OWIwLWI5ZDEtOTBlZWUwNmM1NDE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484620211"/>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xml:space="preserve">. For any species,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is the expected number of amplicons present in a technical replicate at the end of PCR.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415418">
        <w:rPr>
          <w:rFonts w:ascii="Times New Roman" w:eastAsia="Times New Roman" w:hAnsi="Times New Roman" w:cs="Times New Roman"/>
        </w:rPr>
        <w:t xml:space="preserve"> is directly related to the efficiency of amplification and the starting number of DNA molecules, </w:t>
      </w:r>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 xml:space="preserve">(1 + </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sSup>
          <m:sSupPr>
            <m:ctrlPr>
              <w:rPr>
                <w:rFonts w:ascii="Cambria Math" w:eastAsia="Times New Roman" w:hAnsi="Cambria Math" w:cs="Times New Roman"/>
              </w:rPr>
            </m:ctrlPr>
          </m:sSupPr>
          <m:e>
            <m:r>
              <w:rPr>
                <w:rFonts w:ascii="Cambria Math" w:eastAsia="Times New Roman" w:hAnsi="Cambria Math" w:cs="Times New Roman"/>
              </w:rPr>
              <m:t>)</m:t>
            </m:r>
          </m:e>
          <m:sup>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N</m:t>
                </m:r>
              </m:e>
              <m:sub>
                <m:r>
                  <w:rPr>
                    <w:rFonts w:ascii="Cambria Math" w:eastAsia="Times New Roman" w:hAnsi="Cambria Math" w:cs="Times New Roman"/>
                    <w:vertAlign w:val="superscript"/>
                  </w:rPr>
                  <m:t>pcr</m:t>
                </m:r>
              </m:sub>
            </m:sSub>
          </m:sup>
        </m:sSup>
        <m:r>
          <w:rPr>
            <w:rFonts w:ascii="Cambria Math" w:eastAsia="Times New Roman" w:hAnsi="Cambria Math" w:cs="Times New Roman"/>
            <w:vertAlign w:val="superscript"/>
          </w:rPr>
          <m:t xml:space="preserve"> </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where </w:t>
      </w:r>
      <m:oMath>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N</m:t>
            </m:r>
          </m:e>
          <m:sub>
            <m:r>
              <w:rPr>
                <w:rFonts w:ascii="Cambria Math" w:eastAsia="Times New Roman" w:hAnsi="Cambria Math" w:cs="Times New Roman"/>
                <w:vertAlign w:val="superscript"/>
              </w:rPr>
              <m:t>pcr</m:t>
            </m:r>
          </m:sub>
        </m:sSub>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is the number of PCR cycles and </w:t>
      </w:r>
      <m:oMath>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a</m:t>
            </m:r>
          </m:e>
          <m:sub>
            <m:r>
              <w:rPr>
                <w:rFonts w:ascii="Cambria Math" w:eastAsia="Times New Roman" w:hAnsi="Cambria Math" w:cs="Times New Roman"/>
                <w:vertAlign w:val="superscript"/>
              </w:rPr>
              <m:t>i</m:t>
            </m:r>
          </m:sub>
        </m:sSub>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is bounded on (0,1); </w:t>
      </w: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00B94CD2" w:rsidRPr="00415418">
        <w:rPr>
          <w:rFonts w:ascii="Times New Roman" w:eastAsia="Times New Roman" w:hAnsi="Times New Roman" w:cs="Times New Roman"/>
        </w:rPr>
        <w:t xml:space="preserve"> = </w:t>
      </w:r>
      <w:r w:rsidRPr="00415418">
        <w:rPr>
          <w:rFonts w:ascii="Times New Roman" w:eastAsia="Times New Roman" w:hAnsi="Times New Roman" w:cs="Times New Roman"/>
        </w:rPr>
        <w:t xml:space="preserve">1 represents a perfect doubling of molecules with each PCR cycle. For the purpose of this paper, we assume a two-step PCR process with a sub-sampling and PCR cleaning process in between, and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can be modeled at each step as:</w:t>
      </w:r>
    </w:p>
    <w:p w14:paraId="6D119576" w14:textId="4442276B" w:rsidR="008C446A" w:rsidRPr="00415418" w:rsidRDefault="00000000" w:rsidP="003C33C6">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1ij</m:t>
            </m:r>
          </m:sub>
        </m:sSub>
        <m:r>
          <w:rPr>
            <w:rFonts w:ascii="Cambria Math" w:eastAsia="Times New Roman" w:hAnsi="Cambria Math" w:cs="Times New Roman"/>
          </w:rPr>
          <m:t>∼ Poisson(</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(1+</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sSup>
          <m:sSupPr>
            <m:ctrlPr>
              <w:rPr>
                <w:rFonts w:ascii="Cambria Math" w:eastAsia="Times New Roman" w:hAnsi="Cambria Math" w:cs="Times New Roman"/>
                <w:i/>
              </w:rPr>
            </m:ctrlPr>
          </m:sSupPr>
          <m:e>
            <m:r>
              <w:rPr>
                <w:rFonts w:ascii="Cambria Math" w:eastAsia="Times New Roman" w:hAnsi="Cambria Math" w:cs="Times New Roman"/>
              </w:rPr>
              <m:t>)</m:t>
            </m:r>
          </m:e>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pcr1</m:t>
                </m:r>
              </m:sub>
            </m:sSub>
          </m:sup>
        </m:sSup>
        <m:r>
          <w:rPr>
            <w:rFonts w:ascii="Cambria Math" w:eastAsia="Times New Roman" w:hAnsi="Cambria Math" w:cs="Times New Roman"/>
          </w:rPr>
          <m:t>)</m:t>
        </m:r>
      </m:oMath>
      <w:r w:rsidR="00463330" w:rsidRPr="00415418">
        <w:rPr>
          <w:rFonts w:ascii="Times New Roman" w:eastAsia="Times New Roman" w:hAnsi="Times New Roman" w:cs="Times New Roman"/>
          <w:i/>
        </w:rPr>
        <w:t xml:space="preserve">   </w:t>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r>
      <w:r w:rsidR="0006390D" w:rsidRPr="00415418">
        <w:rPr>
          <w:rFonts w:ascii="Times New Roman" w:eastAsia="Times New Roman" w:hAnsi="Times New Roman" w:cs="Times New Roman"/>
          <w:i/>
        </w:rPr>
        <w:t xml:space="preserve">       </w:t>
      </w:r>
      <w:r w:rsidR="00463330" w:rsidRPr="00415418">
        <w:rPr>
          <w:rFonts w:ascii="Times New Roman" w:eastAsia="Times New Roman" w:hAnsi="Times New Roman" w:cs="Times New Roman"/>
        </w:rPr>
        <w:t>(2)</w:t>
      </w:r>
    </w:p>
    <w:p w14:paraId="569FCE92" w14:textId="77777777" w:rsidR="008C446A" w:rsidRPr="00415418" w:rsidRDefault="00000000" w:rsidP="003C33C6">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2ij</m:t>
            </m:r>
          </m:sub>
        </m:sSub>
        <m:r>
          <w:rPr>
            <w:rFonts w:ascii="Cambria Math" w:eastAsia="Times New Roman" w:hAnsi="Cambria Math" w:cs="Times New Roman"/>
          </w:rPr>
          <m:t>∼ Binomial(</m:t>
        </m:r>
        <m:sSub>
          <m:sSubPr>
            <m:ctrlPr>
              <w:rPr>
                <w:rFonts w:ascii="Cambria Math" w:eastAsia="Times New Roman" w:hAnsi="Cambria Math" w:cs="Times New Roman"/>
                <w:i/>
              </w:rPr>
            </m:ctrlPr>
          </m:sSubPr>
          <m:e>
            <m:r>
              <w:rPr>
                <w:rFonts w:ascii="Cambria Math" w:eastAsia="Times New Roman" w:hAnsi="Cambria Math" w:cs="Times New Roman"/>
              </w:rPr>
              <m:t>π,X</m:t>
            </m:r>
          </m:e>
          <m:sub>
            <m:r>
              <w:rPr>
                <w:rFonts w:ascii="Cambria Math" w:eastAsia="Times New Roman" w:hAnsi="Cambria Math" w:cs="Times New Roman"/>
              </w:rPr>
              <m:t>1ij</m:t>
            </m:r>
          </m:sub>
        </m:sSub>
        <m:r>
          <w:rPr>
            <w:rFonts w:ascii="Cambria Math" w:eastAsia="Times New Roman" w:hAnsi="Cambria Math" w:cs="Times New Roman"/>
          </w:rPr>
          <m:t>)</m:t>
        </m:r>
      </m:oMath>
      <w:r w:rsidR="00463330" w:rsidRPr="00415418">
        <w:rPr>
          <w:rFonts w:ascii="Times New Roman" w:eastAsia="Times New Roman" w:hAnsi="Times New Roman" w:cs="Times New Roman"/>
          <w:i/>
        </w:rPr>
        <w:t xml:space="preserve"> </w:t>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t xml:space="preserve">       </w:t>
      </w:r>
      <w:r w:rsidR="00463330" w:rsidRPr="00415418">
        <w:rPr>
          <w:rFonts w:ascii="Times New Roman" w:eastAsia="Times New Roman" w:hAnsi="Times New Roman" w:cs="Times New Roman"/>
        </w:rPr>
        <w:t>(3)</w:t>
      </w:r>
    </w:p>
    <w:p w14:paraId="4FDCCF10" w14:textId="1970B73B" w:rsidR="008C446A" w:rsidRPr="00415418" w:rsidRDefault="00000000" w:rsidP="005009D4">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3ij</m:t>
            </m:r>
          </m:sub>
        </m:sSub>
        <m:r>
          <w:rPr>
            <w:rFonts w:ascii="Cambria Math" w:eastAsia="Times New Roman" w:hAnsi="Cambria Math" w:cs="Times New Roman"/>
          </w:rPr>
          <m:t>∼ Poisson(</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2ij</m:t>
            </m:r>
          </m:sub>
        </m:sSub>
        <m:r>
          <w:rPr>
            <w:rFonts w:ascii="Cambria Math" w:eastAsia="Times New Roman" w:hAnsi="Cambria Math" w:cs="Times New Roman"/>
          </w:rPr>
          <m:t>(1+0.9</m:t>
        </m:r>
        <m:sSup>
          <m:sSupPr>
            <m:ctrlPr>
              <w:rPr>
                <w:rFonts w:ascii="Cambria Math" w:eastAsia="Times New Roman" w:hAnsi="Cambria Math" w:cs="Times New Roman"/>
                <w:i/>
              </w:rPr>
            </m:ctrlPr>
          </m:sSupPr>
          <m:e>
            <m:r>
              <w:rPr>
                <w:rFonts w:ascii="Cambria Math" w:eastAsia="Times New Roman" w:hAnsi="Cambria Math" w:cs="Times New Roman"/>
              </w:rPr>
              <m:t>)</m:t>
            </m:r>
          </m:e>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pcr2</m:t>
                </m:r>
              </m:sub>
            </m:sSub>
          </m:sup>
        </m:sSup>
        <m:r>
          <w:rPr>
            <w:rFonts w:ascii="Cambria Math" w:eastAsia="Times New Roman" w:hAnsi="Cambria Math" w:cs="Times New Roman"/>
          </w:rPr>
          <m:t>)</m:t>
        </m:r>
      </m:oMath>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r>
      <w:r w:rsidR="00463330" w:rsidRPr="00415418">
        <w:rPr>
          <w:rFonts w:ascii="Times New Roman" w:eastAsia="Times New Roman" w:hAnsi="Times New Roman" w:cs="Times New Roman"/>
          <w:i/>
        </w:rPr>
        <w:tab/>
        <w:t xml:space="preserve">       </w:t>
      </w:r>
      <w:r w:rsidR="00463330" w:rsidRPr="00415418">
        <w:rPr>
          <w:rFonts w:ascii="Times New Roman" w:eastAsia="Times New Roman" w:hAnsi="Times New Roman" w:cs="Times New Roman"/>
        </w:rPr>
        <w:t>(4)</w:t>
      </w:r>
    </w:p>
    <w:p w14:paraId="650081C9" w14:textId="3C5E334D"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where </w:t>
      </w:r>
      <m:oMath>
        <m:r>
          <w:rPr>
            <w:rFonts w:ascii="Cambria Math" w:hAnsi="Cambria Math" w:cs="Times New Roman"/>
          </w:rPr>
          <m:t>π</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is the proportion of the first PCR product used in the second PCR amplification. Note that during the indexing reaction (equation</w:t>
      </w:r>
      <w:r w:rsidR="0006390D" w:rsidRPr="00415418">
        <w:rPr>
          <w:rFonts w:ascii="Times New Roman" w:eastAsia="Times New Roman" w:hAnsi="Times New Roman" w:cs="Times New Roman"/>
        </w:rPr>
        <w:t xml:space="preserve"> 4</w:t>
      </w:r>
      <w:r w:rsidRPr="00415418">
        <w:rPr>
          <w:rFonts w:ascii="Times New Roman" w:eastAsia="Times New Roman" w:hAnsi="Times New Roman" w:cs="Times New Roman"/>
        </w:rPr>
        <w:t>) all taxa share a single amplification efficiency (</w:t>
      </w: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i/>
        </w:rPr>
        <w:t>=0.9</w:t>
      </w:r>
      <w:r w:rsidRPr="00415418">
        <w:rPr>
          <w:rFonts w:ascii="Times New Roman" w:eastAsia="Times New Roman" w:hAnsi="Times New Roman" w:cs="Times New Roman"/>
        </w:rPr>
        <w:t xml:space="preserve">) as we assume all indexing primers anneal to the </w:t>
      </w:r>
      <w:r w:rsidR="0006390D" w:rsidRPr="00415418">
        <w:rPr>
          <w:rFonts w:ascii="Times New Roman" w:eastAsia="Times New Roman" w:hAnsi="Times New Roman" w:cs="Times New Roman"/>
        </w:rPr>
        <w:t>indexing</w:t>
      </w:r>
      <w:r w:rsidRPr="00415418">
        <w:rPr>
          <w:rFonts w:ascii="Times New Roman" w:eastAsia="Times New Roman" w:hAnsi="Times New Roman" w:cs="Times New Roman"/>
        </w:rPr>
        <w:t xml:space="preserve"> adapter sequences with equal efficiency. Here </w:t>
      </w:r>
      <m:oMath>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m:t>
            </m:r>
          </m:sub>
        </m:sSub>
      </m:oMath>
      <w:r w:rsidRPr="00415418">
        <w:rPr>
          <w:rFonts w:ascii="Times New Roman" w:eastAsia="Times New Roman" w:hAnsi="Times New Roman" w:cs="Times New Roman"/>
        </w:rPr>
        <w:t xml:space="preserve"> is the number of amplicons present after both PCR amplifications but before sequencing. Finally, the sequencing instrument generates a total number of reads within technical replicate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readsj</m:t>
            </m:r>
          </m:sub>
        </m:sSub>
      </m:oMath>
      <w:r w:rsidRPr="00415418">
        <w:rPr>
          <w:rFonts w:ascii="Times New Roman" w:eastAsia="Times New Roman" w:hAnsi="Times New Roman" w:cs="Times New Roman"/>
        </w:rPr>
        <w:t>) and each replicate has a vector of observed read counts (</w:t>
      </w:r>
      <m:oMath>
        <m:sSub>
          <m:sSubPr>
            <m:ctrlPr>
              <w:rPr>
                <w:rFonts w:ascii="Cambria Math" w:eastAsia="Times New Roman" w:hAnsi="Cambria Math" w:cs="Times New Roman"/>
              </w:rPr>
            </m:ctrlPr>
          </m:sSubPr>
          <m:e>
            <m:r>
              <m:rPr>
                <m:sty m:val="bi"/>
              </m:rPr>
              <w:rPr>
                <w:rFonts w:ascii="Cambria Math" w:eastAsia="Times New Roman" w:hAnsi="Cambria Math" w:cs="Times New Roman"/>
              </w:rPr>
              <m:t>Y</m:t>
            </m:r>
          </m:e>
          <m:sub>
            <m:r>
              <w:rPr>
                <w:rFonts w:ascii="Cambria Math" w:eastAsia="Times New Roman" w:hAnsi="Cambria Math" w:cs="Times New Roman"/>
              </w:rPr>
              <m:t>j</m:t>
            </m:r>
          </m:sub>
        </m:sSub>
        <m:r>
          <w:rPr>
            <w:rFonts w:ascii="Cambria Math" w:eastAsia="Times New Roman" w:hAnsi="Cambria Math" w:cs="Times New Roman"/>
          </w:rPr>
          <m:t xml:space="preserve">, </m:t>
        </m:r>
        <m:r>
          <m:rPr>
            <m:nor/>
          </m:rPr>
          <w:rPr>
            <w:rFonts w:ascii="Times New Roman" w:eastAsia="Times New Roman" w:hAnsi="Times New Roman" w:cs="Times New Roman"/>
            <w:iCs/>
          </w:rPr>
          <m:t>bolding indicates vectors</m:t>
        </m:r>
      </m:oMath>
      <w:r w:rsidRPr="00415418">
        <w:rPr>
          <w:rFonts w:ascii="Times New Roman" w:eastAsia="Times New Roman" w:hAnsi="Times New Roman" w:cs="Times New Roman"/>
        </w:rPr>
        <w:t xml:space="preserve">) for </w:t>
      </w:r>
      <w:r w:rsidRPr="00415418">
        <w:rPr>
          <w:rFonts w:ascii="Times New Roman" w:eastAsia="Times New Roman" w:hAnsi="Times New Roman" w:cs="Times New Roman"/>
          <w:i/>
        </w:rPr>
        <w:t>I</w:t>
      </w:r>
      <w:r w:rsidR="00415418">
        <w:rPr>
          <w:rFonts w:ascii="Times New Roman" w:eastAsia="Times New Roman" w:hAnsi="Times New Roman" w:cs="Times New Roman"/>
          <w:i/>
        </w:rPr>
        <w:t xml:space="preserve"> </w:t>
      </w:r>
      <w:r w:rsidR="00415418">
        <w:rPr>
          <w:rFonts w:ascii="Times New Roman" w:eastAsia="Times New Roman" w:hAnsi="Times New Roman" w:cs="Times New Roman"/>
          <w:iCs/>
        </w:rPr>
        <w:t>species</w:t>
      </w:r>
      <w:r w:rsidRPr="00415418">
        <w:rPr>
          <w:rFonts w:ascii="Times New Roman" w:eastAsia="Times New Roman" w:hAnsi="Times New Roman" w:cs="Times New Roman"/>
        </w:rPr>
        <w:t>.</w:t>
      </w:r>
    </w:p>
    <w:p w14:paraId="5F7FE837" w14:textId="77777777" w:rsidR="008C446A" w:rsidRPr="00415418" w:rsidRDefault="008C446A" w:rsidP="003C33C6">
      <w:pPr>
        <w:spacing w:line="480" w:lineRule="auto"/>
        <w:rPr>
          <w:rFonts w:ascii="Times New Roman" w:eastAsia="Times New Roman" w:hAnsi="Times New Roman" w:cs="Times New Roman"/>
        </w:rPr>
      </w:pPr>
    </w:p>
    <w:p w14:paraId="169E39D3" w14:textId="3D1BED9B" w:rsidR="008C446A" w:rsidRPr="00415418" w:rsidRDefault="00000000" w:rsidP="005009D4">
      <w:pPr>
        <w:spacing w:line="480" w:lineRule="auto"/>
        <w:ind w:firstLine="720"/>
        <w:rPr>
          <w:rFonts w:ascii="Times New Roman" w:eastAsia="Times New Roman" w:hAnsi="Times New Roman" w:cs="Times New Roman"/>
        </w:rPr>
      </w:pPr>
      <m:oMath>
        <m:sSub>
          <m:sSubPr>
            <m:ctrlPr>
              <w:rPr>
                <w:rFonts w:ascii="Cambria Math" w:eastAsia="Times New Roman" w:hAnsi="Cambria Math" w:cs="Times New Roman"/>
              </w:rPr>
            </m:ctrlPr>
          </m:sSubPr>
          <m:e>
            <m:r>
              <m:rPr>
                <m:sty m:val="bi"/>
              </m:rPr>
              <w:rPr>
                <w:rFonts w:ascii="Cambria Math" w:eastAsia="Times New Roman" w:hAnsi="Cambria Math" w:cs="Times New Roman"/>
              </w:rPr>
              <m:t>Y</m:t>
            </m:r>
          </m:e>
          <m:sub>
            <m:r>
              <w:rPr>
                <w:rFonts w:ascii="Cambria Math" w:eastAsia="Times New Roman" w:hAnsi="Cambria Math" w:cs="Times New Roman"/>
              </w:rPr>
              <m:t>j</m:t>
            </m:r>
          </m:sub>
        </m:sSub>
        <m:r>
          <w:rPr>
            <w:rFonts w:ascii="Cambria Math" w:eastAsia="Times New Roman" w:hAnsi="Cambria Math" w:cs="Times New Roman"/>
          </w:rPr>
          <m:t xml:space="preserve">∼ Multinomial </m:t>
        </m:r>
        <m:d>
          <m:dPr>
            <m:ctrlPr>
              <w:rPr>
                <w:rFonts w:ascii="Cambria Math" w:eastAsia="Times New Roman" w:hAnsi="Cambria Math" w:cs="Times New Roman"/>
              </w:rPr>
            </m:ctrlPr>
          </m:dPr>
          <m:e>
            <m:sSub>
              <m:sSubPr>
                <m:ctrlPr>
                  <w:rPr>
                    <w:rFonts w:ascii="Cambria Math" w:eastAsia="Times New Roman" w:hAnsi="Cambria Math" w:cs="Times New Roman"/>
                  </w:rPr>
                </m:ctrlPr>
              </m:sSubPr>
              <m:e>
                <m:r>
                  <m:rPr>
                    <m:sty m:val="bi"/>
                  </m:rPr>
                  <w:rPr>
                    <w:rFonts w:ascii="Cambria Math" w:eastAsia="Times New Roman" w:hAnsi="Cambria Math" w:cs="Times New Roman"/>
                  </w:rPr>
                  <m:t>p</m:t>
                </m:r>
              </m:e>
              <m:sub>
                <m:r>
                  <w:rPr>
                    <w:rFonts w:ascii="Cambria Math" w:eastAsia="Times New Roman" w:hAnsi="Cambria Math" w:cs="Times New Roman"/>
                  </w:rPr>
                  <m:t>j</m:t>
                </m:r>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reads,j</m:t>
                </m:r>
              </m:sub>
            </m:sSub>
          </m:e>
        </m:d>
      </m:oMath>
      <w:r w:rsidR="00463330" w:rsidRPr="00415418">
        <w:rPr>
          <w:rFonts w:ascii="Times New Roman" w:eastAsia="Times New Roman" w:hAnsi="Times New Roman" w:cs="Times New Roman"/>
        </w:rPr>
        <w:t xml:space="preserve"> </w:t>
      </w:r>
      <w:r w:rsidR="00463330" w:rsidRPr="00415418">
        <w:rPr>
          <w:rFonts w:ascii="Times New Roman" w:eastAsia="Times New Roman" w:hAnsi="Times New Roman" w:cs="Times New Roman"/>
        </w:rPr>
        <w:tab/>
      </w:r>
      <w:r w:rsidR="00463330" w:rsidRPr="00415418">
        <w:rPr>
          <w:rFonts w:ascii="Times New Roman" w:eastAsia="Times New Roman" w:hAnsi="Times New Roman" w:cs="Times New Roman"/>
        </w:rPr>
        <w:tab/>
      </w:r>
      <w:r w:rsidR="00463330" w:rsidRPr="00415418">
        <w:rPr>
          <w:rFonts w:ascii="Times New Roman" w:eastAsia="Times New Roman" w:hAnsi="Times New Roman" w:cs="Times New Roman"/>
        </w:rPr>
        <w:tab/>
      </w:r>
      <w:r w:rsidR="00463330" w:rsidRPr="00415418">
        <w:rPr>
          <w:rFonts w:ascii="Times New Roman" w:eastAsia="Times New Roman" w:hAnsi="Times New Roman" w:cs="Times New Roman"/>
        </w:rPr>
        <w:tab/>
      </w:r>
      <w:r w:rsidR="00463330" w:rsidRPr="00415418">
        <w:rPr>
          <w:rFonts w:ascii="Times New Roman" w:eastAsia="Times New Roman" w:hAnsi="Times New Roman" w:cs="Times New Roman"/>
        </w:rPr>
        <w:tab/>
      </w:r>
      <w:r w:rsidR="00463330" w:rsidRPr="00415418">
        <w:rPr>
          <w:rFonts w:ascii="Times New Roman" w:eastAsia="Times New Roman" w:hAnsi="Times New Roman" w:cs="Times New Roman"/>
        </w:rPr>
        <w:tab/>
      </w:r>
      <w:r w:rsidR="00463330" w:rsidRPr="00415418">
        <w:rPr>
          <w:rFonts w:ascii="Times New Roman" w:eastAsia="Times New Roman" w:hAnsi="Times New Roman" w:cs="Times New Roman"/>
        </w:rPr>
        <w:tab/>
        <w:t xml:space="preserve">       (5)</w:t>
      </w:r>
    </w:p>
    <w:p w14:paraId="4F1D0A93" w14:textId="78BF9990"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where </w:t>
      </w:r>
      <w:r w:rsidRPr="00415418">
        <w:rPr>
          <w:rFonts w:ascii="Times New Roman" w:eastAsia="Times New Roman" w:hAnsi="Times New Roman" w:cs="Times New Roman"/>
          <w:i/>
        </w:rPr>
        <w:t>p</w:t>
      </w:r>
      <w:r w:rsidRPr="00415418">
        <w:rPr>
          <w:rFonts w:ascii="Times New Roman" w:eastAsia="Times New Roman" w:hAnsi="Times New Roman" w:cs="Times New Roman"/>
        </w:rPr>
        <w:t xml:space="preserve"> is the proportion of reads from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rPr>
        <w:t xml:space="preserve"> in technical replicate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p</m:t>
            </m:r>
          </m:e>
          <m:sub>
            <m:r>
              <w:rPr>
                <w:rFonts w:ascii="Cambria Math" w:eastAsia="Times New Roman" w:hAnsi="Cambria Math" w:cs="Times New Roman"/>
              </w:rPr>
              <m:t>ij</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3ij</m:t>
                </m:r>
              </m:sub>
            </m:sSub>
          </m:num>
          <m:den>
            <m:nary>
              <m:naryPr>
                <m:chr m:val="∑"/>
                <m:ctrlPr>
                  <w:rPr>
                    <w:rFonts w:ascii="Cambria Math" w:eastAsia="Times New Roman" w:hAnsi="Cambria Math" w:cs="Times New Roman"/>
                  </w:rPr>
                </m:ctrlPr>
              </m:naryPr>
              <m:sub>
                <m:r>
                  <w:rPr>
                    <w:rFonts w:ascii="Cambria Math" w:eastAsia="Times New Roman" w:hAnsi="Cambria Math" w:cs="Times New Roman"/>
                  </w:rPr>
                  <m:t>i=1</m:t>
                </m:r>
              </m:sub>
              <m:sup>
                <m:r>
                  <w:rPr>
                    <w:rFonts w:ascii="Cambria Math" w:eastAsia="Times New Roman" w:hAnsi="Cambria Math" w:cs="Times New Roman"/>
                  </w:rPr>
                  <m:t>I</m:t>
                </m:r>
              </m:sup>
              <m:e>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3ij</m:t>
                    </m:r>
                  </m:sub>
                </m:sSub>
              </m:e>
            </m:nary>
          </m:den>
        </m:f>
      </m:oMath>
      <w:r w:rsidRPr="00415418">
        <w:rPr>
          <w:rFonts w:ascii="Times New Roman" w:eastAsia="Times New Roman" w:hAnsi="Times New Roman" w:cs="Times New Roman"/>
        </w:rPr>
        <w:t xml:space="preserve"> . Thus</w:t>
      </w:r>
      <w:r w:rsidR="00BE264A" w:rsidRPr="00415418">
        <w:rPr>
          <w:rFonts w:ascii="Times New Roman" w:eastAsia="Times New Roman" w:hAnsi="Times New Roman" w:cs="Times New Roman"/>
        </w:rPr>
        <w:t>,</w:t>
      </w:r>
      <w:r w:rsidRPr="00415418">
        <w:rPr>
          <w:rFonts w:ascii="Times New Roman" w:eastAsia="Times New Roman" w:hAnsi="Times New Roman" w:cs="Times New Roman"/>
        </w:rPr>
        <w:t xml:space="preserve"> observed read counts (</w:t>
      </w:r>
      <m:oMath>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 xml:space="preserve">) </m:t>
        </m:r>
      </m:oMath>
      <w:r w:rsidRPr="00415418">
        <w:rPr>
          <w:rFonts w:ascii="Times New Roman" w:eastAsia="Times New Roman" w:hAnsi="Times New Roman" w:cs="Times New Roman"/>
        </w:rPr>
        <w:t xml:space="preserve">are sampled </w:t>
      </w:r>
      <w:r w:rsidR="00415418">
        <w:rPr>
          <w:rFonts w:ascii="Times New Roman" w:eastAsia="Times New Roman" w:hAnsi="Times New Roman" w:cs="Times New Roman"/>
        </w:rPr>
        <w:t>stochastically</w:t>
      </w:r>
      <w:r w:rsidRPr="00415418">
        <w:rPr>
          <w:rFonts w:ascii="Times New Roman" w:eastAsia="Times New Roman" w:hAnsi="Times New Roman" w:cs="Times New Roman"/>
        </w:rPr>
        <w:t xml:space="preserve"> based on their relative amplicon abundances,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m:t>
            </m:r>
          </m:sub>
        </m:sSub>
      </m:oMath>
      <w:r w:rsidRPr="00415418">
        <w:rPr>
          <w:rFonts w:ascii="Times New Roman" w:eastAsia="Times New Roman" w:hAnsi="Times New Roman" w:cs="Times New Roman"/>
        </w:rPr>
        <w:t>.</w:t>
      </w:r>
    </w:p>
    <w:p w14:paraId="282B88B7" w14:textId="44512C12" w:rsidR="008C446A" w:rsidRPr="00415418" w:rsidRDefault="0046333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The above model provides a general framework for understanding the causes of variability in observed read counts (</w:t>
      </w:r>
      <m:oMath>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m:t>
        </m:r>
      </m:oMath>
      <w:r w:rsidRPr="00415418">
        <w:rPr>
          <w:rFonts w:ascii="Times New Roman" w:eastAsia="Times New Roman" w:hAnsi="Times New Roman" w:cs="Times New Roman"/>
        </w:rPr>
        <w:t>, specifically the probability of non-</w:t>
      </w:r>
      <w:r w:rsidRPr="00415418">
        <w:rPr>
          <w:rFonts w:ascii="Times New Roman" w:eastAsia="Times New Roman" w:hAnsi="Times New Roman" w:cs="Times New Roman"/>
          <w:color w:val="1A1D21"/>
        </w:rPr>
        <w:t>detections</w:t>
      </w:r>
      <w:r w:rsidRPr="00415418">
        <w:rPr>
          <w:rFonts w:ascii="Times New Roman" w:eastAsia="Times New Roman" w:hAnsi="Times New Roman" w:cs="Times New Roman"/>
        </w:rPr>
        <w:t xml:space="preserve"> as a factor of 1) the initial DNA concentration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and 2) the amount of species-specific variation in amplification efficiency </w:t>
      </w:r>
      <m:oMath>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m:t>
        </m:r>
      </m:oMath>
      <w:r w:rsidRPr="00415418">
        <w:rPr>
          <w:rFonts w:ascii="Times New Roman" w:eastAsia="Times New Roman" w:hAnsi="Times New Roman" w:cs="Times New Roman"/>
        </w:rPr>
        <w:t xml:space="preserve"> The simulation allows us to identify two distinct causes of non-detection</w:t>
      </w:r>
      <m:oMath>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p(Y</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First, non-detection may occur because there were no molecules of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rPr>
        <w:t xml:space="preserve"> in the initial PCR (</w:t>
      </w: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in which case we are interested in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because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 = 1</m:t>
        </m:r>
      </m:oMath>
      <w:r w:rsidRPr="00415418">
        <w:rPr>
          <w:rFonts w:ascii="Times New Roman" w:eastAsia="Times New Roman" w:hAnsi="Times New Roman" w:cs="Times New Roman"/>
        </w:rPr>
        <w:t>). Second, zeros can arise due to PCR amplification and sequence-sampling processes; thus</w:t>
      </w:r>
      <w:r w:rsidR="0001355D">
        <w:rPr>
          <w:rFonts w:ascii="Times New Roman" w:eastAsia="Times New Roman" w:hAnsi="Times New Roman" w:cs="Times New Roman"/>
        </w:rPr>
        <w:t>,</w:t>
      </w:r>
      <w:r w:rsidRPr="00415418">
        <w:rPr>
          <w:rFonts w:ascii="Times New Roman" w:eastAsia="Times New Roman" w:hAnsi="Times New Roman" w:cs="Times New Roman"/>
        </w:rPr>
        <w:t xml:space="preserve"> we are interested in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&gt;0)</m:t>
        </m:r>
      </m:oMath>
      <w:r w:rsidRPr="00415418">
        <w:rPr>
          <w:rFonts w:ascii="Times New Roman" w:eastAsia="Times New Roman" w:hAnsi="Times New Roman" w:cs="Times New Roman"/>
        </w:rPr>
        <w:t xml:space="preserve">. While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is trivial to calculate </w:t>
      </w:r>
      <w:r w:rsidRPr="00415418">
        <w:rPr>
          <w:rFonts w:ascii="Times New Roman" w:eastAsia="Times New Roman" w:hAnsi="Times New Roman" w:cs="Times New Roman"/>
        </w:rPr>
        <w:lastRenderedPageBreak/>
        <w:t xml:space="preserve">from equation 1, determining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and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&gt;0)</m:t>
        </m:r>
      </m:oMath>
      <w:r w:rsidRPr="00415418">
        <w:rPr>
          <w:rFonts w:ascii="Times New Roman" w:eastAsia="Times New Roman" w:hAnsi="Times New Roman" w:cs="Times New Roman"/>
        </w:rPr>
        <w:t xml:space="preserve"> are not. </w:t>
      </w:r>
      <w:r w:rsidR="0001355D">
        <w:rPr>
          <w:rFonts w:ascii="Times New Roman" w:eastAsia="Times New Roman" w:hAnsi="Times New Roman" w:cs="Times New Roman"/>
        </w:rPr>
        <w:t>W</w:t>
      </w:r>
      <w:r w:rsidRPr="00415418">
        <w:rPr>
          <w:rFonts w:ascii="Times New Roman" w:eastAsia="Times New Roman" w:hAnsi="Times New Roman" w:cs="Times New Roman"/>
        </w:rPr>
        <w:t xml:space="preserve">e turn to simulations to understand the contributions of variation in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to the probability of non-detection. </w:t>
      </w:r>
    </w:p>
    <w:p w14:paraId="13399093" w14:textId="38BA59C7" w:rsidR="008C446A" w:rsidRPr="00415418" w:rsidRDefault="00463330" w:rsidP="005009D4">
      <w:pPr>
        <w:widowControl w:val="0"/>
        <w:spacing w:line="480" w:lineRule="auto"/>
        <w:ind w:right="9" w:firstLine="720"/>
        <w:rPr>
          <w:rFonts w:ascii="Times New Roman" w:eastAsia="Times New Roman" w:hAnsi="Times New Roman" w:cs="Times New Roman"/>
        </w:rPr>
      </w:pPr>
      <w:r w:rsidRPr="00415418">
        <w:rPr>
          <w:rFonts w:ascii="Times New Roman" w:eastAsia="Times New Roman" w:hAnsi="Times New Roman" w:cs="Times New Roman"/>
        </w:rPr>
        <w:t xml:space="preserve">We simulate four communities with different levels of richness (N = 4, 10, 30, and 50 taxa). For simplicity, we assume all taxa start with identical DNA concentrations regardless of the richness. DNA concentrations, </w:t>
      </w:r>
      <w:proofErr w:type="spellStart"/>
      <w:r w:rsidRPr="00415418">
        <w:rPr>
          <w:rFonts w:ascii="Times New Roman" w:eastAsia="Times New Roman" w:hAnsi="Times New Roman" w:cs="Times New Roman"/>
        </w:rPr>
        <w:t>λ</w:t>
      </w:r>
      <w:proofErr w:type="gramStart"/>
      <w:r w:rsidRPr="00415418">
        <w:rPr>
          <w:rFonts w:ascii="Times New Roman" w:eastAsia="Times New Roman" w:hAnsi="Times New Roman" w:cs="Times New Roman"/>
          <w:i/>
          <w:vertAlign w:val="subscript"/>
        </w:rPr>
        <w:t>i</w:t>
      </w:r>
      <w:proofErr w:type="spellEnd"/>
      <w:r w:rsidRPr="00415418">
        <w:rPr>
          <w:rFonts w:ascii="Times New Roman" w:eastAsia="Times New Roman" w:hAnsi="Times New Roman" w:cs="Times New Roman"/>
          <w:i/>
          <w:vertAlign w:val="subscript"/>
        </w:rPr>
        <w:t xml:space="preserve"> </w:t>
      </w:r>
      <w:r w:rsidRPr="00415418">
        <w:rPr>
          <w:rFonts w:ascii="Times New Roman" w:eastAsia="Times New Roman" w:hAnsi="Times New Roman" w:cs="Times New Roman"/>
        </w:rPr>
        <w:t xml:space="preserve"> </w:t>
      </w:r>
      <w:r w:rsidR="00667B48" w:rsidRPr="00415418">
        <w:rPr>
          <w:rFonts w:ascii="Times New Roman" w:eastAsia="Times New Roman" w:hAnsi="Times New Roman" w:cs="Times New Roman"/>
        </w:rPr>
        <w:t>are</w:t>
      </w:r>
      <w:proofErr w:type="gramEnd"/>
      <w:r w:rsidR="00667B48" w:rsidRPr="00415418">
        <w:rPr>
          <w:rFonts w:ascii="Times New Roman" w:eastAsia="Times New Roman" w:hAnsi="Times New Roman" w:cs="Times New Roman"/>
        </w:rPr>
        <w:t xml:space="preserve"> </w:t>
      </w:r>
      <w:r w:rsidRPr="00415418">
        <w:rPr>
          <w:rFonts w:ascii="Times New Roman" w:eastAsia="Times New Roman" w:hAnsi="Times New Roman" w:cs="Times New Roman"/>
        </w:rPr>
        <w:t>varied from 0.5 to 10,000 copies</w:t>
      </w:r>
      <w:r w:rsidR="00667B48" w:rsidRPr="00415418">
        <w:rPr>
          <w:rFonts w:ascii="Times New Roman" w:hAnsi="Times New Roman" w:cs="Times New Roman"/>
          <w:i/>
        </w:rPr>
        <w:t xml:space="preserve"> </w:t>
      </w:r>
      <m:oMath>
        <m:r>
          <w:rPr>
            <w:rFonts w:ascii="Cambria Math" w:hAnsi="Cambria Math" w:cs="Times New Roman"/>
          </w:rPr>
          <m:t>μ</m:t>
        </m:r>
        <m:sSup>
          <m:sSupPr>
            <m:ctrlPr>
              <w:rPr>
                <w:rFonts w:ascii="Cambria Math" w:eastAsia="Times New Roman" w:hAnsi="Cambria Math" w:cs="Times New Roman"/>
              </w:rPr>
            </m:ctrlPr>
          </m:sSupPr>
          <m:e>
            <m:r>
              <w:rPr>
                <w:rFonts w:ascii="Cambria Math" w:eastAsia="Times New Roman" w:hAnsi="Cambria Math" w:cs="Times New Roman"/>
              </w:rPr>
              <m:t>L</m:t>
            </m:r>
          </m:e>
          <m:sup>
            <m:r>
              <w:rPr>
                <w:rFonts w:ascii="Cambria Math" w:eastAsia="Times New Roman" w:hAnsi="Cambria Math" w:cs="Times New Roman"/>
              </w:rPr>
              <m:t>-1</m:t>
            </m:r>
          </m:sup>
        </m:sSup>
      </m:oMath>
      <w:r w:rsidR="00415418">
        <w:rPr>
          <w:rFonts w:ascii="Times New Roman" w:hAnsi="Times New Roman" w:cs="Times New Roman"/>
          <w:i/>
        </w:rPr>
        <w:t xml:space="preserve"> </w:t>
      </w:r>
      <w:r w:rsidR="00415418">
        <w:rPr>
          <w:rFonts w:ascii="Times New Roman" w:hAnsi="Times New Roman" w:cs="Times New Roman"/>
          <w:iCs/>
        </w:rPr>
        <w:t xml:space="preserve">(for simplicity we set </w:t>
      </w:r>
      <w:r w:rsidR="00415418">
        <w:rPr>
          <w:rFonts w:ascii="Times New Roman" w:hAnsi="Times New Roman" w:cs="Times New Roman"/>
          <w:i/>
        </w:rPr>
        <w:t xml:space="preserve">V </w:t>
      </w:r>
      <w:r w:rsidR="00415418">
        <w:rPr>
          <w:rFonts w:ascii="Times New Roman" w:hAnsi="Times New Roman" w:cs="Times New Roman"/>
          <w:iCs/>
        </w:rPr>
        <w:t>= 1 for all simulations)</w:t>
      </w:r>
      <w:r w:rsidRPr="00415418">
        <w:rPr>
          <w:rFonts w:ascii="Times New Roman" w:eastAsia="Times New Roman" w:hAnsi="Times New Roman" w:cs="Times New Roman"/>
        </w:rPr>
        <w:t>. We further allow a range of amplification efficiencies (</w:t>
      </w:r>
      <w:r w:rsidRPr="00415418">
        <w:rPr>
          <w:rFonts w:ascii="Times New Roman" w:eastAsia="Times New Roman" w:hAnsi="Times New Roman" w:cs="Times New Roman"/>
          <w:i/>
        </w:rPr>
        <w:t>a</w:t>
      </w:r>
      <w:r w:rsidRPr="00415418">
        <w:rPr>
          <w:rFonts w:ascii="Times New Roman" w:eastAsia="Times New Roman" w:hAnsi="Times New Roman" w:cs="Times New Roman"/>
          <w:i/>
          <w:vertAlign w:val="subscript"/>
        </w:rPr>
        <w:t>i</w:t>
      </w:r>
      <w:r w:rsidRPr="00415418">
        <w:rPr>
          <w:rFonts w:ascii="Times New Roman" w:eastAsia="Times New Roman" w:hAnsi="Times New Roman" w:cs="Times New Roman"/>
        </w:rPr>
        <w:t xml:space="preserve">) among taxa where </w:t>
      </w:r>
      <w:r w:rsidRPr="00415418">
        <w:rPr>
          <w:rFonts w:ascii="Times New Roman" w:eastAsia="Times New Roman" w:hAnsi="Times New Roman" w:cs="Times New Roman"/>
          <w:i/>
        </w:rPr>
        <w:t xml:space="preserve">a ~ </w:t>
      </w:r>
      <w:proofErr w:type="gramStart"/>
      <w:r w:rsidRPr="00415418">
        <w:rPr>
          <w:rFonts w:ascii="Times New Roman" w:eastAsia="Times New Roman" w:hAnsi="Times New Roman" w:cs="Times New Roman"/>
          <w:i/>
        </w:rPr>
        <w:t>Beta</w:t>
      </w:r>
      <w:r w:rsidRPr="00415418">
        <w:rPr>
          <w:rFonts w:ascii="Times New Roman" w:eastAsia="Times New Roman" w:hAnsi="Times New Roman" w:cs="Times New Roman"/>
          <w:iCs/>
        </w:rPr>
        <w:t>(</w:t>
      </w:r>
      <w:proofErr w:type="gramEnd"/>
      <w:r w:rsidRPr="00415418">
        <w:rPr>
          <w:rFonts w:ascii="Times New Roman" w:eastAsia="Times New Roman" w:hAnsi="Times New Roman" w:cs="Times New Roman"/>
        </w:rPr>
        <w:t xml:space="preserve">0.7γ, 0.3γ) with γ ranging from 5 (high variation among species) to 1 million (no variation among species), but with a constant average amplification efficiency of 0.70 for all scenarios. We simulated 50,000 realizations for each combination of </w:t>
      </w:r>
      <w:r w:rsidR="00923412">
        <w:rPr>
          <w:rFonts w:ascii="Times New Roman" w:eastAsia="Times New Roman" w:hAnsi="Times New Roman" w:cs="Times New Roman"/>
        </w:rPr>
        <w:t>richness</w:t>
      </w:r>
      <w:r w:rsidRPr="00415418">
        <w:rPr>
          <w:rFonts w:ascii="Times New Roman" w:eastAsia="Times New Roman" w:hAnsi="Times New Roman" w:cs="Times New Roman"/>
        </w:rPr>
        <w:t xml:space="preserve"> (4 levels), </w:t>
      </w:r>
      <m:oMath>
        <m:r>
          <w:rPr>
            <w:rFonts w:ascii="Cambria Math" w:hAnsi="Cambria Math" w:cs="Times New Roman"/>
          </w:rPr>
          <m:t>λ</m:t>
        </m:r>
      </m:oMath>
      <w:r w:rsidRPr="00415418">
        <w:rPr>
          <w:rFonts w:ascii="Times New Roman" w:eastAsia="Times New Roman" w:hAnsi="Times New Roman" w:cs="Times New Roman"/>
        </w:rPr>
        <w:t xml:space="preserve"> (18 levels), and </w:t>
      </w:r>
      <m:oMath>
        <m:r>
          <w:rPr>
            <w:rFonts w:ascii="Cambria Math" w:hAnsi="Cambria Math" w:cs="Times New Roman"/>
          </w:rPr>
          <m:t>γ</m:t>
        </m:r>
      </m:oMath>
      <w:r w:rsidRPr="00415418">
        <w:rPr>
          <w:rFonts w:ascii="Times New Roman" w:eastAsia="Times New Roman" w:hAnsi="Times New Roman" w:cs="Times New Roman"/>
        </w:rPr>
        <w:t xml:space="preserve"> (6 levels: 5, 10, 20, 100, 100, 1 million)), for a total of 432 scenarios.  For all the simulations, we allowed sequencing depth </w:t>
      </w:r>
      <w:r w:rsidR="00667B48" w:rsidRPr="00415418">
        <w:rPr>
          <w:rFonts w:ascii="Times New Roman" w:eastAsia="Times New Roman" w:hAnsi="Times New Roman" w:cs="Times New Roman"/>
        </w:rPr>
        <w:t>to vary</w:t>
      </w:r>
      <w:r w:rsidRPr="00415418">
        <w:rPr>
          <w:rFonts w:ascii="Times New Roman" w:eastAsia="Times New Roman" w:hAnsi="Times New Roman" w:cs="Times New Roman"/>
        </w:rPr>
        <w:t xml:space="preserve"> among replicates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read,j</m:t>
            </m:r>
          </m:sub>
        </m:sSub>
      </m:oMath>
      <w:r w:rsidRPr="00415418">
        <w:rPr>
          <w:rFonts w:ascii="Times New Roman" w:eastAsia="Times New Roman" w:hAnsi="Times New Roman" w:cs="Times New Roman"/>
        </w:rPr>
        <w:t xml:space="preserve"> was uniformly drawn from discrete values between 60,000 and 140,000), used a fixed sampling fraction</w:t>
      </w:r>
      <m:oMath>
        <m:r>
          <w:rPr>
            <w:rFonts w:ascii="Cambria Math" w:eastAsia="Times New Roman" w:hAnsi="Cambria Math" w:cs="Times New Roman"/>
          </w:rPr>
          <m:t xml:space="preserve"> (π=0.20)</m:t>
        </m:r>
      </m:oMath>
      <w:r w:rsidR="00667B48"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and set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pcr2</m:t>
            </m:r>
          </m:sub>
        </m:sSub>
        <m:r>
          <w:rPr>
            <w:rFonts w:ascii="Cambria Math" w:eastAsia="Times New Roman" w:hAnsi="Cambria Math" w:cs="Times New Roman"/>
          </w:rPr>
          <m:t>=</m:t>
        </m:r>
      </m:oMath>
      <w:r w:rsidRPr="00415418">
        <w:rPr>
          <w:rFonts w:ascii="Times New Roman" w:eastAsia="Times New Roman" w:hAnsi="Times New Roman" w:cs="Times New Roman"/>
        </w:rPr>
        <w:t xml:space="preserve"> 35 and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pcr2</m:t>
            </m:r>
          </m:sub>
        </m:sSub>
        <m:r>
          <w:rPr>
            <w:rFonts w:ascii="Cambria Math" w:eastAsia="Times New Roman" w:hAnsi="Cambria Math" w:cs="Times New Roman"/>
          </w:rPr>
          <m:t>=10</m:t>
        </m:r>
      </m:oMath>
      <w:r w:rsidRPr="00415418">
        <w:rPr>
          <w:rFonts w:ascii="Times New Roman" w:eastAsia="Times New Roman" w:hAnsi="Times New Roman" w:cs="Times New Roman"/>
        </w:rPr>
        <w:t xml:space="preserve">). We calculated a range of summary statistics for each scenario, including the overall probability of non-detection,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the probability of non-detection due to the absence of the target molecule,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and summaries of the reads both in absolute terms and in terms of relative abundance. </w:t>
      </w:r>
    </w:p>
    <w:p w14:paraId="226C1A9D" w14:textId="77777777" w:rsidR="008C446A" w:rsidRPr="00415418" w:rsidRDefault="00463330" w:rsidP="005009D4">
      <w:pPr>
        <w:spacing w:before="120" w:after="120" w:line="480" w:lineRule="auto"/>
        <w:rPr>
          <w:rFonts w:ascii="Times New Roman" w:eastAsia="Times New Roman" w:hAnsi="Times New Roman" w:cs="Times New Roman"/>
          <w:b/>
          <w:i/>
        </w:rPr>
      </w:pPr>
      <w:r w:rsidRPr="00415418">
        <w:rPr>
          <w:rFonts w:ascii="Times New Roman" w:eastAsia="Times New Roman" w:hAnsi="Times New Roman" w:cs="Times New Roman"/>
          <w:b/>
          <w:i/>
        </w:rPr>
        <w:t>Empirical Testing</w:t>
      </w:r>
    </w:p>
    <w:p w14:paraId="19531193" w14:textId="1D730BED"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We test these hypotheses against a real metabarcoding data set making use of three data</w:t>
      </w:r>
      <w:r w:rsidR="00E53605" w:rsidRPr="00415418">
        <w:rPr>
          <w:rFonts w:ascii="Times New Roman" w:eastAsia="Times New Roman" w:hAnsi="Times New Roman" w:cs="Times New Roman"/>
        </w:rPr>
        <w:t xml:space="preserve"> </w:t>
      </w:r>
      <w:r w:rsidRPr="00415418">
        <w:rPr>
          <w:rFonts w:ascii="Times New Roman" w:eastAsia="Times New Roman" w:hAnsi="Times New Roman" w:cs="Times New Roman"/>
        </w:rPr>
        <w:t>streams generated from a common set of biological samples: organismal abundance (as a proxy for input DNA molecules), metabarcoding data, and amplification-efficiency estimates for the relevant species.</w:t>
      </w:r>
    </w:p>
    <w:p w14:paraId="077A62E2" w14:textId="584A0A6D" w:rsidR="008C446A" w:rsidRPr="00415418" w:rsidRDefault="0046333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Study Design</w:t>
      </w:r>
    </w:p>
    <w:p w14:paraId="3B2188A8" w14:textId="6D7B3C8D"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lastRenderedPageBreak/>
        <w:t>As part of the California Cooperative Oceanic Fisheries Investigations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Gold et al. </w:t>
      </w:r>
      <w:sdt>
        <w:sdtPr>
          <w:rPr>
            <w:rFonts w:ascii="Times New Roman" w:eastAsia="Times New Roman" w:hAnsi="Times New Roman" w:cs="Times New Roman"/>
            <w:color w:val="000000"/>
          </w:rPr>
          <w:tag w:val="MENDELEY_CITATION_v3_eyJjaXRhdGlvbklEIjoiTUVOREVMRVlfQ0lUQVRJT05fYTc2MzhlNGUtYjJhZi00OGM2LThlODAtN2YxZmUyMzExZmFh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42199859"/>
          <w:placeholder>
            <w:docPart w:val="DefaultPlaceholder_-1854013440"/>
          </w:placeholder>
        </w:sdtPr>
        <w:sdtContent>
          <w:r w:rsidR="00840824" w:rsidRPr="00415418">
            <w:rPr>
              <w:rFonts w:ascii="Times New Roman" w:eastAsia="Times New Roman" w:hAnsi="Times New Roman" w:cs="Times New Roman"/>
              <w:color w:val="000000"/>
            </w:rPr>
            <w:t>[31]</w:t>
          </w:r>
        </w:sdtContent>
      </w:sdt>
      <w:r w:rsidR="00BE264A" w:rsidRP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 xml:space="preserve">use morphological and molecular methods to analyze the response of ichthyoplankton in the California Current Large Marine Ecosystem to ocean warming. Ichthyoplankton samples were collected in oblique bongo net tows on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research cruises over two decades (1996; 1998-2019). Once a sampling tow concluded, ichthyoplankton present on one side of the net were preserved in Tris-buffered 95% ethanol and stored in the Pelagic Invertebrate Collection at Scripps Institution of Oceanography</w:t>
      </w:r>
      <w:r w:rsidR="00E53605"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2Q3YTA4MmEtYzY3Ni00MWZlLWI0ZWItMTkwNmNhNTEzMjUwIiwicHJvcGVydGllcyI6eyJub3RlSW5kZXgiOjB9LCJpc0VkaXRlZCI6ZmFsc2UsIm1hbnVhbE92ZXJyaWRlIjp7ImlzTWFudWFsbHlPdmVycmlkZGVuIjpmYWxzZSwiY2l0ZXByb2NUZXh0IjoiWzM5XSIsIm1hbnVhbE92ZXJyaWRlVGV4dCI6IiJ9LCJjaXRhdGlvbkl0ZW1zIjpbeyJpZCI6ImVjYjAxMzFiLTNlNGYtMzZjYS04NzVhLThiNDU2NjdmZDY4N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SwiaXNUZW1wb3JhcnkiOmZhbHNlfV19"/>
          <w:id w:val="-440916354"/>
          <w:placeholder>
            <w:docPart w:val="DefaultPlaceholder_-1854013440"/>
          </w:placeholder>
        </w:sdtPr>
        <w:sdtContent>
          <w:r w:rsidR="00840824" w:rsidRPr="00415418">
            <w:rPr>
              <w:rFonts w:ascii="Times New Roman" w:eastAsia="Times New Roman" w:hAnsi="Times New Roman" w:cs="Times New Roman"/>
              <w:color w:val="000000"/>
            </w:rPr>
            <w:t>[39]</w:t>
          </w:r>
        </w:sdtContent>
      </w:sdt>
      <w:r w:rsidRPr="00415418">
        <w:rPr>
          <w:rFonts w:ascii="Times New Roman" w:eastAsia="Times New Roman" w:hAnsi="Times New Roman" w:cs="Times New Roman"/>
        </w:rPr>
        <w:t>. The paired ichthyoplankton were preserved in sodium borate-buffered 2% formaldehyde for microscopy-derived species identification and abundance (number of larvae per species per jar). This dataset yields paired samples for both metabarcoding analysis and absolute abundance counts from the same sampling event.</w:t>
      </w:r>
    </w:p>
    <w:p w14:paraId="409BD558" w14:textId="2C68CE82" w:rsidR="008C446A" w:rsidRPr="00415418" w:rsidRDefault="0046333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 xml:space="preserve">Abundance Estimation from </w:t>
      </w:r>
      <w:r w:rsidR="005009D4" w:rsidRPr="00415418">
        <w:rPr>
          <w:rFonts w:ascii="Times New Roman" w:eastAsia="Times New Roman" w:hAnsi="Times New Roman" w:cs="Times New Roman"/>
          <w:i/>
        </w:rPr>
        <w:t>Microscopy</w:t>
      </w:r>
    </w:p>
    <w:p w14:paraId="014AA79E" w14:textId="39071F7B" w:rsidR="008C446A" w:rsidRPr="00415418" w:rsidRDefault="00463330" w:rsidP="003C33C6">
      <w:pPr>
        <w:spacing w:line="480" w:lineRule="auto"/>
        <w:rPr>
          <w:rFonts w:ascii="Times New Roman" w:eastAsia="Times New Roman" w:hAnsi="Times New Roman" w:cs="Times New Roman"/>
          <w:i/>
        </w:rPr>
      </w:pPr>
      <w:r w:rsidRPr="00415418">
        <w:rPr>
          <w:rFonts w:ascii="Times New Roman" w:eastAsia="Times New Roman" w:hAnsi="Times New Roman" w:cs="Times New Roman"/>
        </w:rPr>
        <w:t>Formalin</w:t>
      </w:r>
      <w:r w:rsidR="00CB3438">
        <w:rPr>
          <w:rFonts w:ascii="Times New Roman" w:eastAsia="Times New Roman" w:hAnsi="Times New Roman" w:cs="Times New Roman"/>
        </w:rPr>
        <w:t>-</w:t>
      </w:r>
      <w:r w:rsidRPr="00415418">
        <w:rPr>
          <w:rFonts w:ascii="Times New Roman" w:eastAsia="Times New Roman" w:hAnsi="Times New Roman" w:cs="Times New Roman"/>
        </w:rPr>
        <w:t>preserved larvae were identified and enumerated following the methods of Thompson</w:t>
      </w:r>
      <w:r w:rsidR="005009D4" w:rsidRPr="00415418">
        <w:rPr>
          <w:rFonts w:ascii="Times New Roman" w:eastAsia="Times New Roman" w:hAnsi="Times New Roman" w:cs="Times New Roman"/>
        </w:rPr>
        <w:t xml:space="preserve"> et al. </w:t>
      </w:r>
      <w:sdt>
        <w:sdtPr>
          <w:rPr>
            <w:rFonts w:ascii="Times New Roman" w:eastAsia="Times New Roman" w:hAnsi="Times New Roman" w:cs="Times New Roman"/>
            <w:color w:val="000000"/>
          </w:rPr>
          <w:tag w:val="MENDELEY_CITATION_v3_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"/>
          <w:id w:val="-232398396"/>
          <w:placeholder>
            <w:docPart w:val="DefaultPlaceholder_-1854013440"/>
          </w:placeholder>
        </w:sdtPr>
        <w:sdtContent>
          <w:r w:rsidR="00840824" w:rsidRPr="00415418">
            <w:rPr>
              <w:rFonts w:ascii="Times New Roman" w:eastAsia="Times New Roman" w:hAnsi="Times New Roman" w:cs="Times New Roman"/>
              <w:color w:val="000000"/>
            </w:rPr>
            <w:t>[40]</w:t>
          </w:r>
        </w:sdtContent>
      </w:sdt>
      <w:r w:rsidRPr="00415418">
        <w:rPr>
          <w:rFonts w:ascii="Times New Roman" w:eastAsia="Times New Roman" w:hAnsi="Times New Roman" w:cs="Times New Roman"/>
        </w:rPr>
        <w:t xml:space="preserve">. The majority of taxa were identified to species level. Here we assume that the relationship of absolute abundance (counts of individual species) is proportional to the amount of </w:t>
      </w:r>
      <w:r w:rsidR="005009D4" w:rsidRPr="00415418">
        <w:rPr>
          <w:rFonts w:ascii="Times New Roman" w:eastAsia="Times New Roman" w:hAnsi="Times New Roman" w:cs="Times New Roman"/>
        </w:rPr>
        <w:t>species-specific</w:t>
      </w:r>
      <w:r w:rsidRPr="00415418">
        <w:rPr>
          <w:rFonts w:ascii="Times New Roman" w:eastAsia="Times New Roman" w:hAnsi="Times New Roman" w:cs="Times New Roman"/>
        </w:rPr>
        <w:t xml:space="preserve"> DNA in the extraction. See</w:t>
      </w:r>
      <w:r w:rsidR="00050B53">
        <w:rPr>
          <w:rFonts w:ascii="Times New Roman" w:eastAsia="Times New Roman" w:hAnsi="Times New Roman" w:cs="Times New Roman"/>
        </w:rPr>
        <w:t xml:space="preserve"> the</w:t>
      </w:r>
      <w:r w:rsidRPr="00415418">
        <w:rPr>
          <w:rFonts w:ascii="Times New Roman" w:eastAsia="Times New Roman" w:hAnsi="Times New Roman" w:cs="Times New Roman"/>
        </w:rPr>
        <w:t xml:space="preserve"> discussion for </w:t>
      </w:r>
      <w:r w:rsidR="004F7835">
        <w:rPr>
          <w:rFonts w:ascii="Times New Roman" w:eastAsia="Times New Roman" w:hAnsi="Times New Roman" w:cs="Times New Roman"/>
        </w:rPr>
        <w:t xml:space="preserve">the </w:t>
      </w:r>
      <w:r w:rsidRPr="00415418">
        <w:rPr>
          <w:rFonts w:ascii="Times New Roman" w:eastAsia="Times New Roman" w:hAnsi="Times New Roman" w:cs="Times New Roman"/>
        </w:rPr>
        <w:t>merits of this assumption.</w:t>
      </w:r>
    </w:p>
    <w:p w14:paraId="18E65288" w14:textId="1022A74B" w:rsidR="008C446A" w:rsidRPr="00415418" w:rsidRDefault="00463330" w:rsidP="005009D4">
      <w:pPr>
        <w:spacing w:before="120" w:after="120" w:line="480" w:lineRule="auto"/>
        <w:rPr>
          <w:rFonts w:ascii="Times New Roman" w:eastAsia="Times New Roman" w:hAnsi="Times New Roman" w:cs="Times New Roman"/>
          <w:color w:val="000000"/>
        </w:rPr>
      </w:pPr>
      <w:r w:rsidRPr="00415418">
        <w:rPr>
          <w:rFonts w:ascii="Times New Roman" w:eastAsia="Times New Roman" w:hAnsi="Times New Roman" w:cs="Times New Roman"/>
          <w:i/>
        </w:rPr>
        <w:t>Metabarcoding Data Generation</w:t>
      </w:r>
    </w:p>
    <w:p w14:paraId="395F9308" w14:textId="327006AF" w:rsidR="008C446A" w:rsidRPr="00415418" w:rsidRDefault="002E1D8B" w:rsidP="003C33C6">
      <w:pPr>
        <w:spacing w:line="480" w:lineRule="auto"/>
        <w:rPr>
          <w:rFonts w:ascii="Times New Roman" w:eastAsia="Times New Roman" w:hAnsi="Times New Roman" w:cs="Times New Roman"/>
        </w:rPr>
      </w:pPr>
      <w:r>
        <w:rPr>
          <w:rFonts w:ascii="Times New Roman" w:eastAsia="Times New Roman" w:hAnsi="Times New Roman" w:cs="Times New Roman"/>
        </w:rPr>
        <w:t>DNA</w:t>
      </w:r>
      <w:r w:rsidRPr="00415418">
        <w:rPr>
          <w:rFonts w:ascii="Times New Roman" w:eastAsia="Times New Roman" w:hAnsi="Times New Roman" w:cs="Times New Roman"/>
        </w:rPr>
        <w:t xml:space="preserve"> </w:t>
      </w:r>
      <w:r w:rsidR="00463330" w:rsidRPr="00415418">
        <w:rPr>
          <w:rFonts w:ascii="Times New Roman" w:eastAsia="Times New Roman" w:hAnsi="Times New Roman" w:cs="Times New Roman"/>
        </w:rPr>
        <w:t>sequences were generated from 84 ethanol-preserved samples as described in Gold et al.</w:t>
      </w:r>
      <w:r w:rsidR="00BE264A"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VlMmU3NTgtOTcyMy00NDI3LTkyMTYtZjUxOTczN2RlMDAw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1805151314"/>
          <w:placeholder>
            <w:docPart w:val="DefaultPlaceholder_-1854013440"/>
          </w:placeholder>
        </w:sdtPr>
        <w:sdtContent>
          <w:r w:rsidR="00840824" w:rsidRPr="00415418">
            <w:rPr>
              <w:rFonts w:ascii="Times New Roman" w:eastAsia="Times New Roman" w:hAnsi="Times New Roman" w:cs="Times New Roman"/>
              <w:color w:val="000000"/>
            </w:rPr>
            <w:t>[31]</w:t>
          </w:r>
        </w:sdtContent>
      </w:sdt>
      <w:r w:rsidR="00463330" w:rsidRPr="00415418">
        <w:rPr>
          <w:rFonts w:ascii="Times New Roman" w:eastAsia="Times New Roman" w:hAnsi="Times New Roman" w:cs="Times New Roman"/>
        </w:rPr>
        <w:t xml:space="preserve">. Briefly, ethanol samples were filtered onto 0.2 µm PVDF filters and were extracted using a Qiagen </w:t>
      </w:r>
      <w:proofErr w:type="spellStart"/>
      <w:r w:rsidR="00463330" w:rsidRPr="00415418">
        <w:rPr>
          <w:rFonts w:ascii="Times New Roman" w:eastAsia="Times New Roman" w:hAnsi="Times New Roman" w:cs="Times New Roman"/>
        </w:rPr>
        <w:t>DNeasy</w:t>
      </w:r>
      <w:proofErr w:type="spellEnd"/>
      <w:r w:rsidR="00463330" w:rsidRPr="00415418">
        <w:rPr>
          <w:rFonts w:ascii="Times New Roman" w:eastAsia="Times New Roman" w:hAnsi="Times New Roman" w:cs="Times New Roman"/>
        </w:rPr>
        <w:t xml:space="preserve"> Blood and Tissue kit. We then amplified three technical PCR replicates using a touchdown PCR and the </w:t>
      </w:r>
      <w:proofErr w:type="spellStart"/>
      <w:r w:rsidR="00463330" w:rsidRPr="00415418">
        <w:rPr>
          <w:rFonts w:ascii="Times New Roman" w:eastAsia="Times New Roman" w:hAnsi="Times New Roman" w:cs="Times New Roman"/>
        </w:rPr>
        <w:t>MiFish</w:t>
      </w:r>
      <w:proofErr w:type="spellEnd"/>
      <w:r w:rsidR="00463330" w:rsidRPr="00415418">
        <w:rPr>
          <w:rFonts w:ascii="Times New Roman" w:eastAsia="Times New Roman" w:hAnsi="Times New Roman" w:cs="Times New Roman"/>
        </w:rPr>
        <w:t xml:space="preserve"> Universal Teleost specific primer</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"/>
          <w:id w:val="1349054642"/>
          <w:placeholder>
            <w:docPart w:val="DefaultPlaceholder_-1854013440"/>
          </w:placeholder>
        </w:sdtPr>
        <w:sdtContent>
          <w:r w:rsidR="00840824" w:rsidRPr="00415418">
            <w:rPr>
              <w:rFonts w:ascii="Times New Roman" w:eastAsia="Times New Roman" w:hAnsi="Times New Roman" w:cs="Times New Roman"/>
              <w:color w:val="000000"/>
            </w:rPr>
            <w:t>[41]</w:t>
          </w:r>
        </w:sdtContent>
      </w:sdt>
      <w:r w:rsidR="00463330" w:rsidRPr="00415418">
        <w:rPr>
          <w:rFonts w:ascii="Times New Roman" w:eastAsia="Times New Roman" w:hAnsi="Times New Roman" w:cs="Times New Roman"/>
        </w:rPr>
        <w:t>. Both a negative control (molecular grade water instead of DNA extract) and two positive controls (DNA extract from non-native</w:t>
      </w:r>
      <w:r w:rsidR="00667B48" w:rsidRPr="00415418">
        <w:rPr>
          <w:rFonts w:ascii="Times New Roman" w:eastAsia="Times New Roman" w:hAnsi="Times New Roman" w:cs="Times New Roman"/>
        </w:rPr>
        <w:t>,</w:t>
      </w:r>
      <w:r w:rsidR="00463330" w:rsidRPr="00415418">
        <w:rPr>
          <w:rFonts w:ascii="Times New Roman" w:eastAsia="Times New Roman" w:hAnsi="Times New Roman" w:cs="Times New Roman"/>
        </w:rPr>
        <w:t xml:space="preserve"> non-target species)</w:t>
      </w:r>
      <w:r w:rsidR="00667B48" w:rsidRPr="00415418">
        <w:rPr>
          <w:rFonts w:ascii="Times New Roman" w:eastAsia="Times New Roman" w:hAnsi="Times New Roman" w:cs="Times New Roman"/>
        </w:rPr>
        <w:t xml:space="preserve"> were</w:t>
      </w:r>
      <w:r w:rsidR="00463330" w:rsidRPr="00415418">
        <w:rPr>
          <w:rFonts w:ascii="Times New Roman" w:eastAsia="Times New Roman" w:hAnsi="Times New Roman" w:cs="Times New Roman"/>
        </w:rPr>
        <w:t xml:space="preserve"> included alongside samples. Libraries were prepared using Illumina </w:t>
      </w:r>
      <w:proofErr w:type="spellStart"/>
      <w:r w:rsidR="00463330" w:rsidRPr="00415418">
        <w:rPr>
          <w:rFonts w:ascii="Times New Roman" w:eastAsia="Times New Roman" w:hAnsi="Times New Roman" w:cs="Times New Roman"/>
        </w:rPr>
        <w:t>Nextera</w:t>
      </w:r>
      <w:proofErr w:type="spellEnd"/>
      <w:r w:rsidR="00463330" w:rsidRPr="00415418">
        <w:rPr>
          <w:rFonts w:ascii="Times New Roman" w:eastAsia="Times New Roman" w:hAnsi="Times New Roman" w:cs="Times New Roman"/>
        </w:rPr>
        <w:t xml:space="preserve"> indices following the methods of </w:t>
      </w:r>
      <w:sdt>
        <w:sdtPr>
          <w:rPr>
            <w:rFonts w:ascii="Times New Roman" w:eastAsia="Times New Roman" w:hAnsi="Times New Roman" w:cs="Times New Roman"/>
            <w:color w:val="000000"/>
          </w:rPr>
          <w:tag w:val="MENDELEY_CITATION_v3_eyJjaXRhdGlvbklEIjoiTUVOREVMRVlfQ0lUQVRJT05fN2Y0OGRmNTYtYWE3NS00N2VjLWI0NTAtMzAzYTFmZTcyOGQw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
          <w:id w:val="795497296"/>
          <w:placeholder>
            <w:docPart w:val="DefaultPlaceholder_-1854013440"/>
          </w:placeholder>
        </w:sdtPr>
        <w:sdtContent>
          <w:r w:rsidR="00840824" w:rsidRPr="00415418">
            <w:rPr>
              <w:rFonts w:ascii="Times New Roman" w:eastAsia="Times New Roman" w:hAnsi="Times New Roman" w:cs="Times New Roman"/>
              <w:color w:val="000000"/>
            </w:rPr>
            <w:t>[42]</w:t>
          </w:r>
        </w:sdtContent>
      </w:sdt>
      <w:r w:rsidR="005009D4" w:rsidRPr="00415418">
        <w:rPr>
          <w:rFonts w:ascii="Times New Roman" w:eastAsia="Times New Roman" w:hAnsi="Times New Roman" w:cs="Times New Roman"/>
          <w:color w:val="000000"/>
        </w:rPr>
        <w:t xml:space="preserve"> </w:t>
      </w:r>
      <w:r w:rsidR="00463330" w:rsidRPr="00415418">
        <w:rPr>
          <w:rFonts w:ascii="Times New Roman" w:eastAsia="Times New Roman" w:hAnsi="Times New Roman" w:cs="Times New Roman"/>
        </w:rPr>
        <w:t xml:space="preserve">and sequenced on a </w:t>
      </w:r>
      <w:proofErr w:type="spellStart"/>
      <w:r w:rsidR="00463330" w:rsidRPr="00415418">
        <w:rPr>
          <w:rFonts w:ascii="Times New Roman" w:eastAsia="Times New Roman" w:hAnsi="Times New Roman" w:cs="Times New Roman"/>
        </w:rPr>
        <w:t>NextSeq</w:t>
      </w:r>
      <w:proofErr w:type="spellEnd"/>
      <w:r w:rsidR="00463330" w:rsidRPr="00415418">
        <w:rPr>
          <w:rFonts w:ascii="Times New Roman" w:eastAsia="Times New Roman" w:hAnsi="Times New Roman" w:cs="Times New Roman"/>
        </w:rPr>
        <w:t xml:space="preserve"> 2x 150 bp </w:t>
      </w:r>
      <w:r w:rsidR="00463330" w:rsidRPr="00415418">
        <w:rPr>
          <w:rFonts w:ascii="Times New Roman" w:eastAsia="Times New Roman" w:hAnsi="Times New Roman" w:cs="Times New Roman"/>
        </w:rPr>
        <w:lastRenderedPageBreak/>
        <w:t>mid output. Sequencing data was then processed using the</w:t>
      </w:r>
      <w:r w:rsidR="00463330" w:rsidRPr="00415418">
        <w:rPr>
          <w:rFonts w:ascii="Times New Roman" w:eastAsia="Times New Roman" w:hAnsi="Times New Roman" w:cs="Times New Roman"/>
          <w:i/>
        </w:rPr>
        <w:t xml:space="preserve"> Anacapa Toolkit</w:t>
      </w:r>
      <w:r w:rsidR="00463330"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jlmMWU5Y2QtMGQ2My00NTQwLTg2MWUtNGFkNGY4NTk2YTYy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
          <w:id w:val="2088950443"/>
          <w:placeholder>
            <w:docPart w:val="DefaultPlaceholder_-1854013440"/>
          </w:placeholder>
        </w:sdtPr>
        <w:sdtContent>
          <w:r w:rsidR="00840824" w:rsidRPr="00415418">
            <w:rPr>
              <w:rFonts w:ascii="Times New Roman" w:eastAsia="Times New Roman" w:hAnsi="Times New Roman" w:cs="Times New Roman"/>
              <w:color w:val="000000"/>
            </w:rPr>
            <w:t>[42]</w:t>
          </w:r>
        </w:sdtContent>
      </w:sdt>
      <w:r w:rsidR="00463330" w:rsidRPr="00415418">
        <w:rPr>
          <w:rFonts w:ascii="Times New Roman" w:eastAsia="Times New Roman" w:hAnsi="Times New Roman" w:cs="Times New Roman"/>
        </w:rPr>
        <w:t xml:space="preserve"> to conduct quality control, ASV dereplication, and taxonomic assignment. Sequences were annotated with the California fish specific reference database and a bootstrap confidence cutoff score of 60 following the methods of</w:t>
      </w:r>
      <w:r w:rsidR="00BE264A" w:rsidRPr="00415418">
        <w:rPr>
          <w:rFonts w:ascii="Times New Roman" w:eastAsia="Times New Roman" w:hAnsi="Times New Roman" w:cs="Times New Roman"/>
        </w:rPr>
        <w:t xml:space="preserve"> Gold et al.</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Y3OGE4ZGUtN2NhMy00NmE3LThjNTYtY2ZhZmNmYmVjYzFj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
          <w:id w:val="514740702"/>
          <w:placeholder>
            <w:docPart w:val="DefaultPlaceholder_-1854013440"/>
          </w:placeholder>
        </w:sdtPr>
        <w:sdtContent>
          <w:r w:rsidR="00840824" w:rsidRPr="00415418">
            <w:rPr>
              <w:rFonts w:ascii="Times New Roman" w:eastAsia="Times New Roman" w:hAnsi="Times New Roman" w:cs="Times New Roman"/>
              <w:color w:val="000000"/>
            </w:rPr>
            <w:t>[43]</w:t>
          </w:r>
        </w:sdtContent>
      </w:sdt>
      <w:r w:rsidR="00463330" w:rsidRPr="00415418">
        <w:rPr>
          <w:rFonts w:ascii="Times New Roman" w:eastAsia="Times New Roman" w:hAnsi="Times New Roman" w:cs="Times New Roman"/>
        </w:rPr>
        <w:t>. Eight technical replicates with either low sequencing depth (n&lt;30,000) or high dissimilarity (Bray Curtis dissimilarity &gt; 0.7) were removed.</w:t>
      </w:r>
    </w:p>
    <w:p w14:paraId="22987758" w14:textId="77777777" w:rsidR="008C446A" w:rsidRPr="00415418" w:rsidRDefault="0046333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Amplification Efficiency Estimation from Mock Communities</w:t>
      </w:r>
    </w:p>
    <w:p w14:paraId="14909010" w14:textId="3490D17D" w:rsidR="005E20CD" w:rsidRPr="00415418" w:rsidRDefault="00463330" w:rsidP="003C33C6">
      <w:pPr>
        <w:widowControl w:val="0"/>
        <w:spacing w:before="124" w:line="480" w:lineRule="auto"/>
        <w:ind w:right="39"/>
        <w:jc w:val="both"/>
        <w:rPr>
          <w:rFonts w:ascii="Times New Roman" w:eastAsia="Times New Roman" w:hAnsi="Times New Roman" w:cs="Times New Roman"/>
        </w:rPr>
      </w:pPr>
      <w:r w:rsidRPr="00415418">
        <w:rPr>
          <w:rFonts w:ascii="Times New Roman" w:eastAsia="Times New Roman" w:hAnsi="Times New Roman" w:cs="Times New Roman"/>
        </w:rPr>
        <w:t xml:space="preserve">We used a subset of the mock communities generated for Shelton et al. </w:t>
      </w:r>
      <w:sdt>
        <w:sdtPr>
          <w:rPr>
            <w:rFonts w:ascii="Times New Roman" w:eastAsia="Times New Roman" w:hAnsi="Times New Roman" w:cs="Times New Roman"/>
            <w:color w:val="000000"/>
          </w:rPr>
          <w:tag w:val="MENDELEY_CITATION_v3_eyJjaXRhdGlvbklEIjoiTUVOREVMRVlfQ0lUQVRJT05fYmEyNTVlZmYtN2U4MS00ZDE5LWE2NDItNDEzNzZjOWEyNTB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005899901"/>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00600CE4">
        <w:rPr>
          <w:rFonts w:ascii="Times New Roman" w:eastAsia="Times New Roman" w:hAnsi="Times New Roman" w:cs="Times New Roman"/>
          <w:color w:val="000000"/>
        </w:rPr>
        <w:t xml:space="preserve"> </w:t>
      </w:r>
      <w:r w:rsidRPr="00415418">
        <w:rPr>
          <w:rFonts w:ascii="Times New Roman" w:eastAsia="Times New Roman" w:hAnsi="Times New Roman" w:cs="Times New Roman"/>
        </w:rPr>
        <w:t>to estimate amplification efficiencies of relevant fish species. Mock communities included DNA from 5</w:t>
      </w:r>
      <w:r w:rsidR="007E3F9D">
        <w:rPr>
          <w:rFonts w:ascii="Times New Roman" w:eastAsia="Times New Roman" w:hAnsi="Times New Roman" w:cs="Times New Roman"/>
        </w:rPr>
        <w:t>7</w:t>
      </w:r>
      <w:r w:rsidRPr="00415418">
        <w:rPr>
          <w:rFonts w:ascii="Times New Roman" w:eastAsia="Times New Roman" w:hAnsi="Times New Roman" w:cs="Times New Roman"/>
        </w:rPr>
        <w:t xml:space="preserve"> voucher fish tissue samples, 17 of which were detected in the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metabarcoding data set, from the Scripps Institution of Oceanography Marine Vertebrate Collection. To accurately quantify input DNA for each species within the mock community,</w:t>
      </w:r>
      <w:r w:rsidR="005D3935" w:rsidRPr="00415418">
        <w:rPr>
          <w:rFonts w:ascii="Times New Roman" w:eastAsia="Times New Roman" w:hAnsi="Times New Roman" w:cs="Times New Roman"/>
        </w:rPr>
        <w:t xml:space="preserve"> we used a nested PCR strategy in which mock communities were generated </w:t>
      </w:r>
      <w:r w:rsidR="004F7835">
        <w:rPr>
          <w:rFonts w:ascii="Times New Roman" w:eastAsia="Times New Roman" w:hAnsi="Times New Roman" w:cs="Times New Roman"/>
        </w:rPr>
        <w:t>by</w:t>
      </w:r>
      <w:r w:rsidR="005D3935" w:rsidRPr="00415418">
        <w:rPr>
          <w:rFonts w:ascii="Times New Roman" w:eastAsia="Times New Roman" w:hAnsi="Times New Roman" w:cs="Times New Roman"/>
        </w:rPr>
        <w:t xml:space="preserve"> </w:t>
      </w:r>
      <w:r w:rsidR="006A50E3" w:rsidRPr="00415418">
        <w:rPr>
          <w:rFonts w:ascii="Times New Roman" w:eastAsia="Times New Roman" w:hAnsi="Times New Roman" w:cs="Times New Roman"/>
        </w:rPr>
        <w:t xml:space="preserve">pooling </w:t>
      </w:r>
      <w:r w:rsidR="00BE264A" w:rsidRPr="00415418">
        <w:rPr>
          <w:rFonts w:ascii="Times New Roman" w:eastAsia="Times New Roman" w:hAnsi="Times New Roman" w:cs="Times New Roman"/>
        </w:rPr>
        <w:t xml:space="preserve">resultant longer fragment </w:t>
      </w:r>
      <w:r w:rsidR="005D3935" w:rsidRPr="00415418">
        <w:rPr>
          <w:rFonts w:ascii="Times New Roman" w:eastAsia="Times New Roman" w:hAnsi="Times New Roman" w:cs="Times New Roman"/>
        </w:rPr>
        <w:t>PCR product</w:t>
      </w:r>
      <w:r w:rsidR="006A50E3" w:rsidRPr="00415418">
        <w:rPr>
          <w:rFonts w:ascii="Times New Roman" w:eastAsia="Times New Roman" w:hAnsi="Times New Roman" w:cs="Times New Roman"/>
        </w:rPr>
        <w:t>s of each species</w:t>
      </w:r>
      <w:r w:rsidR="005D3935" w:rsidRPr="00415418">
        <w:rPr>
          <w:rFonts w:ascii="Times New Roman" w:eastAsia="Times New Roman" w:hAnsi="Times New Roman" w:cs="Times New Roman"/>
        </w:rPr>
        <w:t xml:space="preserve"> rather than </w:t>
      </w:r>
      <w:r w:rsidR="006A50E3" w:rsidRPr="00415418">
        <w:rPr>
          <w:rFonts w:ascii="Times New Roman" w:eastAsia="Times New Roman" w:hAnsi="Times New Roman" w:cs="Times New Roman"/>
        </w:rPr>
        <w:t xml:space="preserve">by pooling </w:t>
      </w:r>
      <w:r w:rsidR="004F7835">
        <w:rPr>
          <w:rFonts w:ascii="Times New Roman" w:eastAsia="Times New Roman" w:hAnsi="Times New Roman" w:cs="Times New Roman"/>
        </w:rPr>
        <w:t xml:space="preserve">the </w:t>
      </w:r>
      <w:r w:rsidR="005D3935" w:rsidRPr="00415418">
        <w:rPr>
          <w:rFonts w:ascii="Times New Roman" w:eastAsia="Times New Roman" w:hAnsi="Times New Roman" w:cs="Times New Roman"/>
        </w:rPr>
        <w:t>total genomic DNA</w:t>
      </w:r>
      <w:r w:rsidR="006A50E3" w:rsidRPr="00415418">
        <w:rPr>
          <w:rFonts w:ascii="Times New Roman" w:eastAsia="Times New Roman" w:hAnsi="Times New Roman" w:cs="Times New Roman"/>
        </w:rPr>
        <w:t xml:space="preserve"> of each species</w:t>
      </w:r>
      <w:r w:rsidR="005D3935" w:rsidRPr="00415418">
        <w:rPr>
          <w:rFonts w:ascii="Times New Roman" w:eastAsia="Times New Roman" w:hAnsi="Times New Roman" w:cs="Times New Roman"/>
        </w:rPr>
        <w:t xml:space="preserve"> (which includes variable amounts of </w:t>
      </w:r>
      <w:proofErr w:type="spellStart"/>
      <w:r w:rsidR="005D3935" w:rsidRPr="00415418">
        <w:rPr>
          <w:rFonts w:ascii="Times New Roman" w:eastAsia="Times New Roman" w:hAnsi="Times New Roman" w:cs="Times New Roman"/>
        </w:rPr>
        <w:t>nDNA</w:t>
      </w:r>
      <w:proofErr w:type="spellEnd"/>
      <w:r w:rsidR="005D3935" w:rsidRPr="00415418">
        <w:rPr>
          <w:rFonts w:ascii="Times New Roman" w:eastAsia="Times New Roman" w:hAnsi="Times New Roman" w:cs="Times New Roman"/>
        </w:rPr>
        <w:t xml:space="preserve"> as well as bacterial and other source DNA). To </w:t>
      </w:r>
      <w:r w:rsidR="005A5F8A" w:rsidRPr="00415418">
        <w:rPr>
          <w:rFonts w:ascii="Times New Roman" w:eastAsia="Times New Roman" w:hAnsi="Times New Roman" w:cs="Times New Roman"/>
        </w:rPr>
        <w:t>implement ou</w:t>
      </w:r>
      <w:r w:rsidR="00F64566" w:rsidRPr="00415418">
        <w:rPr>
          <w:rFonts w:ascii="Times New Roman" w:eastAsia="Times New Roman" w:hAnsi="Times New Roman" w:cs="Times New Roman"/>
        </w:rPr>
        <w:t>r</w:t>
      </w:r>
      <w:r w:rsidR="005A5F8A" w:rsidRPr="00415418">
        <w:rPr>
          <w:rFonts w:ascii="Times New Roman" w:eastAsia="Times New Roman" w:hAnsi="Times New Roman" w:cs="Times New Roman"/>
        </w:rPr>
        <w:t xml:space="preserve"> nested PCR strategy, </w:t>
      </w:r>
      <w:r w:rsidRPr="00415418">
        <w:rPr>
          <w:rFonts w:ascii="Times New Roman" w:eastAsia="Times New Roman" w:hAnsi="Times New Roman" w:cs="Times New Roman"/>
        </w:rPr>
        <w:t xml:space="preserve">we first amplified a 612 bp fragment of the </w:t>
      </w:r>
      <w:r w:rsidRPr="00415418">
        <w:rPr>
          <w:rFonts w:ascii="Times New Roman" w:eastAsia="Times New Roman" w:hAnsi="Times New Roman" w:cs="Times New Roman"/>
          <w:i/>
        </w:rPr>
        <w:t>12S</w:t>
      </w:r>
      <w:r w:rsidR="00667B48"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rRNA gene that contains the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Universal Teleost </w:t>
      </w:r>
      <w:r w:rsidRPr="00415418">
        <w:rPr>
          <w:rFonts w:ascii="Times New Roman" w:eastAsia="Times New Roman" w:hAnsi="Times New Roman" w:cs="Times New Roman"/>
          <w:i/>
        </w:rPr>
        <w:t>12S</w:t>
      </w:r>
      <w:r w:rsidRPr="00415418">
        <w:rPr>
          <w:rFonts w:ascii="Times New Roman" w:eastAsia="Times New Roman" w:hAnsi="Times New Roman" w:cs="Times New Roman"/>
        </w:rPr>
        <w:t xml:space="preserve"> primer set</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"/>
          <w:id w:val="-220989525"/>
          <w:placeholder>
            <w:docPart w:val="DefaultPlaceholder_-1854013440"/>
          </w:placeholder>
        </w:sdtPr>
        <w:sdtContent>
          <w:r w:rsidR="00840824" w:rsidRPr="00415418">
            <w:rPr>
              <w:rFonts w:ascii="Times New Roman" w:eastAsia="Times New Roman" w:hAnsi="Times New Roman" w:cs="Times New Roman"/>
              <w:color w:val="000000"/>
            </w:rPr>
            <w:t>[44]</w:t>
          </w:r>
        </w:sdtContent>
      </w:sdt>
      <w:r w:rsidRPr="00415418">
        <w:rPr>
          <w:rFonts w:ascii="Times New Roman" w:eastAsia="Times New Roman" w:hAnsi="Times New Roman" w:cs="Times New Roman"/>
        </w:rPr>
        <w:t xml:space="preserve">, and quantified the resulting PCR products using the </w:t>
      </w:r>
      <w:proofErr w:type="spellStart"/>
      <w:r w:rsidRPr="00415418">
        <w:rPr>
          <w:rFonts w:ascii="Times New Roman" w:eastAsia="Times New Roman" w:hAnsi="Times New Roman" w:cs="Times New Roman"/>
        </w:rPr>
        <w:t>QuBit</w:t>
      </w:r>
      <w:proofErr w:type="spellEnd"/>
      <w:r w:rsidRPr="00415418">
        <w:rPr>
          <w:rFonts w:ascii="Times New Roman" w:eastAsia="Times New Roman" w:hAnsi="Times New Roman" w:cs="Times New Roman"/>
        </w:rPr>
        <w:t xml:space="preserve"> Broad Range dsDNA assay (</w:t>
      </w:r>
      <w:proofErr w:type="spellStart"/>
      <w:r w:rsidRPr="00415418">
        <w:rPr>
          <w:rFonts w:ascii="Times New Roman" w:eastAsia="Times New Roman" w:hAnsi="Times New Roman" w:cs="Times New Roman"/>
        </w:rPr>
        <w:t>Thermofisher</w:t>
      </w:r>
      <w:proofErr w:type="spellEnd"/>
      <w:r w:rsidRPr="00415418">
        <w:rPr>
          <w:rFonts w:ascii="Times New Roman" w:eastAsia="Times New Roman" w:hAnsi="Times New Roman" w:cs="Times New Roman"/>
        </w:rPr>
        <w:t xml:space="preserve"> Scientific, Inc.</w:t>
      </w:r>
      <w:proofErr w:type="gramStart"/>
      <w:r w:rsidRPr="00415418">
        <w:rPr>
          <w:rFonts w:ascii="Times New Roman" w:eastAsia="Times New Roman" w:hAnsi="Times New Roman" w:cs="Times New Roman"/>
        </w:rPr>
        <w:t>)</w:t>
      </w:r>
      <w:r w:rsidR="005A5F8A" w:rsidRPr="00415418">
        <w:rPr>
          <w:rFonts w:ascii="Times New Roman" w:eastAsia="Times New Roman" w:hAnsi="Times New Roman" w:cs="Times New Roman"/>
        </w:rPr>
        <w:t>;</w:t>
      </w:r>
      <w:proofErr w:type="gramEnd"/>
      <w:r w:rsidR="005A5F8A" w:rsidRPr="00415418">
        <w:rPr>
          <w:rFonts w:ascii="Times New Roman" w:eastAsia="Times New Roman" w:hAnsi="Times New Roman" w:cs="Times New Roman"/>
        </w:rPr>
        <w:t xml:space="preserve"> </w:t>
      </w:r>
      <w:r w:rsidRPr="00415418">
        <w:rPr>
          <w:rFonts w:ascii="Times New Roman" w:eastAsia="Times New Roman" w:hAnsi="Times New Roman" w:cs="Times New Roman"/>
        </w:rPr>
        <w:t>this yielded measurements of species-specific, amplifiable DNA</w:t>
      </w:r>
      <w:r w:rsidR="005D3935"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Using this known-concentration DNA we generated 9 distinct mock communities </w:t>
      </w:r>
      <w:r w:rsidR="005A5F8A" w:rsidRPr="00415418">
        <w:rPr>
          <w:rFonts w:ascii="Times New Roman" w:eastAsia="Times New Roman" w:hAnsi="Times New Roman" w:cs="Times New Roman"/>
        </w:rPr>
        <w:t xml:space="preserve">by pooling long fragment PCR products </w:t>
      </w:r>
      <w:r w:rsidRPr="00415418">
        <w:rPr>
          <w:rFonts w:ascii="Times New Roman" w:eastAsia="Times New Roman" w:hAnsi="Times New Roman" w:cs="Times New Roman"/>
        </w:rPr>
        <w:t xml:space="preserve">comprising three distinct sets of species and three abundance distributions (See Table </w:t>
      </w:r>
      <w:r w:rsidR="00EC313F" w:rsidRPr="00415418">
        <w:rPr>
          <w:rFonts w:ascii="Times New Roman" w:eastAsia="Times New Roman" w:hAnsi="Times New Roman" w:cs="Times New Roman"/>
        </w:rPr>
        <w:t>S1</w:t>
      </w:r>
      <w:r w:rsidRPr="00415418">
        <w:rPr>
          <w:rFonts w:ascii="Times New Roman" w:eastAsia="Times New Roman" w:hAnsi="Times New Roman" w:cs="Times New Roman"/>
        </w:rPr>
        <w:t xml:space="preserve">). </w:t>
      </w:r>
      <w:r w:rsidR="005A5F8A" w:rsidRPr="00415418">
        <w:rPr>
          <w:rFonts w:ascii="Times New Roman" w:eastAsia="Times New Roman" w:hAnsi="Times New Roman" w:cs="Times New Roman"/>
        </w:rPr>
        <w:t>Pooled m</w:t>
      </w:r>
      <w:r w:rsidRPr="00415418">
        <w:rPr>
          <w:rFonts w:ascii="Times New Roman" w:eastAsia="Times New Roman" w:hAnsi="Times New Roman" w:cs="Times New Roman"/>
        </w:rPr>
        <w:t xml:space="preserve">ock communities were using the </w:t>
      </w:r>
      <w:proofErr w:type="spellStart"/>
      <w:r w:rsidRPr="00415418">
        <w:rPr>
          <w:rFonts w:ascii="Times New Roman" w:eastAsia="Times New Roman" w:hAnsi="Times New Roman" w:cs="Times New Roman"/>
        </w:rPr>
        <w:t>QuBit</w:t>
      </w:r>
      <w:proofErr w:type="spellEnd"/>
      <w:r w:rsidRPr="00415418">
        <w:rPr>
          <w:rFonts w:ascii="Times New Roman" w:eastAsia="Times New Roman" w:hAnsi="Times New Roman" w:cs="Times New Roman"/>
        </w:rPr>
        <w:t xml:space="preserve"> Broad Range dsDNA assay (estimated concentrations ranged from 8-12 ng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and then diluted serially by a 1:10 dilution down to 10</w:t>
      </w:r>
      <w:r w:rsidRPr="00415418">
        <w:rPr>
          <w:rFonts w:ascii="Times New Roman" w:eastAsia="Times New Roman" w:hAnsi="Times New Roman" w:cs="Times New Roman"/>
          <w:vertAlign w:val="superscript"/>
        </w:rPr>
        <w:t>-8</w:t>
      </w:r>
      <w:r w:rsidRPr="00415418">
        <w:rPr>
          <w:rFonts w:ascii="Times New Roman" w:eastAsia="Times New Roman" w:hAnsi="Times New Roman" w:cs="Times New Roman"/>
        </w:rPr>
        <w:t xml:space="preserve"> original concentration. </w:t>
      </w:r>
      <w:r w:rsidR="005A5F8A" w:rsidRPr="00415418">
        <w:rPr>
          <w:rFonts w:ascii="Times New Roman" w:eastAsia="Times New Roman" w:hAnsi="Times New Roman" w:cs="Times New Roman"/>
        </w:rPr>
        <w:t>We then c</w:t>
      </w:r>
      <w:r w:rsidR="005E20CD" w:rsidRPr="00415418">
        <w:rPr>
          <w:rFonts w:ascii="Times New Roman" w:eastAsia="Times New Roman" w:hAnsi="Times New Roman" w:cs="Times New Roman"/>
        </w:rPr>
        <w:t xml:space="preserve">onverted ng </w:t>
      </w:r>
      <w:r w:rsidR="00F64566" w:rsidRPr="00415418">
        <w:rPr>
          <w:rFonts w:ascii="Times New Roman" w:eastAsia="Times New Roman" w:hAnsi="Times New Roman" w:cs="Times New Roman"/>
        </w:rPr>
        <w:t>µL</w:t>
      </w:r>
      <w:r w:rsidR="00F64566" w:rsidRPr="00415418">
        <w:rPr>
          <w:rFonts w:ascii="Times New Roman" w:eastAsia="Times New Roman" w:hAnsi="Times New Roman" w:cs="Times New Roman"/>
          <w:vertAlign w:val="superscript"/>
        </w:rPr>
        <w:t>-1</w:t>
      </w:r>
      <w:r w:rsidR="005E20CD" w:rsidRPr="00415418">
        <w:rPr>
          <w:rFonts w:ascii="Times New Roman" w:eastAsia="Times New Roman" w:hAnsi="Times New Roman" w:cs="Times New Roman"/>
        </w:rPr>
        <w:t xml:space="preserve"> </w:t>
      </w:r>
      <w:r w:rsidR="00F64566" w:rsidRPr="00415418">
        <w:rPr>
          <w:rFonts w:ascii="Times New Roman" w:eastAsia="Times New Roman" w:hAnsi="Times New Roman" w:cs="Times New Roman"/>
        </w:rPr>
        <w:t>to copies µL</w:t>
      </w:r>
      <w:r w:rsidR="00F64566" w:rsidRPr="00415418">
        <w:rPr>
          <w:rFonts w:ascii="Times New Roman" w:eastAsia="Times New Roman" w:hAnsi="Times New Roman" w:cs="Times New Roman"/>
          <w:vertAlign w:val="superscript"/>
        </w:rPr>
        <w:t xml:space="preserve">-1 </w:t>
      </w:r>
      <w:r w:rsidR="005E20CD" w:rsidRPr="00415418">
        <w:rPr>
          <w:rFonts w:ascii="Times New Roman" w:eastAsia="Times New Roman" w:hAnsi="Times New Roman" w:cs="Times New Roman"/>
        </w:rPr>
        <w:t xml:space="preserve">using the following equation: </w:t>
      </w:r>
    </w:p>
    <w:p w14:paraId="4BB3FDDB" w14:textId="28E2E5B8" w:rsidR="005E20CD" w:rsidRPr="00415418" w:rsidRDefault="00902B02" w:rsidP="003C33C6">
      <w:pPr>
        <w:widowControl w:val="0"/>
        <w:spacing w:before="124" w:line="480" w:lineRule="auto"/>
        <w:ind w:right="39"/>
        <w:jc w:val="both"/>
        <w:rPr>
          <w:rFonts w:ascii="Times New Roman" w:eastAsia="Times New Roman" w:hAnsi="Times New Roman" w:cs="Times New Roman"/>
        </w:rPr>
      </w:pPr>
      <m:oMathPara>
        <m:oMath>
          <m:r>
            <m:rPr>
              <m:nor/>
            </m:rPr>
            <w:rPr>
              <w:rFonts w:ascii="Times New Roman" w:eastAsia="Times New Roman" w:hAnsi="Times New Roman" w:cs="Times New Roman"/>
            </w:rPr>
            <w:lastRenderedPageBreak/>
            <m:t>Copies</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µL</m:t>
              </m:r>
            </m:e>
            <m:sup>
              <m:r>
                <m:rPr>
                  <m:nor/>
                </m:rPr>
                <w:rPr>
                  <w:rFonts w:ascii="Times New Roman" w:eastAsia="Times New Roman" w:hAnsi="Times New Roman" w:cs="Times New Roman"/>
                </w:rPr>
                <m:t>-1</m:t>
              </m:r>
            </m:sup>
          </m:sSup>
          <m:r>
            <m:rPr>
              <m:nor/>
            </m:rPr>
            <w:rPr>
              <w:rFonts w:ascii="Times New Roman" w:eastAsia="Times New Roman" w:hAnsi="Times New Roman" w:cs="Times New Roman"/>
              <w:vertAlign w:val="superscript"/>
            </w:rPr>
            <m:t xml:space="preserve"> </m:t>
          </m:r>
          <m:r>
            <m:rPr>
              <m:nor/>
            </m:rPr>
            <w:rPr>
              <w:rFonts w:ascii="Times New Roman" w:eastAsia="Times New Roman" w:hAnsi="Times New Roman" w:cs="Times New Roman"/>
            </w:rPr>
            <m:t>=</m:t>
          </m:r>
          <m:r>
            <m:rPr>
              <m:sty m:val="p"/>
            </m:rPr>
            <w:rPr>
              <w:rFonts w:ascii="Cambria Math" w:eastAsia="Times New Roman" w:hAnsi="Cambria Math" w:cs="Times New Roman"/>
            </w:rPr>
            <m:t xml:space="preserve"> </m:t>
          </m:r>
          <m:f>
            <m:fPr>
              <m:ctrlPr>
                <w:rPr>
                  <w:rFonts w:ascii="Cambria Math" w:eastAsia="Times New Roman" w:hAnsi="Cambria Math" w:cs="Times New Roman"/>
                </w:rPr>
              </m:ctrlPr>
            </m:fPr>
            <m:num>
              <m:r>
                <m:rPr>
                  <m:nor/>
                </m:rPr>
                <w:rPr>
                  <w:rFonts w:ascii="Times New Roman" w:eastAsia="Times New Roman" w:hAnsi="Times New Roman" w:cs="Times New Roman"/>
                </w:rPr>
                <m:t>QuBit Concentration</m:t>
              </m:r>
              <m:r>
                <m:rPr>
                  <m:sty m:val="p"/>
                </m:rPr>
                <w:rPr>
                  <w:rFonts w:ascii="Cambria Math" w:eastAsia="Times New Roman" w:hAnsi="Cambria Math" w:cs="Times New Roman"/>
                </w:rPr>
                <m:t xml:space="preserve"> </m:t>
              </m:r>
              <m:d>
                <m:dPr>
                  <m:begChr m:val="["/>
                  <m:endChr m:val="]"/>
                  <m:ctrlPr>
                    <w:rPr>
                      <w:rFonts w:ascii="Cambria Math" w:eastAsia="Times New Roman" w:hAnsi="Cambria Math" w:cs="Times New Roman"/>
                    </w:rPr>
                  </m:ctrlPr>
                </m:dPr>
                <m:e>
                  <m:r>
                    <m:rPr>
                      <m:nor/>
                    </m:rPr>
                    <w:rPr>
                      <w:rFonts w:ascii="Times New Roman" w:eastAsia="Times New Roman" w:hAnsi="Times New Roman" w:cs="Times New Roman"/>
                    </w:rPr>
                    <m:t>ng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µL</m:t>
                      </m:r>
                    </m:e>
                    <m:sup>
                      <m:r>
                        <m:rPr>
                          <m:nor/>
                        </m:rPr>
                        <w:rPr>
                          <w:rFonts w:ascii="Times New Roman" w:eastAsia="Times New Roman" w:hAnsi="Times New Roman" w:cs="Times New Roman"/>
                        </w:rPr>
                        <m:t>-1</m:t>
                      </m:r>
                    </m:sup>
                  </m:sSup>
                </m:e>
              </m:d>
              <m:r>
                <m:rPr>
                  <m:nor/>
                </m:rPr>
                <w:rPr>
                  <w:rFonts w:ascii="Times New Roman" w:eastAsia="Times New Roman" w:hAnsi="Times New Roman" w:cs="Times New Roman"/>
                </w:rPr>
                <m:t>*6.022x</m:t>
              </m:r>
              <m:sSup>
                <m:sSupPr>
                  <m:ctrlPr>
                    <w:rPr>
                      <w:rFonts w:ascii="Cambria Math" w:eastAsia="Times New Roman" w:hAnsi="Cambria Math" w:cs="Times New Roman"/>
                    </w:rPr>
                  </m:ctrlPr>
                </m:sSupPr>
                <m:e>
                  <m:r>
                    <m:rPr>
                      <m:nor/>
                    </m:rPr>
                    <w:rPr>
                      <w:rFonts w:ascii="Times New Roman" w:eastAsia="Times New Roman" w:hAnsi="Times New Roman" w:cs="Times New Roman"/>
                    </w:rPr>
                    <m:t>10</m:t>
                  </m:r>
                </m:e>
                <m:sup>
                  <m:r>
                    <m:rPr>
                      <m:nor/>
                    </m:rPr>
                    <w:rPr>
                      <w:rFonts w:ascii="Times New Roman" w:eastAsia="Times New Roman" w:hAnsi="Times New Roman" w:cs="Times New Roman"/>
                    </w:rPr>
                    <m:t>23</m:t>
                  </m:r>
                </m:sup>
              </m:sSup>
              <m:r>
                <m:rPr>
                  <m:nor/>
                </m:rPr>
                <w:rPr>
                  <w:rFonts w:ascii="Times New Roman" w:eastAsia="Times New Roman" w:hAnsi="Times New Roman" w:cs="Times New Roman"/>
                </w:rPr>
                <m:t xml:space="preserve"> [molecules</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mol</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m:t>
              </m:r>
            </m:num>
            <m:den>
              <m:r>
                <m:rPr>
                  <m:nor/>
                </m:rPr>
                <w:rPr>
                  <w:rFonts w:ascii="Times New Roman" w:eastAsia="Times New Roman" w:hAnsi="Times New Roman" w:cs="Times New Roman"/>
                </w:rPr>
                <m:t>612 [bp] * 650 [g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mol</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bp</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 *(1x</m:t>
              </m:r>
              <m:sSup>
                <m:sSupPr>
                  <m:ctrlPr>
                    <w:rPr>
                      <w:rFonts w:ascii="Cambria Math" w:eastAsia="Times New Roman" w:hAnsi="Cambria Math" w:cs="Times New Roman"/>
                    </w:rPr>
                  </m:ctrlPr>
                </m:sSupPr>
                <m:e>
                  <m:r>
                    <m:rPr>
                      <m:nor/>
                    </m:rPr>
                    <w:rPr>
                      <w:rFonts w:ascii="Times New Roman" w:eastAsia="Times New Roman" w:hAnsi="Times New Roman" w:cs="Times New Roman"/>
                    </w:rPr>
                    <m:t>10</m:t>
                  </m:r>
                </m:e>
                <m:sup>
                  <m:r>
                    <m:rPr>
                      <m:nor/>
                    </m:rPr>
                    <w:rPr>
                      <w:rFonts w:ascii="Times New Roman" w:eastAsia="Times New Roman" w:hAnsi="Times New Roman" w:cs="Times New Roman"/>
                    </w:rPr>
                    <m:t>9</m:t>
                  </m:r>
                </m:sup>
              </m:sSup>
              <m:r>
                <m:rPr>
                  <m:nor/>
                </m:rPr>
                <w:rPr>
                  <w:rFonts w:ascii="Times New Roman" w:eastAsia="Times New Roman" w:hAnsi="Times New Roman" w:cs="Times New Roman"/>
                </w:rPr>
                <m:t xml:space="preserve"> [ng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g</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m:t>
              </m:r>
            </m:den>
          </m:f>
        </m:oMath>
      </m:oMathPara>
    </w:p>
    <w:p w14:paraId="4E2731DA" w14:textId="3723FCB7" w:rsidR="008C446A" w:rsidRPr="00415418" w:rsidRDefault="00463330" w:rsidP="00902B02">
      <w:pPr>
        <w:widowControl w:val="0"/>
        <w:spacing w:before="124" w:line="480" w:lineRule="auto"/>
        <w:ind w:right="39"/>
        <w:jc w:val="both"/>
        <w:rPr>
          <w:rFonts w:ascii="Times New Roman" w:eastAsia="Times New Roman" w:hAnsi="Times New Roman" w:cs="Times New Roman"/>
        </w:rPr>
      </w:pPr>
      <w:r w:rsidRPr="00415418">
        <w:rPr>
          <w:rFonts w:ascii="Times New Roman" w:eastAsia="Times New Roman" w:hAnsi="Times New Roman" w:cs="Times New Roman"/>
        </w:rPr>
        <w:t>Finally, input concentrations of 380-600 DNA copies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for each total community were loaded in the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Universal Teleost </w:t>
      </w:r>
      <w:r w:rsidRPr="00415418">
        <w:rPr>
          <w:rFonts w:ascii="Times New Roman" w:eastAsia="Times New Roman" w:hAnsi="Times New Roman" w:cs="Times New Roman"/>
          <w:i/>
        </w:rPr>
        <w:t>12S</w:t>
      </w:r>
      <w:r w:rsidRPr="00415418">
        <w:rPr>
          <w:rFonts w:ascii="Times New Roman" w:eastAsia="Times New Roman" w:hAnsi="Times New Roman" w:cs="Times New Roman"/>
        </w:rPr>
        <w:t xml:space="preserve"> PCR step</w:t>
      </w:r>
      <w:r w:rsidR="00F64566" w:rsidRPr="00415418">
        <w:rPr>
          <w:rFonts w:ascii="Times New Roman" w:eastAsia="Times New Roman" w:hAnsi="Times New Roman" w:cs="Times New Roman"/>
        </w:rPr>
        <w:t xml:space="preserve"> </w:t>
      </w:r>
      <w:r w:rsidRPr="00415418">
        <w:rPr>
          <w:rFonts w:ascii="Times New Roman" w:eastAsia="Times New Roman" w:hAnsi="Times New Roman" w:cs="Times New Roman"/>
        </w:rPr>
        <w:t>(Table S</w:t>
      </w:r>
      <w:r w:rsidR="00EC313F" w:rsidRPr="00415418">
        <w:rPr>
          <w:rFonts w:ascii="Times New Roman" w:eastAsia="Times New Roman" w:hAnsi="Times New Roman" w:cs="Times New Roman"/>
        </w:rPr>
        <w:t>2</w:t>
      </w:r>
      <w:r w:rsidRPr="00415418">
        <w:rPr>
          <w:rFonts w:ascii="Times New Roman" w:eastAsia="Times New Roman" w:hAnsi="Times New Roman" w:cs="Times New Roman"/>
        </w:rPr>
        <w:t>).</w:t>
      </w:r>
      <w:r w:rsidR="00F64566" w:rsidRPr="00415418">
        <w:rPr>
          <w:rFonts w:ascii="Times New Roman" w:eastAsia="Times New Roman" w:hAnsi="Times New Roman" w:cs="Times New Roman"/>
        </w:rPr>
        <w:t xml:space="preserve"> </w:t>
      </w:r>
      <w:r w:rsidRPr="00415418">
        <w:rPr>
          <w:rFonts w:ascii="Times New Roman" w:eastAsia="Times New Roman" w:hAnsi="Times New Roman" w:cs="Times New Roman"/>
        </w:rPr>
        <w:t>Given this design, each mock community had a different number of DNA molecules per species.</w:t>
      </w:r>
      <w:r w:rsidR="00902B02"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We </w:t>
      </w:r>
      <w:r w:rsidR="00902B02" w:rsidRPr="00415418">
        <w:rPr>
          <w:rFonts w:ascii="Times New Roman" w:eastAsia="Times New Roman" w:hAnsi="Times New Roman" w:cs="Times New Roman"/>
        </w:rPr>
        <w:t xml:space="preserve">then </w:t>
      </w:r>
      <w:r w:rsidRPr="00415418">
        <w:rPr>
          <w:rFonts w:ascii="Times New Roman" w:eastAsia="Times New Roman" w:hAnsi="Times New Roman" w:cs="Times New Roman"/>
        </w:rPr>
        <w:t xml:space="preserve">amplified each of the mock communities in triplicate with the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Universal Teleost </w:t>
      </w:r>
      <w:r w:rsidRPr="00415418">
        <w:rPr>
          <w:rFonts w:ascii="Times New Roman" w:eastAsia="Times New Roman" w:hAnsi="Times New Roman" w:cs="Times New Roman"/>
          <w:i/>
        </w:rPr>
        <w:t xml:space="preserve">12S </w:t>
      </w:r>
      <w:r w:rsidRPr="00415418">
        <w:rPr>
          <w:rFonts w:ascii="Times New Roman" w:eastAsia="Times New Roman" w:hAnsi="Times New Roman" w:cs="Times New Roman"/>
        </w:rPr>
        <w:t>following the methods of Curd et al</w:t>
      </w:r>
      <w:r w:rsidR="00902B0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TlkNDgwYTUtOTc3NS00ZGY5LTk1ZTItN2I0YzVmMmM4Njk0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
          <w:id w:val="-962958996"/>
          <w:placeholder>
            <w:docPart w:val="DefaultPlaceholder_-1854013440"/>
          </w:placeholder>
        </w:sdtPr>
        <w:sdtContent>
          <w:r w:rsidR="00840824" w:rsidRPr="00415418">
            <w:rPr>
              <w:rFonts w:ascii="Times New Roman" w:eastAsia="Times New Roman" w:hAnsi="Times New Roman" w:cs="Times New Roman"/>
              <w:color w:val="000000"/>
            </w:rPr>
            <w:t>[42]</w:t>
          </w:r>
        </w:sdtContent>
      </w:sdt>
      <w:r w:rsidR="00902B02" w:rsidRPr="00415418">
        <w:rPr>
          <w:rFonts w:ascii="Times New Roman" w:eastAsia="Times New Roman" w:hAnsi="Times New Roman" w:cs="Times New Roman"/>
        </w:rPr>
        <w:t>, targeting</w:t>
      </w:r>
      <w:r w:rsidR="00F64566" w:rsidRPr="00415418">
        <w:rPr>
          <w:rFonts w:ascii="Times New Roman" w:eastAsia="Times New Roman" w:hAnsi="Times New Roman" w:cs="Times New Roman"/>
        </w:rPr>
        <w:t xml:space="preserve"> a 18</w:t>
      </w:r>
      <w:r w:rsidR="0001355D">
        <w:rPr>
          <w:rFonts w:ascii="Times New Roman" w:eastAsia="Times New Roman" w:hAnsi="Times New Roman" w:cs="Times New Roman"/>
        </w:rPr>
        <w:t>5</w:t>
      </w:r>
      <w:r w:rsidR="00F64566" w:rsidRPr="00415418">
        <w:rPr>
          <w:rFonts w:ascii="Times New Roman" w:eastAsia="Times New Roman" w:hAnsi="Times New Roman" w:cs="Times New Roman"/>
        </w:rPr>
        <w:t xml:space="preserve"> bp fragment within the larger 612 bp </w:t>
      </w:r>
      <w:r w:rsidR="00B8552C" w:rsidRPr="00415418">
        <w:rPr>
          <w:rFonts w:ascii="Times New Roman" w:eastAsia="Times New Roman" w:hAnsi="Times New Roman" w:cs="Times New Roman"/>
        </w:rPr>
        <w:t xml:space="preserve">PCR </w:t>
      </w:r>
      <w:r w:rsidR="00F64566" w:rsidRPr="00415418">
        <w:rPr>
          <w:rFonts w:ascii="Times New Roman" w:eastAsia="Times New Roman" w:hAnsi="Times New Roman" w:cs="Times New Roman"/>
        </w:rPr>
        <w:t>fragment</w:t>
      </w:r>
      <w:r w:rsidR="00B8552C" w:rsidRPr="00415418">
        <w:rPr>
          <w:rFonts w:ascii="Times New Roman" w:eastAsia="Times New Roman" w:hAnsi="Times New Roman" w:cs="Times New Roman"/>
        </w:rPr>
        <w:t xml:space="preserve"> used to generate the mock communities</w:t>
      </w:r>
      <w:r w:rsidRPr="00415418">
        <w:rPr>
          <w:rFonts w:ascii="Times New Roman" w:eastAsia="Times New Roman" w:hAnsi="Times New Roman" w:cs="Times New Roman"/>
        </w:rPr>
        <w:t xml:space="preserve">. </w:t>
      </w:r>
      <w:r w:rsidR="00ED2C4A" w:rsidRPr="00415418">
        <w:rPr>
          <w:rFonts w:ascii="Times New Roman" w:eastAsia="Times New Roman" w:hAnsi="Times New Roman" w:cs="Times New Roman"/>
        </w:rPr>
        <w:t xml:space="preserve">Each triplicate PCR technical replicate was then treated as a unique library and sequenced separately. </w:t>
      </w:r>
      <w:r w:rsidRPr="00415418">
        <w:rPr>
          <w:rFonts w:ascii="Times New Roman" w:eastAsia="Times New Roman" w:hAnsi="Times New Roman" w:cs="Times New Roman"/>
        </w:rPr>
        <w:t xml:space="preserve">Metabarcoding libraries were </w:t>
      </w:r>
      <w:r w:rsidR="00B8552C" w:rsidRPr="00415418">
        <w:rPr>
          <w:rFonts w:ascii="Times New Roman" w:eastAsia="Times New Roman" w:hAnsi="Times New Roman" w:cs="Times New Roman"/>
        </w:rPr>
        <w:t xml:space="preserve">then </w:t>
      </w:r>
      <w:r w:rsidRPr="00415418">
        <w:rPr>
          <w:rFonts w:ascii="Times New Roman" w:eastAsia="Times New Roman" w:hAnsi="Times New Roman" w:cs="Times New Roman"/>
        </w:rPr>
        <w:t xml:space="preserve">prepared and sequenced on a </w:t>
      </w:r>
      <w:proofErr w:type="spellStart"/>
      <w:r w:rsidRPr="00415418">
        <w:rPr>
          <w:rFonts w:ascii="Times New Roman" w:eastAsia="Times New Roman" w:hAnsi="Times New Roman" w:cs="Times New Roman"/>
        </w:rPr>
        <w:t>MiSeq</w:t>
      </w:r>
      <w:proofErr w:type="spellEnd"/>
      <w:r w:rsidRPr="00415418">
        <w:rPr>
          <w:rFonts w:ascii="Times New Roman" w:eastAsia="Times New Roman" w:hAnsi="Times New Roman" w:cs="Times New Roman"/>
        </w:rPr>
        <w:t xml:space="preserve"> platform using a v3 600 cartridge following the methods of Gold et al</w:t>
      </w:r>
      <w:r w:rsidR="00902B0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UxYWM4ZGEtYTkyNS00M2YyLWIyMTEtYjYyOWJhMTViM2Q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
          <w:id w:val="-725136193"/>
          <w:placeholder>
            <w:docPart w:val="DefaultPlaceholder_-1854013440"/>
          </w:placeholder>
        </w:sdtPr>
        <w:sdtContent>
          <w:r w:rsidR="00840824" w:rsidRPr="00415418">
            <w:rPr>
              <w:rFonts w:ascii="Times New Roman" w:eastAsia="Times New Roman" w:hAnsi="Times New Roman" w:cs="Times New Roman"/>
              <w:color w:val="000000"/>
            </w:rPr>
            <w:t>[43]</w:t>
          </w:r>
        </w:sdtContent>
      </w:sdt>
      <w:r w:rsidRPr="00415418">
        <w:rPr>
          <w:rFonts w:ascii="Times New Roman" w:eastAsia="Times New Roman" w:hAnsi="Times New Roman" w:cs="Times New Roman"/>
        </w:rPr>
        <w:t xml:space="preserve">. Resulting sequences were processed using the </w:t>
      </w:r>
      <w:r w:rsidRPr="00415418">
        <w:rPr>
          <w:rFonts w:ascii="Times New Roman" w:eastAsia="Times New Roman" w:hAnsi="Times New Roman" w:cs="Times New Roman"/>
          <w:i/>
        </w:rPr>
        <w:t xml:space="preserve">Anacapa Toolkit </w:t>
      </w:r>
      <w:r w:rsidRPr="00415418">
        <w:rPr>
          <w:rFonts w:ascii="Times New Roman" w:eastAsia="Times New Roman" w:hAnsi="Times New Roman" w:cs="Times New Roman"/>
        </w:rPr>
        <w:t xml:space="preserve">using the global </w:t>
      </w:r>
      <w:r w:rsidRPr="00415418">
        <w:rPr>
          <w:rFonts w:ascii="Times New Roman" w:eastAsia="Times New Roman" w:hAnsi="Times New Roman" w:cs="Times New Roman"/>
          <w:i/>
        </w:rPr>
        <w:t xml:space="preserve">CRUX </w:t>
      </w:r>
      <w:r w:rsidRPr="00415418">
        <w:rPr>
          <w:rFonts w:ascii="Times New Roman" w:eastAsia="Times New Roman" w:hAnsi="Times New Roman" w:cs="Times New Roman"/>
        </w:rPr>
        <w:t xml:space="preserve">generated reference database given the broad geographic distribution of species and a taxonomic cutoff score of 60 from Gold </w:t>
      </w:r>
      <w:r w:rsidRPr="00415418">
        <w:rPr>
          <w:rFonts w:ascii="Times New Roman" w:eastAsia="Times New Roman" w:hAnsi="Times New Roman" w:cs="Times New Roman"/>
          <w:iCs/>
        </w:rPr>
        <w:t>et al.</w:t>
      </w:r>
      <w:r w:rsidR="00902B0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mViZDZiMzQtMWQ0OS00YTVhLWE3YzAtMmRjNjQwOTMwZTI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
          <w:id w:val="1411883329"/>
          <w:placeholder>
            <w:docPart w:val="5C816263D661F14293B5A94257635464"/>
          </w:placeholder>
        </w:sdtPr>
        <w:sdtContent>
          <w:r w:rsidR="00840824" w:rsidRPr="00415418">
            <w:rPr>
              <w:rFonts w:ascii="Times New Roman" w:eastAsia="Times New Roman" w:hAnsi="Times New Roman" w:cs="Times New Roman"/>
              <w:color w:val="000000"/>
            </w:rPr>
            <w:t>[43]</w:t>
          </w:r>
        </w:sdtContent>
      </w:sdt>
      <w:r w:rsidRPr="00415418">
        <w:rPr>
          <w:rFonts w:ascii="Times New Roman" w:eastAsia="Times New Roman" w:hAnsi="Times New Roman" w:cs="Times New Roman"/>
        </w:rPr>
        <w:t>. Taxonomic assignment of ASVs was confirmed with BLAST using default settings. For the two observed discrepancies, we chose to use BLAST assignments with greater than 99% identity and 100% query length match.</w:t>
      </w:r>
    </w:p>
    <w:p w14:paraId="1650C011" w14:textId="48FBE062" w:rsidR="008C446A" w:rsidRDefault="00463330" w:rsidP="005009D4">
      <w:pPr>
        <w:widowControl w:val="0"/>
        <w:spacing w:before="124" w:line="480" w:lineRule="auto"/>
        <w:ind w:right="39" w:firstLine="720"/>
        <w:jc w:val="both"/>
        <w:rPr>
          <w:ins w:id="0" w:author="Zachary Gold" w:date="2022-09-02T09:40:00Z"/>
          <w:rFonts w:ascii="Times New Roman" w:eastAsia="Times New Roman" w:hAnsi="Times New Roman" w:cs="Times New Roman"/>
        </w:rPr>
      </w:pPr>
      <w:r w:rsidRPr="00415418">
        <w:rPr>
          <w:rFonts w:ascii="Times New Roman" w:eastAsia="Times New Roman" w:hAnsi="Times New Roman" w:cs="Times New Roman"/>
        </w:rPr>
        <w:t xml:space="preserve">We fit the model from Shelton et al. </w:t>
      </w:r>
      <w:sdt>
        <w:sdtPr>
          <w:rPr>
            <w:rFonts w:ascii="Times New Roman" w:eastAsia="Times New Roman" w:hAnsi="Times New Roman" w:cs="Times New Roman"/>
            <w:color w:val="000000"/>
          </w:rPr>
          <w:tag w:val="MENDELEY_CITATION_v3_eyJjaXRhdGlvbklEIjoiTUVOREVMRVlfQ0lUQVRJT05fMTBhMWFlNDMtNGQ4Mi00MTVhLThmYjctZGY1MGM5OTUyNzg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92275619"/>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00902B02" w:rsidRP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 xml:space="preserve">to a third of the data (3 technical replicates of each evenly pooled mock community). Generated parameter estimates were then used to predict the starting proportions of DNA in the remaining </w:t>
      </w:r>
      <w:r w:rsidR="004F7835">
        <w:rPr>
          <w:rFonts w:ascii="Times New Roman" w:eastAsia="Times New Roman" w:hAnsi="Times New Roman" w:cs="Times New Roman"/>
        </w:rPr>
        <w:t>two-thirds</w:t>
      </w:r>
      <w:r w:rsidRPr="00415418">
        <w:rPr>
          <w:rFonts w:ascii="Times New Roman" w:eastAsia="Times New Roman" w:hAnsi="Times New Roman" w:cs="Times New Roman"/>
        </w:rPr>
        <w:t xml:space="preserve"> of the data, for an out-of-sample estimate of accuracy. We used the resulting model output to calculate the mean amplification efficiency per species. The model, implementation, and code are detailed in Shelton et al. </w:t>
      </w:r>
      <w:sdt>
        <w:sdtPr>
          <w:rPr>
            <w:rFonts w:ascii="Times New Roman" w:eastAsia="Times New Roman" w:hAnsi="Times New Roman" w:cs="Times New Roman"/>
            <w:color w:val="000000"/>
          </w:rPr>
          <w:tag w:val="MENDELEY_CITATION_v3_eyJjaXRhdGlvbklEIjoiTUVOREVMRVlfQ0lUQVRJT05fNzQzMTAzZjEtNjM1Yi00NjFiLWE2MmEtZDJlNDBkNjc2MWY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419148350"/>
          <w:placeholder>
            <w:docPart w:val="78EE2569800E914BBF1A5F0D2840FA1D"/>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but there are two particularly relevant points from the model for connecting the simulation and empirical results that we highlight here. While we simulate absolute amplification efficiencies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m:t>
        </m:r>
      </m:oMath>
      <w:r w:rsidRPr="00415418">
        <w:rPr>
          <w:rFonts w:ascii="Times New Roman" w:eastAsia="Times New Roman" w:hAnsi="Times New Roman" w:cs="Times New Roman"/>
        </w:rPr>
        <w:t xml:space="preserve">, because metabarcoding data is compositional, the absolute amplification efficiency cannot </w:t>
      </w:r>
      <w:r w:rsidRPr="00415418">
        <w:rPr>
          <w:rFonts w:ascii="Times New Roman" w:eastAsia="Times New Roman" w:hAnsi="Times New Roman" w:cs="Times New Roman"/>
        </w:rPr>
        <w:lastRenderedPageBreak/>
        <w:t xml:space="preserve">be estimated from metabarcoding data. </w:t>
      </w:r>
      <w:r w:rsidR="000960A9" w:rsidRPr="00415418">
        <w:rPr>
          <w:rFonts w:ascii="Times New Roman" w:eastAsia="Times New Roman" w:hAnsi="Times New Roman" w:cs="Times New Roman"/>
        </w:rPr>
        <w:t>Instead,</w:t>
      </w:r>
      <w:r w:rsidRPr="00415418">
        <w:rPr>
          <w:rFonts w:ascii="Times New Roman" w:eastAsia="Times New Roman" w:hAnsi="Times New Roman" w:cs="Times New Roman"/>
        </w:rPr>
        <w:t xml:space="preserve"> we estimate amplification efficiencies for each species relative to a reference efficiency (see also</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DhjZjU0MDgtMTZiNy00NDA0LWIwMzItNmZlM2ZjZmJhZTIxIiwicHJvcGVydGllcyI6eyJub3RlSW5kZXgiOjB9LCJpc0VkaXRlZCI6ZmFsc2UsIm1hbnVhbE92ZXJyaWRlIjp7ImlzTWFudWFsbHlPdmVycmlkZGVuIjpmYWxzZSwiY2l0ZXByb2NUZXh0IjoiWzI1LD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V19"/>
          <w:id w:val="327260080"/>
          <w:placeholder>
            <w:docPart w:val="DefaultPlaceholder_-1854013440"/>
          </w:placeholder>
        </w:sdtPr>
        <w:sdtContent>
          <w:r w:rsidR="00840824" w:rsidRPr="00415418">
            <w:rPr>
              <w:rFonts w:ascii="Times New Roman" w:eastAsia="Times New Roman" w:hAnsi="Times New Roman" w:cs="Times New Roman"/>
              <w:color w:val="000000"/>
            </w:rPr>
            <w:t>[25,26]</w:t>
          </w:r>
        </w:sdtContent>
      </w:sdt>
      <w:r w:rsidR="00902B02" w:rsidRPr="00415418">
        <w:rPr>
          <w:rFonts w:ascii="Times New Roman" w:eastAsia="Times New Roman" w:hAnsi="Times New Roman" w:cs="Times New Roman"/>
          <w:color w:val="000000"/>
        </w:rPr>
        <w:t>)</w:t>
      </w:r>
      <w:r w:rsidRPr="00415418">
        <w:rPr>
          <w:rFonts w:ascii="Times New Roman" w:eastAsia="Times New Roman" w:hAnsi="Times New Roman" w:cs="Times New Roman"/>
        </w:rPr>
        <w:t xml:space="preserve">. In our case we estimate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as the amplification efficiency of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i/>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relative to the efficiency of a reference species,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R</m:t>
            </m:r>
          </m:sub>
        </m:sSub>
        <m:r>
          <w:rPr>
            <w:rFonts w:ascii="Cambria Math" w:eastAsia="Times New Roman" w:hAnsi="Cambria Math" w:cs="Times New Roman"/>
          </w:rPr>
          <m:t>,</m:t>
        </m:r>
      </m:oMath>
      <w:r w:rsidRPr="00415418">
        <w:rPr>
          <w:rFonts w:ascii="Times New Roman" w:eastAsia="Times New Roman" w:hAnsi="Times New Roman" w:cs="Times New Roman"/>
        </w:rPr>
        <w:t xml:space="preserve"> therefore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num>
          <m:den>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R</m:t>
                </m:r>
              </m:sub>
            </m:sSub>
          </m:den>
        </m:f>
      </m:oMath>
      <w:r w:rsidRPr="00415418">
        <w:rPr>
          <w:rFonts w:ascii="Times New Roman" w:eastAsia="Times New Roman" w:hAnsi="Times New Roman" w:cs="Times New Roman"/>
        </w:rPr>
        <w:t xml:space="preserve">.  </w:t>
      </w:r>
      <w:r w:rsidR="000960A9" w:rsidRPr="00415418">
        <w:rPr>
          <w:rFonts w:ascii="Times New Roman" w:eastAsia="Times New Roman" w:hAnsi="Times New Roman" w:cs="Times New Roman"/>
        </w:rPr>
        <w:t>Thus,</w:t>
      </w:r>
      <w:r w:rsidRPr="00415418">
        <w:rPr>
          <w:rFonts w:ascii="Times New Roman" w:eastAsia="Times New Roman" w:hAnsi="Times New Roman" w:cs="Times New Roman"/>
        </w:rPr>
        <w:t xml:space="preserve"> for simulations we discuss </w:t>
      </w:r>
      <m:oMath>
        <m:r>
          <w:rPr>
            <w:rFonts w:ascii="Cambria Math" w:eastAsia="Times New Roman" w:hAnsi="Cambria Math" w:cs="Times New Roman"/>
          </w:rPr>
          <m:t>a</m:t>
        </m:r>
      </m:oMath>
      <w:r w:rsidRPr="00415418">
        <w:rPr>
          <w:rFonts w:ascii="Times New Roman" w:eastAsia="Times New Roman" w:hAnsi="Times New Roman" w:cs="Times New Roman"/>
        </w:rPr>
        <w:t xml:space="preserve"> but for estimation, we discuss </w:t>
      </w:r>
      <m:oMath>
        <m:r>
          <w:rPr>
            <w:rFonts w:ascii="Cambria Math" w:hAnsi="Cambria Math" w:cs="Times New Roman"/>
          </w:rPr>
          <m:t>α</m:t>
        </m:r>
      </m:oMath>
      <w:r w:rsidRPr="00415418">
        <w:rPr>
          <w:rFonts w:ascii="Times New Roman" w:eastAsia="Times New Roman" w:hAnsi="Times New Roman" w:cs="Times New Roman"/>
        </w:rPr>
        <w:t>. Note while values of</w:t>
      </w:r>
      <w:r w:rsidR="005009D4" w:rsidRPr="00415418">
        <w:rPr>
          <w:rFonts w:ascii="Times New Roman" w:eastAsia="Times New Roman" w:hAnsi="Times New Roman" w:cs="Times New Roman"/>
        </w:rPr>
        <w:t xml:space="preserve"> </w:t>
      </w:r>
      <m:oMath>
        <m:r>
          <w:rPr>
            <w:rFonts w:ascii="Cambria Math" w:hAnsi="Cambria Math" w:cs="Times New Roman"/>
          </w:rPr>
          <m:t>α</m:t>
        </m:r>
      </m:oMath>
      <w:r w:rsidR="005009D4"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can be directly calculated from </w:t>
      </w:r>
      <m:oMath>
        <m:r>
          <w:rPr>
            <w:rFonts w:ascii="Cambria Math" w:eastAsia="Times New Roman" w:hAnsi="Cambria Math" w:cs="Times New Roman"/>
          </w:rPr>
          <m:t>a</m:t>
        </m:r>
      </m:oMath>
      <w:r w:rsidRPr="00415418">
        <w:rPr>
          <w:rFonts w:ascii="Times New Roman" w:eastAsia="Times New Roman" w:hAnsi="Times New Roman" w:cs="Times New Roman"/>
        </w:rPr>
        <w:t xml:space="preserve">, values of </w:t>
      </w:r>
      <m:oMath>
        <m:r>
          <w:rPr>
            <w:rFonts w:ascii="Cambria Math" w:eastAsia="Times New Roman" w:hAnsi="Cambria Math" w:cs="Times New Roman"/>
          </w:rPr>
          <m:t>a</m:t>
        </m:r>
      </m:oMath>
      <w:r w:rsidRPr="00415418">
        <w:rPr>
          <w:rFonts w:ascii="Times New Roman" w:eastAsia="Times New Roman" w:hAnsi="Times New Roman" w:cs="Times New Roman"/>
        </w:rPr>
        <w:t xml:space="preserve"> are not uniquely identifiable from </w:t>
      </w:r>
      <m:oMath>
        <m:r>
          <w:rPr>
            <w:rFonts w:ascii="Cambria Math" w:hAnsi="Cambria Math" w:cs="Times New Roman"/>
          </w:rPr>
          <m:t>α</m:t>
        </m:r>
      </m:oMath>
      <w:r w:rsidRPr="00415418">
        <w:rPr>
          <w:rFonts w:ascii="Times New Roman" w:eastAsia="Times New Roman" w:hAnsi="Times New Roman" w:cs="Times New Roman"/>
        </w:rPr>
        <w:t xml:space="preserve">. </w:t>
      </w:r>
    </w:p>
    <w:p w14:paraId="01DBF9C7" w14:textId="26443EE9" w:rsidR="00284534" w:rsidRPr="00415418" w:rsidRDefault="00284534" w:rsidP="005009D4">
      <w:pPr>
        <w:widowControl w:val="0"/>
        <w:spacing w:before="124" w:line="480" w:lineRule="auto"/>
        <w:ind w:right="39" w:firstLine="720"/>
        <w:jc w:val="both"/>
        <w:rPr>
          <w:rFonts w:ascii="Times New Roman" w:eastAsia="Times New Roman" w:hAnsi="Times New Roman" w:cs="Times New Roman"/>
        </w:rPr>
      </w:pPr>
      <w:ins w:id="1" w:author="Zachary Gold" w:date="2022-09-02T09:40:00Z">
        <w:r>
          <w:rPr>
            <w:rFonts w:ascii="Times New Roman" w:eastAsia="Times New Roman" w:hAnsi="Times New Roman" w:cs="Times New Roman"/>
          </w:rPr>
          <w:t xml:space="preserve">All data and code for conducting analyses will be made </w:t>
        </w:r>
      </w:ins>
      <w:ins w:id="2" w:author="Zachary Gold" w:date="2022-09-02T09:41:00Z">
        <w:r>
          <w:rPr>
            <w:rFonts w:ascii="Times New Roman" w:eastAsia="Times New Roman" w:hAnsi="Times New Roman" w:cs="Times New Roman"/>
          </w:rPr>
          <w:t>publicly</w:t>
        </w:r>
      </w:ins>
      <w:ins w:id="3" w:author="Zachary Gold" w:date="2022-09-02T09:40:00Z">
        <w:r>
          <w:rPr>
            <w:rFonts w:ascii="Times New Roman" w:eastAsia="Times New Roman" w:hAnsi="Times New Roman" w:cs="Times New Roman"/>
          </w:rPr>
          <w:t xml:space="preserve"> available upon acc</w:t>
        </w:r>
      </w:ins>
      <w:ins w:id="4" w:author="Zachary Gold" w:date="2022-09-02T09:41:00Z">
        <w:r>
          <w:rPr>
            <w:rFonts w:ascii="Times New Roman" w:eastAsia="Times New Roman" w:hAnsi="Times New Roman" w:cs="Times New Roman"/>
          </w:rPr>
          <w:t xml:space="preserve">eptance via </w:t>
        </w:r>
      </w:ins>
      <w:ins w:id="5" w:author="Zachary Gold" w:date="2022-09-02T09:43:00Z">
        <w:r>
          <w:rPr>
            <w:rFonts w:ascii="Times New Roman" w:eastAsia="Times New Roman" w:hAnsi="Times New Roman" w:cs="Times New Roman"/>
          </w:rPr>
          <w:t>NCBI SRA, Dryad, and GitHub.</w:t>
        </w:r>
      </w:ins>
    </w:p>
    <w:p w14:paraId="177DEC57" w14:textId="5FD3E087" w:rsidR="008C446A" w:rsidRPr="00415418" w:rsidRDefault="0046333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Hypothesis Testing</w:t>
      </w:r>
    </w:p>
    <w:p w14:paraId="459A0962" w14:textId="7C58699D"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From the above outlined simulations and empirical </w:t>
      </w:r>
      <w:r w:rsidR="000960A9" w:rsidRPr="00415418">
        <w:rPr>
          <w:rFonts w:ascii="Times New Roman" w:eastAsia="Times New Roman" w:hAnsi="Times New Roman" w:cs="Times New Roman"/>
        </w:rPr>
        <w:t>data,</w:t>
      </w:r>
      <w:r w:rsidRPr="00415418">
        <w:rPr>
          <w:rFonts w:ascii="Times New Roman" w:eastAsia="Times New Roman" w:hAnsi="Times New Roman" w:cs="Times New Roman"/>
        </w:rPr>
        <w:t xml:space="preserve"> we generate a series of hypotheses. First, we expect fewer non-detections for more abundant DNA molecules, given the same species (and therefore the same amplification efficiency). Second, we hypothesize that species with higher amplification efficiencies will have fewer non-detections and higher observed sequence read counts than species with lower amplification efficiencies, given the same abundance of template DNA molecules. Third, we expect species with low amplification efficiencies will have a high rate of non-detection regardless of the abundance of template DNA molecules. We test each of these hypotheses using both simulation and empirical results.</w:t>
      </w:r>
    </w:p>
    <w:p w14:paraId="1FF397C2" w14:textId="0A4FB621" w:rsidR="008C446A" w:rsidRPr="00415418" w:rsidRDefault="00463330" w:rsidP="005009D4">
      <w:pPr>
        <w:spacing w:before="120" w:after="120" w:line="480" w:lineRule="auto"/>
        <w:rPr>
          <w:rFonts w:ascii="Times New Roman" w:eastAsia="Times New Roman" w:hAnsi="Times New Roman" w:cs="Times New Roman"/>
          <w:b/>
          <w:sz w:val="28"/>
          <w:szCs w:val="28"/>
        </w:rPr>
      </w:pPr>
      <w:r w:rsidRPr="00415418">
        <w:rPr>
          <w:rFonts w:ascii="Times New Roman" w:eastAsia="Times New Roman" w:hAnsi="Times New Roman" w:cs="Times New Roman"/>
          <w:b/>
          <w:sz w:val="28"/>
          <w:szCs w:val="28"/>
        </w:rPr>
        <w:t>Results</w:t>
      </w:r>
    </w:p>
    <w:p w14:paraId="47380A2F" w14:textId="26CE2D03" w:rsidR="008C446A" w:rsidRPr="00415418" w:rsidRDefault="00463330" w:rsidP="005009D4">
      <w:pPr>
        <w:spacing w:before="120" w:after="120" w:line="480" w:lineRule="auto"/>
        <w:rPr>
          <w:rFonts w:ascii="Times New Roman" w:eastAsia="Times New Roman" w:hAnsi="Times New Roman" w:cs="Times New Roman"/>
          <w:b/>
          <w:i/>
        </w:rPr>
      </w:pPr>
      <w:r w:rsidRPr="00415418">
        <w:rPr>
          <w:rFonts w:ascii="Times New Roman" w:eastAsia="Times New Roman" w:hAnsi="Times New Roman" w:cs="Times New Roman"/>
          <w:b/>
          <w:i/>
        </w:rPr>
        <w:t>Simulation Results</w:t>
      </w:r>
    </w:p>
    <w:p w14:paraId="4BEB9500" w14:textId="67CEAA5E"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We found a strong correlation between the probability of non-detections and both the absolute abundance of template DNA molecules and amplification efficiencies (Figure 1). The probability of non-detections (</w:t>
      </w:r>
      <w:r w:rsidRPr="00415418">
        <w:rPr>
          <w:rFonts w:ascii="Times New Roman" w:eastAsia="Times New Roman" w:hAnsi="Times New Roman" w:cs="Times New Roman"/>
          <w:i/>
        </w:rPr>
        <w:t>p(Y=0)</w:t>
      </w:r>
      <w:r w:rsidRPr="00415418">
        <w:rPr>
          <w:rFonts w:ascii="Times New Roman" w:eastAsia="Times New Roman" w:hAnsi="Times New Roman" w:cs="Times New Roman"/>
        </w:rPr>
        <w:t>) dramatically declines when concentrations of template DNA are greater than ~10 copies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per species, given an average amplification efficiency of 0.7 </w:t>
      </w:r>
      <w:r w:rsidRPr="00415418">
        <w:rPr>
          <w:rFonts w:ascii="Times New Roman" w:eastAsia="Times New Roman" w:hAnsi="Times New Roman" w:cs="Times New Roman"/>
        </w:rPr>
        <w:lastRenderedPageBreak/>
        <w:t>(Figures 1C &amp; 1D). Likewise, our results demonstrate that species with low amplification efficiencies exhibit high probabilities of non-detections regardless of starting DNA concentrations (Figure 1A, B). Importantly, we demonstrate that even species with an amplification efficiency slightly below average (</w:t>
      </w:r>
      <w:r w:rsidR="0001355D" w:rsidRPr="00415418">
        <w:rPr>
          <w:rFonts w:ascii="Times New Roman" w:eastAsia="Times New Roman" w:hAnsi="Times New Roman" w:cs="Times New Roman"/>
        </w:rPr>
        <w:t>e.g.,</w:t>
      </w:r>
      <w:r w:rsidRPr="00415418">
        <w:rPr>
          <w:rFonts w:ascii="Times New Roman" w:eastAsia="Times New Roman" w:hAnsi="Times New Roman" w:cs="Times New Roman"/>
        </w:rPr>
        <w:t xml:space="preserve"> </w:t>
      </w:r>
      <w:r w:rsidRPr="00415418">
        <w:rPr>
          <w:rFonts w:ascii="Times New Roman" w:eastAsia="Times New Roman" w:hAnsi="Times New Roman" w:cs="Times New Roman"/>
          <w:i/>
        </w:rPr>
        <w:t xml:space="preserve">a </w:t>
      </w:r>
      <w:r w:rsidRPr="00415418">
        <w:rPr>
          <w:rFonts w:ascii="Times New Roman" w:eastAsia="Times New Roman" w:hAnsi="Times New Roman" w:cs="Times New Roman"/>
        </w:rPr>
        <w:t>= 0.7) exhibit high rate</w:t>
      </w:r>
      <w:r w:rsidRPr="00415418">
        <w:rPr>
          <w:rFonts w:ascii="Times New Roman" w:eastAsia="Times New Roman" w:hAnsi="Times New Roman" w:cs="Times New Roman"/>
          <w:color w:val="1A1D21"/>
        </w:rPr>
        <w:t xml:space="preserve">s of non-detections </w:t>
      </w:r>
      <w:r w:rsidRPr="00415418">
        <w:rPr>
          <w:rFonts w:ascii="Times New Roman" w:eastAsia="Times New Roman" w:hAnsi="Times New Roman" w:cs="Times New Roman"/>
        </w:rPr>
        <w:t>at DNA concentrations far higher than from typical eDNA field samples (</w:t>
      </w:r>
      <w:proofErr w:type="gramStart"/>
      <w:r w:rsidRPr="00415418">
        <w:rPr>
          <w:rFonts w:ascii="Times New Roman" w:eastAsia="Times New Roman" w:hAnsi="Times New Roman" w:cs="Times New Roman"/>
        </w:rPr>
        <w:t>e.g.</w:t>
      </w:r>
      <w:proofErr w:type="gramEnd"/>
      <w:r w:rsidRPr="00415418">
        <w:rPr>
          <w:rFonts w:ascii="Times New Roman" w:eastAsia="Times New Roman" w:hAnsi="Times New Roman" w:cs="Times New Roman"/>
        </w:rPr>
        <w:t xml:space="preserve"> </w:t>
      </w:r>
      <m:oMath>
        <m:r>
          <w:rPr>
            <w:rFonts w:ascii="Cambria Math" w:eastAsia="Times New Roman" w:hAnsi="Cambria Math" w:cs="Times New Roman"/>
          </w:rPr>
          <m:t xml:space="preserve"> </m:t>
        </m:r>
        <m:r>
          <w:rPr>
            <w:rFonts w:ascii="Cambria Math" w:hAnsi="Cambria Math" w:cs="Times New Roman"/>
          </w:rPr>
          <m:t>λ</m:t>
        </m:r>
      </m:oMath>
      <w:r w:rsidRPr="00415418">
        <w:rPr>
          <w:rFonts w:ascii="Times New Roman" w:eastAsia="Times New Roman" w:hAnsi="Times New Roman" w:cs="Times New Roman"/>
        </w:rPr>
        <w:t xml:space="preserve"> &gt; 100 copies/µL;</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"/>
          <w:id w:val="-1073508210"/>
          <w:placeholder>
            <w:docPart w:val="DefaultPlaceholder_-1854013440"/>
          </w:placeholder>
        </w:sdtPr>
        <w:sdtContent>
          <w:r w:rsidR="00840824" w:rsidRPr="00415418">
            <w:rPr>
              <w:rFonts w:ascii="Times New Roman" w:eastAsia="Times New Roman" w:hAnsi="Times New Roman" w:cs="Times New Roman"/>
              <w:color w:val="000000"/>
            </w:rPr>
            <w:t>[45]</w:t>
          </w:r>
        </w:sdtContent>
      </w:sdt>
      <w:r w:rsidR="00902B02" w:rsidRPr="00415418">
        <w:rPr>
          <w:rFonts w:ascii="Times New Roman" w:eastAsia="Times New Roman" w:hAnsi="Times New Roman" w:cs="Times New Roman"/>
          <w:color w:val="000000"/>
        </w:rPr>
        <w:t>)</w:t>
      </w:r>
      <w:r w:rsidRPr="00415418">
        <w:rPr>
          <w:rFonts w:ascii="Times New Roman" w:eastAsia="Times New Roman" w:hAnsi="Times New Roman" w:cs="Times New Roman"/>
        </w:rPr>
        <w:t xml:space="preserve">. Together these simulations indicate that the probability of non-detection is dominated by the subsampling process at low template DNA concentrations while the probability of non-detection is driven primarily by the PCR process (i.e., differences in amplification efficiencies) at higher template DNA concentrations. </w:t>
      </w:r>
    </w:p>
    <w:p w14:paraId="27BFF85E" w14:textId="77777777" w:rsidR="008C446A" w:rsidRPr="00415418" w:rsidRDefault="0046333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noProof/>
        </w:rPr>
        <w:drawing>
          <wp:inline distT="114300" distB="114300" distL="114300" distR="114300" wp14:anchorId="21E25257" wp14:editId="027DA043">
            <wp:extent cx="5943600" cy="46228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943600" cy="4622800"/>
                    </a:xfrm>
                    <a:prstGeom prst="rect">
                      <a:avLst/>
                    </a:prstGeom>
                    <a:ln/>
                  </pic:spPr>
                </pic:pic>
              </a:graphicData>
            </a:graphic>
          </wp:inline>
        </w:drawing>
      </w:r>
    </w:p>
    <w:p w14:paraId="0AA8000C" w14:textId="77777777" w:rsidR="008C446A" w:rsidRPr="00415418" w:rsidRDefault="00463330" w:rsidP="005009D4">
      <w:pPr>
        <w:spacing w:line="480" w:lineRule="auto"/>
        <w:ind w:left="720"/>
        <w:rPr>
          <w:rFonts w:ascii="Times New Roman" w:eastAsia="Times New Roman" w:hAnsi="Times New Roman" w:cs="Times New Roman"/>
          <w:b/>
        </w:rPr>
      </w:pPr>
      <w:r w:rsidRPr="00415418">
        <w:rPr>
          <w:rFonts w:ascii="Times New Roman" w:eastAsia="Times New Roman" w:hAnsi="Times New Roman" w:cs="Times New Roman"/>
          <w:b/>
        </w:rPr>
        <w:lastRenderedPageBreak/>
        <w:t xml:space="preserve">Figure 1. Non-detections Driven </w:t>
      </w:r>
      <w:proofErr w:type="gramStart"/>
      <w:r w:rsidRPr="00415418">
        <w:rPr>
          <w:rFonts w:ascii="Times New Roman" w:eastAsia="Times New Roman" w:hAnsi="Times New Roman" w:cs="Times New Roman"/>
          <w:b/>
        </w:rPr>
        <w:t>By</w:t>
      </w:r>
      <w:proofErr w:type="gramEnd"/>
      <w:r w:rsidRPr="00415418">
        <w:rPr>
          <w:rFonts w:ascii="Times New Roman" w:eastAsia="Times New Roman" w:hAnsi="Times New Roman" w:cs="Times New Roman"/>
          <w:b/>
        </w:rPr>
        <w:t xml:space="preserve"> Both DNA Concentration and Amplification Efficiency. </w:t>
      </w:r>
    </w:p>
    <w:p w14:paraId="6A16944A" w14:textId="4C25ECBB" w:rsidR="008C446A" w:rsidRPr="00415418" w:rsidRDefault="00463330" w:rsidP="003C33C6">
      <w:pP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t>The probability of non-detection (</w:t>
      </w:r>
      <w:r w:rsidRPr="00415418">
        <w:rPr>
          <w:rFonts w:ascii="Times New Roman" w:eastAsia="Times New Roman" w:hAnsi="Times New Roman" w:cs="Times New Roman"/>
          <w:i/>
        </w:rPr>
        <w:t>p(Y=0)</w:t>
      </w:r>
      <w:r w:rsidRPr="00415418">
        <w:rPr>
          <w:rFonts w:ascii="Times New Roman" w:eastAsia="Times New Roman" w:hAnsi="Times New Roman" w:cs="Times New Roman"/>
        </w:rPr>
        <w:t>) is shown for a community of 50 equally abundant taxa with the amplification efficiency distribution</w:t>
      </w:r>
      <w:r w:rsidR="004F7835">
        <w:rPr>
          <w:rFonts w:ascii="Times New Roman" w:eastAsia="Times New Roman" w:hAnsi="Times New Roman" w:cs="Times New Roman"/>
        </w:rPr>
        <w:t xml:space="preserve"> </w:t>
      </w:r>
      <w:r w:rsidRPr="00415418">
        <w:rPr>
          <w:rFonts w:ascii="Times New Roman" w:eastAsia="Times New Roman" w:hAnsi="Times New Roman" w:cs="Times New Roman"/>
        </w:rPr>
        <w:t xml:space="preserve">shown inset in </w:t>
      </w:r>
      <w:r w:rsidR="004F7835">
        <w:rPr>
          <w:rFonts w:ascii="Times New Roman" w:eastAsia="Times New Roman" w:hAnsi="Times New Roman" w:cs="Times New Roman"/>
        </w:rPr>
        <w:t xml:space="preserve">the upper left of </w:t>
      </w:r>
      <w:r w:rsidRPr="00415418">
        <w:rPr>
          <w:rFonts w:ascii="Times New Roman" w:eastAsia="Times New Roman" w:hAnsi="Times New Roman" w:cs="Times New Roman"/>
        </w:rPr>
        <w:t xml:space="preserve">each panel. The amount of among-taxa variation in amplification efficiency varies from high </w:t>
      </w:r>
      <w:r w:rsidR="000960A9" w:rsidRPr="00415418">
        <w:rPr>
          <w:rFonts w:ascii="Times New Roman" w:eastAsia="Times New Roman" w:hAnsi="Times New Roman" w:cs="Times New Roman"/>
        </w:rPr>
        <w:t>variation</w:t>
      </w:r>
      <w:r w:rsidRPr="00415418">
        <w:rPr>
          <w:rFonts w:ascii="Times New Roman" w:eastAsia="Times New Roman" w:hAnsi="Times New Roman" w:cs="Times New Roman"/>
        </w:rPr>
        <w:t xml:space="preserve"> </w:t>
      </w:r>
      <w:r w:rsidRPr="00415418">
        <w:rPr>
          <w:rFonts w:ascii="Times New Roman" w:eastAsia="Times New Roman" w:hAnsi="Times New Roman" w:cs="Times New Roman"/>
          <w:i/>
        </w:rPr>
        <w:t xml:space="preserve">(A; </w:t>
      </w:r>
      <w:r w:rsidRPr="00415418">
        <w:rPr>
          <w:rFonts w:ascii="Times New Roman" w:eastAsia="Times New Roman" w:hAnsi="Times New Roman" w:cs="Times New Roman"/>
        </w:rPr>
        <w:t>γ=5) to moderate variation (</w:t>
      </w:r>
      <w:r w:rsidRPr="00415418">
        <w:rPr>
          <w:rFonts w:ascii="Times New Roman" w:eastAsia="Times New Roman" w:hAnsi="Times New Roman" w:cs="Times New Roman"/>
          <w:i/>
        </w:rPr>
        <w:t xml:space="preserve">B: </w:t>
      </w:r>
      <w:r w:rsidRPr="00415418">
        <w:rPr>
          <w:rFonts w:ascii="Times New Roman" w:eastAsia="Times New Roman" w:hAnsi="Times New Roman" w:cs="Times New Roman"/>
        </w:rPr>
        <w:t>γ=10) to low variation (</w:t>
      </w:r>
      <w:r w:rsidRPr="00415418">
        <w:rPr>
          <w:rFonts w:ascii="Times New Roman" w:eastAsia="Times New Roman" w:hAnsi="Times New Roman" w:cs="Times New Roman"/>
          <w:i/>
        </w:rPr>
        <w:t xml:space="preserve">C: </w:t>
      </w:r>
      <w:r w:rsidRPr="00415418">
        <w:rPr>
          <w:rFonts w:ascii="Times New Roman" w:eastAsia="Times New Roman" w:hAnsi="Times New Roman" w:cs="Times New Roman"/>
        </w:rPr>
        <w:t>γ=100) to effectively no variation (</w:t>
      </w:r>
      <w:r w:rsidRPr="00415418">
        <w:rPr>
          <w:rFonts w:ascii="Times New Roman" w:eastAsia="Times New Roman" w:hAnsi="Times New Roman" w:cs="Times New Roman"/>
          <w:i/>
        </w:rPr>
        <w:t xml:space="preserve">D: </w:t>
      </w:r>
      <w:r w:rsidRPr="00415418">
        <w:rPr>
          <w:rFonts w:ascii="Times New Roman" w:eastAsia="Times New Roman" w:hAnsi="Times New Roman" w:cs="Times New Roman"/>
        </w:rPr>
        <w:t xml:space="preserve">γ=1,000,000). Both subsampling and amplification efficiencies influence the rate of non-detection. The probability of observing no DNA in a given technical replicate is highest at low DNA concentrations (&lt;10 copies /µL). However, non-detections are possible for species with below average amplification efficiencies (in this case approximately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 0.7) and very likely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&gt; 0.5) for amplification well below average (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i/>
        </w:rPr>
        <w:t xml:space="preserve"> &lt; 0.4)</w:t>
      </w:r>
      <w:r w:rsidRPr="00415418">
        <w:rPr>
          <w:rFonts w:ascii="Times New Roman" w:eastAsia="Times New Roman" w:hAnsi="Times New Roman" w:cs="Times New Roman"/>
        </w:rPr>
        <w:t>.</w:t>
      </w:r>
    </w:p>
    <w:p w14:paraId="65A0D60C" w14:textId="77777777" w:rsidR="008C446A" w:rsidRPr="00415418" w:rsidRDefault="008C446A" w:rsidP="005009D4">
      <w:pPr>
        <w:spacing w:line="480" w:lineRule="auto"/>
        <w:rPr>
          <w:rFonts w:ascii="Times New Roman" w:eastAsia="Times New Roman" w:hAnsi="Times New Roman" w:cs="Times New Roman"/>
        </w:rPr>
      </w:pPr>
    </w:p>
    <w:p w14:paraId="66407248" w14:textId="77777777" w:rsidR="008C446A" w:rsidRPr="00415418" w:rsidRDefault="00463330" w:rsidP="005009D4">
      <w:pPr>
        <w:spacing w:before="120" w:after="120" w:line="480" w:lineRule="auto"/>
        <w:rPr>
          <w:rFonts w:ascii="Times New Roman" w:eastAsia="Times New Roman" w:hAnsi="Times New Roman" w:cs="Times New Roman"/>
          <w:b/>
          <w:i/>
        </w:rPr>
      </w:pPr>
      <w:r w:rsidRPr="00415418">
        <w:rPr>
          <w:rFonts w:ascii="Times New Roman" w:eastAsia="Times New Roman" w:hAnsi="Times New Roman" w:cs="Times New Roman"/>
          <w:b/>
          <w:i/>
        </w:rPr>
        <w:t>Empirical Results</w:t>
      </w:r>
    </w:p>
    <w:p w14:paraId="516D31E3" w14:textId="77777777" w:rsidR="008C446A" w:rsidRPr="00415418" w:rsidRDefault="0046333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Microscopy Results</w:t>
      </w:r>
    </w:p>
    <w:p w14:paraId="09CAEEB8" w14:textId="2AC89B1D"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Independent estimates of abundance were generated from sorting 9,610 larvae from 84 jars (min = </w:t>
      </w:r>
      <w:r w:rsidR="009309B8" w:rsidRPr="00415418">
        <w:rPr>
          <w:rFonts w:ascii="Times New Roman" w:eastAsia="Times New Roman" w:hAnsi="Times New Roman" w:cs="Times New Roman"/>
        </w:rPr>
        <w:t>2</w:t>
      </w:r>
      <w:r w:rsidRPr="00415418">
        <w:rPr>
          <w:rFonts w:ascii="Times New Roman" w:eastAsia="Times New Roman" w:hAnsi="Times New Roman" w:cs="Times New Roman"/>
        </w:rPr>
        <w:t>, max =</w:t>
      </w:r>
      <w:r w:rsidR="009309B8" w:rsidRPr="00415418">
        <w:rPr>
          <w:rFonts w:ascii="Times New Roman" w:eastAsia="Times New Roman" w:hAnsi="Times New Roman" w:cs="Times New Roman"/>
        </w:rPr>
        <w:t>960</w:t>
      </w:r>
      <w:r w:rsidRPr="00415418">
        <w:rPr>
          <w:rFonts w:ascii="Times New Roman" w:eastAsia="Times New Roman" w:hAnsi="Times New Roman" w:cs="Times New Roman"/>
        </w:rPr>
        <w:t xml:space="preserve">). See Gold et al. </w:t>
      </w:r>
      <w:sdt>
        <w:sdtPr>
          <w:rPr>
            <w:rFonts w:ascii="Times New Roman" w:eastAsia="Times New Roman" w:hAnsi="Times New Roman" w:cs="Times New Roman"/>
            <w:color w:val="000000"/>
          </w:rPr>
          <w:tag w:val="MENDELEY_CITATION_v3_eyJjaXRhdGlvbklEIjoiTUVOREVMRVlfQ0lUQVRJT05fYzlmMjRhZGEtMWI5Mi00NWU3LWJhODEtYjhlZDI0NzhjY2U3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143408296"/>
          <w:placeholder>
            <w:docPart w:val="DefaultPlaceholder_-1854013440"/>
          </w:placeholder>
        </w:sdtPr>
        <w:sdtContent>
          <w:r w:rsidR="00840824" w:rsidRPr="00415418">
            <w:rPr>
              <w:rFonts w:ascii="Times New Roman" w:eastAsia="Times New Roman" w:hAnsi="Times New Roman" w:cs="Times New Roman"/>
              <w:color w:val="000000"/>
            </w:rPr>
            <w:t>[31]</w:t>
          </w:r>
        </w:sdtContent>
      </w:sdt>
      <w:r w:rsidR="00840824" w:rsidRP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for</w:t>
      </w:r>
      <w:r w:rsidR="00986ED7">
        <w:rPr>
          <w:rFonts w:ascii="Times New Roman" w:eastAsia="Times New Roman" w:hAnsi="Times New Roman" w:cs="Times New Roman"/>
        </w:rPr>
        <w:t xml:space="preserve"> a</w:t>
      </w:r>
      <w:r w:rsidRPr="00415418">
        <w:rPr>
          <w:rFonts w:ascii="Times New Roman" w:eastAsia="Times New Roman" w:hAnsi="Times New Roman" w:cs="Times New Roman"/>
        </w:rPr>
        <w:t xml:space="preserve"> detailed description of </w:t>
      </w:r>
      <w:r w:rsidR="004F7835">
        <w:rPr>
          <w:rFonts w:ascii="Times New Roman" w:eastAsia="Times New Roman" w:hAnsi="Times New Roman" w:cs="Times New Roman"/>
        </w:rPr>
        <w:t xml:space="preserve">the </w:t>
      </w:r>
      <w:r w:rsidRPr="00415418">
        <w:rPr>
          <w:rFonts w:ascii="Times New Roman" w:eastAsia="Times New Roman" w:hAnsi="Times New Roman" w:cs="Times New Roman"/>
        </w:rPr>
        <w:t>results.</w:t>
      </w:r>
    </w:p>
    <w:p w14:paraId="4934CAB5" w14:textId="77777777" w:rsidR="008C446A" w:rsidRPr="00415418" w:rsidRDefault="0046333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Metabarcoding Results</w:t>
      </w:r>
    </w:p>
    <w:p w14:paraId="0F425E44" w14:textId="1541D058" w:rsidR="008C446A" w:rsidRPr="00415418" w:rsidRDefault="00463330" w:rsidP="005009D4">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The metabarcoding data set generated from ethanol-derived eDNA consisted of a total of 54.5 million amplicon sequence reads that passed through the </w:t>
      </w:r>
      <w:r w:rsidRPr="00415418">
        <w:rPr>
          <w:rFonts w:ascii="Times New Roman" w:eastAsia="Times New Roman" w:hAnsi="Times New Roman" w:cs="Times New Roman"/>
          <w:i/>
        </w:rPr>
        <w:t xml:space="preserve">Anacapa Toolkit </w:t>
      </w:r>
      <w:r w:rsidRPr="00415418">
        <w:rPr>
          <w:rFonts w:ascii="Times New Roman" w:eastAsia="Times New Roman" w:hAnsi="Times New Roman" w:cs="Times New Roman"/>
        </w:rPr>
        <w:t xml:space="preserve">quality control, ASV dereplication, and decontamination processes. </w:t>
      </w:r>
      <w:r w:rsidR="005C7DF4" w:rsidRPr="00415418">
        <w:rPr>
          <w:rFonts w:ascii="Times New Roman" w:eastAsia="Times New Roman" w:hAnsi="Times New Roman" w:cs="Times New Roman"/>
        </w:rPr>
        <w:t xml:space="preserve">Sequencing depth ranged from 36,050 reads to 1.2 million reads per technical replicate. </w:t>
      </w:r>
      <w:r w:rsidRPr="00415418">
        <w:rPr>
          <w:rFonts w:ascii="Times New Roman" w:eastAsia="Times New Roman" w:hAnsi="Times New Roman" w:cs="Times New Roman"/>
        </w:rPr>
        <w:t xml:space="preserve">For our integrated Bayesian model of the probability of </w:t>
      </w:r>
      <w:r w:rsidRPr="00415418">
        <w:rPr>
          <w:rFonts w:ascii="Times New Roman" w:eastAsia="Times New Roman" w:hAnsi="Times New Roman" w:cs="Times New Roman"/>
        </w:rPr>
        <w:lastRenderedPageBreak/>
        <w:t xml:space="preserve">non-detection in a technical replicate, we focused on the 17 species that had </w:t>
      </w:r>
      <w:r w:rsidR="005C7DF4" w:rsidRPr="00415418">
        <w:rPr>
          <w:rFonts w:ascii="Times New Roman" w:eastAsia="Times New Roman" w:hAnsi="Times New Roman" w:cs="Times New Roman"/>
        </w:rPr>
        <w:t xml:space="preserve">1) </w:t>
      </w:r>
      <w:r w:rsidRPr="00415418">
        <w:rPr>
          <w:rFonts w:ascii="Times New Roman" w:eastAsia="Times New Roman" w:hAnsi="Times New Roman" w:cs="Times New Roman"/>
        </w:rPr>
        <w:t xml:space="preserve">sufficient representation across the metabarcoding data set (observed in &gt; 10 technical PCR replicates) to achieve model convergence and </w:t>
      </w:r>
      <w:r w:rsidR="005C7DF4" w:rsidRPr="00415418">
        <w:rPr>
          <w:rFonts w:ascii="Times New Roman" w:eastAsia="Times New Roman" w:hAnsi="Times New Roman" w:cs="Times New Roman"/>
        </w:rPr>
        <w:t xml:space="preserve">2) </w:t>
      </w:r>
      <w:r w:rsidRPr="00415418">
        <w:rPr>
          <w:rFonts w:ascii="Times New Roman" w:eastAsia="Times New Roman" w:hAnsi="Times New Roman" w:cs="Times New Roman"/>
        </w:rPr>
        <w:t xml:space="preserve">were represented in our mock communities. See Gold et al. </w:t>
      </w:r>
      <w:sdt>
        <w:sdtPr>
          <w:rPr>
            <w:rFonts w:ascii="Times New Roman" w:eastAsia="Times New Roman" w:hAnsi="Times New Roman" w:cs="Times New Roman"/>
            <w:color w:val="000000"/>
          </w:rPr>
          <w:tag w:val="MENDELEY_CITATION_v3_eyJjaXRhdGlvbklEIjoiTUVOREVMRVlfQ0lUQVRJT05fZGYxMTk1NjMtMDdiNy00MmUwLTgwNjItNzM2YjIxMDU3Yzdi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67132681"/>
          <w:placeholder>
            <w:docPart w:val="F408D1DAC0E28643998C52CD7E009BEC"/>
          </w:placeholder>
        </w:sdtPr>
        <w:sdtContent>
          <w:r w:rsidR="00840824" w:rsidRPr="00415418">
            <w:rPr>
              <w:rFonts w:ascii="Times New Roman" w:eastAsia="Times New Roman" w:hAnsi="Times New Roman" w:cs="Times New Roman"/>
              <w:color w:val="000000"/>
            </w:rPr>
            <w:t>[31]</w:t>
          </w:r>
        </w:sdtContent>
      </w:sdt>
      <w:r w:rsidR="00840824"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for </w:t>
      </w:r>
      <w:r w:rsidR="00986ED7">
        <w:rPr>
          <w:rFonts w:ascii="Times New Roman" w:eastAsia="Times New Roman" w:hAnsi="Times New Roman" w:cs="Times New Roman"/>
        </w:rPr>
        <w:t xml:space="preserve">the </w:t>
      </w:r>
      <w:r w:rsidRPr="00415418">
        <w:rPr>
          <w:rFonts w:ascii="Times New Roman" w:eastAsia="Times New Roman" w:hAnsi="Times New Roman" w:cs="Times New Roman"/>
        </w:rPr>
        <w:t>full description of model implementation and results.</w:t>
      </w:r>
    </w:p>
    <w:p w14:paraId="00272023" w14:textId="77777777" w:rsidR="008C446A" w:rsidRPr="00415418" w:rsidRDefault="0046333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Mock Community Results</w:t>
      </w:r>
    </w:p>
    <w:p w14:paraId="7BE8B2F4" w14:textId="14551202"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The mock community data set consisted of 4.0 million amplicon sequence reads that passed through the </w:t>
      </w:r>
      <w:r w:rsidRPr="00415418">
        <w:rPr>
          <w:rFonts w:ascii="Times New Roman" w:eastAsia="Times New Roman" w:hAnsi="Times New Roman" w:cs="Times New Roman"/>
          <w:i/>
        </w:rPr>
        <w:t xml:space="preserve">Anacapa Toolkit </w:t>
      </w:r>
      <w:r w:rsidRPr="00415418">
        <w:rPr>
          <w:rFonts w:ascii="Times New Roman" w:eastAsia="Times New Roman" w:hAnsi="Times New Roman" w:cs="Times New Roman"/>
        </w:rPr>
        <w:t>quality control, ASV dereplication, and decontamination processes across a total of 36 unique samples comprising three distinct community assemblages each with three PCR technical replicates.</w:t>
      </w:r>
      <w:r w:rsidR="005C7DF4" w:rsidRPr="00415418">
        <w:rPr>
          <w:rFonts w:ascii="Times New Roman" w:eastAsia="Times New Roman" w:hAnsi="Times New Roman" w:cs="Times New Roman"/>
        </w:rPr>
        <w:t xml:space="preserve"> Sequencing depth ranged from 9,872 reads to 206,900 reads per technical replicate. </w:t>
      </w:r>
      <w:r w:rsidRPr="00415418">
        <w:rPr>
          <w:rFonts w:ascii="Times New Roman" w:eastAsia="Times New Roman" w:hAnsi="Times New Roman" w:cs="Times New Roman"/>
        </w:rPr>
        <w:t>Of the 5</w:t>
      </w:r>
      <w:r w:rsidR="007E3F9D">
        <w:rPr>
          <w:rFonts w:ascii="Times New Roman" w:eastAsia="Times New Roman" w:hAnsi="Times New Roman" w:cs="Times New Roman"/>
        </w:rPr>
        <w:t>7</w:t>
      </w:r>
      <w:r w:rsidRPr="00415418">
        <w:rPr>
          <w:rFonts w:ascii="Times New Roman" w:eastAsia="Times New Roman" w:hAnsi="Times New Roman" w:cs="Times New Roman"/>
        </w:rPr>
        <w:t xml:space="preserve"> voucher species </w:t>
      </w:r>
      <w:r w:rsidR="005009D4" w:rsidRPr="00415418">
        <w:rPr>
          <w:rFonts w:ascii="Times New Roman" w:eastAsia="Times New Roman" w:hAnsi="Times New Roman" w:cs="Times New Roman"/>
        </w:rPr>
        <w:t>represented, we</w:t>
      </w:r>
      <w:r w:rsidRPr="00415418">
        <w:rPr>
          <w:rFonts w:ascii="Times New Roman" w:eastAsia="Times New Roman" w:hAnsi="Times New Roman" w:cs="Times New Roman"/>
        </w:rPr>
        <w:t xml:space="preserve"> classified 5</w:t>
      </w:r>
      <w:r w:rsidR="007E3F9D">
        <w:rPr>
          <w:rFonts w:ascii="Times New Roman" w:eastAsia="Times New Roman" w:hAnsi="Times New Roman" w:cs="Times New Roman"/>
        </w:rPr>
        <w:t>6</w:t>
      </w:r>
      <w:r w:rsidRPr="00415418">
        <w:rPr>
          <w:rFonts w:ascii="Times New Roman" w:eastAsia="Times New Roman" w:hAnsi="Times New Roman" w:cs="Times New Roman"/>
        </w:rPr>
        <w:t xml:space="preserve"> unique species, and used the Shelton et al. </w:t>
      </w:r>
      <w:sdt>
        <w:sdtPr>
          <w:rPr>
            <w:rFonts w:ascii="Times New Roman" w:eastAsia="Times New Roman" w:hAnsi="Times New Roman" w:cs="Times New Roman"/>
            <w:color w:val="000000"/>
          </w:rPr>
          <w:tag w:val="MENDELEY_CITATION_v3_eyJjaXRhdGlvbklEIjoiTUVOREVMRVlfQ0lUQVRJT05fYTM1ZTA1ODItNTAxNi00MzdjLTkyNWItOWE4M2IwZDgwMWY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602879162"/>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 xml:space="preserve">model to estimate amplification efficiencies for each species. One species, </w:t>
      </w:r>
      <w:proofErr w:type="spellStart"/>
      <w:r w:rsidRPr="00415418">
        <w:rPr>
          <w:rFonts w:ascii="Times New Roman" w:eastAsia="Times New Roman" w:hAnsi="Times New Roman" w:cs="Times New Roman"/>
          <w:i/>
        </w:rPr>
        <w:t>Urobatis</w:t>
      </w:r>
      <w:proofErr w:type="spellEnd"/>
      <w:r w:rsidRPr="00415418">
        <w:rPr>
          <w:rFonts w:ascii="Times New Roman" w:eastAsia="Times New Roman" w:hAnsi="Times New Roman" w:cs="Times New Roman"/>
          <w:i/>
        </w:rPr>
        <w:t xml:space="preserve"> </w:t>
      </w:r>
      <w:proofErr w:type="spellStart"/>
      <w:r w:rsidRPr="00415418">
        <w:rPr>
          <w:rFonts w:ascii="Times New Roman" w:eastAsia="Times New Roman" w:hAnsi="Times New Roman" w:cs="Times New Roman"/>
          <w:i/>
        </w:rPr>
        <w:t>halleri</w:t>
      </w:r>
      <w:proofErr w:type="spellEnd"/>
      <w:r w:rsidRPr="00415418">
        <w:rPr>
          <w:rFonts w:ascii="Times New Roman" w:eastAsia="Times New Roman" w:hAnsi="Times New Roman" w:cs="Times New Roman"/>
          <w:i/>
        </w:rPr>
        <w:t>,</w:t>
      </w:r>
      <w:r w:rsidRPr="00415418">
        <w:rPr>
          <w:rFonts w:ascii="Times New Roman" w:eastAsia="Times New Roman" w:hAnsi="Times New Roman" w:cs="Times New Roman"/>
        </w:rPr>
        <w:t xml:space="preserve"> was not detected in any technical replicate. </w:t>
      </w:r>
      <w:proofErr w:type="spellStart"/>
      <w:r w:rsidRPr="00415418">
        <w:rPr>
          <w:rFonts w:ascii="Times New Roman" w:eastAsia="Times New Roman" w:hAnsi="Times New Roman" w:cs="Times New Roman"/>
          <w:i/>
        </w:rPr>
        <w:t>Citharichthys</w:t>
      </w:r>
      <w:proofErr w:type="spellEnd"/>
      <w:r w:rsidRPr="00415418">
        <w:rPr>
          <w:rFonts w:ascii="Times New Roman" w:eastAsia="Times New Roman" w:hAnsi="Times New Roman" w:cs="Times New Roman"/>
          <w:i/>
        </w:rPr>
        <w:t xml:space="preserve"> sordidus </w:t>
      </w:r>
      <w:r w:rsidRPr="00415418">
        <w:rPr>
          <w:rFonts w:ascii="Times New Roman" w:eastAsia="Times New Roman" w:hAnsi="Times New Roman" w:cs="Times New Roman"/>
        </w:rPr>
        <w:t xml:space="preserve">was present in all mock communities and was selected as the reference species for estimating relative amplification </w:t>
      </w:r>
      <w:r w:rsidR="00316E5C" w:rsidRPr="00415418">
        <w:rPr>
          <w:rFonts w:ascii="Times New Roman" w:eastAsia="Times New Roman" w:hAnsi="Times New Roman" w:cs="Times New Roman"/>
        </w:rPr>
        <w:t>efficiencies.</w:t>
      </w:r>
      <w:r w:rsidRPr="00415418">
        <w:rPr>
          <w:rFonts w:ascii="Times New Roman" w:eastAsia="Times New Roman" w:hAnsi="Times New Roman" w:cs="Times New Roman"/>
        </w:rPr>
        <w:t xml:space="preserve"> Across all species,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ranged from </w:t>
      </w:r>
      <w:r w:rsidR="009309B8" w:rsidRPr="00415418">
        <w:rPr>
          <w:rFonts w:ascii="Times New Roman" w:eastAsia="Times New Roman" w:hAnsi="Times New Roman" w:cs="Times New Roman"/>
        </w:rPr>
        <w:t>-0.30</w:t>
      </w:r>
      <w:r w:rsidRPr="00415418">
        <w:rPr>
          <w:rFonts w:ascii="Times New Roman" w:eastAsia="Times New Roman" w:hAnsi="Times New Roman" w:cs="Times New Roman"/>
        </w:rPr>
        <w:t xml:space="preserve"> to </w:t>
      </w:r>
      <w:r w:rsidR="009309B8" w:rsidRPr="00415418">
        <w:rPr>
          <w:rFonts w:ascii="Times New Roman" w:eastAsia="Times New Roman" w:hAnsi="Times New Roman" w:cs="Times New Roman"/>
        </w:rPr>
        <w:t>0.03</w:t>
      </w:r>
      <w:r w:rsidRPr="00415418">
        <w:rPr>
          <w:rFonts w:ascii="Times New Roman" w:eastAsia="Times New Roman" w:hAnsi="Times New Roman" w:cs="Times New Roman"/>
        </w:rPr>
        <w:t xml:space="preserve"> with a mean of </w:t>
      </w:r>
      <w:r w:rsidR="009309B8" w:rsidRPr="00415418">
        <w:rPr>
          <w:rFonts w:ascii="Times New Roman" w:eastAsia="Times New Roman" w:hAnsi="Times New Roman" w:cs="Times New Roman"/>
        </w:rPr>
        <w:t>-0.06</w:t>
      </w:r>
      <w:r w:rsidRPr="00415418">
        <w:rPr>
          <w:rFonts w:ascii="Times New Roman" w:eastAsia="Times New Roman" w:hAnsi="Times New Roman" w:cs="Times New Roman"/>
        </w:rPr>
        <w:t xml:space="preserve"> (</w:t>
      </w:r>
      <w:r w:rsidR="009309B8" w:rsidRPr="00415418">
        <w:rPr>
          <w:rFonts w:ascii="Times New Roman" w:eastAsia="Times New Roman" w:hAnsi="Times New Roman" w:cs="Times New Roman"/>
        </w:rPr>
        <w:t>Table S3</w:t>
      </w:r>
      <w:r w:rsidRPr="00415418">
        <w:rPr>
          <w:rFonts w:ascii="Times New Roman" w:eastAsia="Times New Roman" w:hAnsi="Times New Roman" w:cs="Times New Roman"/>
        </w:rPr>
        <w:t xml:space="preserve">). For presentation purposes, we label species with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values below </w:t>
      </w:r>
      <w:r w:rsidR="00A17C6C" w:rsidRPr="00415418">
        <w:rPr>
          <w:rFonts w:ascii="Times New Roman" w:eastAsia="Times New Roman" w:hAnsi="Times New Roman" w:cs="Times New Roman"/>
        </w:rPr>
        <w:t>-</w:t>
      </w:r>
      <w:r w:rsidRPr="00415418">
        <w:rPr>
          <w:rFonts w:ascii="Times New Roman" w:eastAsia="Times New Roman" w:hAnsi="Times New Roman" w:cs="Times New Roman"/>
        </w:rPr>
        <w:t>0.</w:t>
      </w:r>
      <w:r w:rsidR="00A17C6C" w:rsidRPr="00415418">
        <w:rPr>
          <w:rFonts w:ascii="Times New Roman" w:eastAsia="Times New Roman" w:hAnsi="Times New Roman" w:cs="Times New Roman"/>
        </w:rPr>
        <w:t>0</w:t>
      </w:r>
      <w:r w:rsidRPr="00415418">
        <w:rPr>
          <w:rFonts w:ascii="Times New Roman" w:eastAsia="Times New Roman" w:hAnsi="Times New Roman" w:cs="Times New Roman"/>
        </w:rPr>
        <w:t>7 as a low amplification efficiency group (n=</w:t>
      </w:r>
      <w:r w:rsidR="00415418">
        <w:rPr>
          <w:rFonts w:ascii="Times New Roman" w:eastAsia="Times New Roman" w:hAnsi="Times New Roman" w:cs="Times New Roman"/>
        </w:rPr>
        <w:t>15</w:t>
      </w:r>
      <w:r w:rsidRPr="00415418">
        <w:rPr>
          <w:rFonts w:ascii="Times New Roman" w:eastAsia="Times New Roman" w:hAnsi="Times New Roman" w:cs="Times New Roman"/>
        </w:rPr>
        <w:t>) and the remaining species as a high amplification (n=</w:t>
      </w:r>
      <w:r w:rsidR="00A17C6C" w:rsidRPr="00415418">
        <w:rPr>
          <w:rFonts w:ascii="Times New Roman" w:eastAsia="Times New Roman" w:hAnsi="Times New Roman" w:cs="Times New Roman"/>
        </w:rPr>
        <w:t>41</w:t>
      </w:r>
      <w:r w:rsidRPr="00415418">
        <w:rPr>
          <w:rFonts w:ascii="Times New Roman" w:eastAsia="Times New Roman" w:hAnsi="Times New Roman" w:cs="Times New Roman"/>
        </w:rPr>
        <w:t>).</w:t>
      </w:r>
    </w:p>
    <w:p w14:paraId="3A4A869D" w14:textId="2E27970A" w:rsidR="008C446A" w:rsidRPr="00415418" w:rsidRDefault="0046333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Hypothesis Testing</w:t>
      </w:r>
    </w:p>
    <w:p w14:paraId="581B080E" w14:textId="7D119CDD"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As with the simulation results, we found that the probability of non-detections is strongly correlated with both the abundance of DNA molecules for a given species within a sample and the species-specific amplification efficiency (Figures 2b, 3b). Non-detections occur more frequently at low DNA concentrations regardless of amplification efficiency (Figures 2b, 3b). Species exhibiting lower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&lt; </w:t>
      </w:r>
      <w:r w:rsidR="00316E5C" w:rsidRPr="00415418">
        <w:rPr>
          <w:rFonts w:ascii="Times New Roman" w:eastAsia="Times New Roman" w:hAnsi="Times New Roman" w:cs="Times New Roman"/>
        </w:rPr>
        <w:t>-</w:t>
      </w:r>
      <w:r w:rsidRPr="00415418">
        <w:rPr>
          <w:rFonts w:ascii="Times New Roman" w:eastAsia="Times New Roman" w:hAnsi="Times New Roman" w:cs="Times New Roman"/>
        </w:rPr>
        <w:t>0.</w:t>
      </w:r>
      <w:r w:rsidR="00316E5C" w:rsidRPr="00415418">
        <w:rPr>
          <w:rFonts w:ascii="Times New Roman" w:eastAsia="Times New Roman" w:hAnsi="Times New Roman" w:cs="Times New Roman"/>
        </w:rPr>
        <w:t>0</w:t>
      </w:r>
      <w:r w:rsidRPr="00415418">
        <w:rPr>
          <w:rFonts w:ascii="Times New Roman" w:eastAsia="Times New Roman" w:hAnsi="Times New Roman" w:cs="Times New Roman"/>
        </w:rPr>
        <w:t>7) had higher rates of non-</w:t>
      </w:r>
      <w:r w:rsidRPr="00415418">
        <w:rPr>
          <w:rFonts w:ascii="Times New Roman" w:eastAsia="Times New Roman" w:hAnsi="Times New Roman" w:cs="Times New Roman"/>
        </w:rPr>
        <w:lastRenderedPageBreak/>
        <w:t>detections even at high input DNA concentrations (10</w:t>
      </w:r>
      <w:r w:rsidRPr="00415418">
        <w:rPr>
          <w:rFonts w:ascii="Times New Roman" w:eastAsia="Times New Roman" w:hAnsi="Times New Roman" w:cs="Times New Roman"/>
          <w:vertAlign w:val="superscript"/>
        </w:rPr>
        <w:t xml:space="preserve">4 </w:t>
      </w:r>
      <w:r w:rsidRPr="00415418">
        <w:rPr>
          <w:rFonts w:ascii="Times New Roman" w:eastAsia="Times New Roman" w:hAnsi="Times New Roman" w:cs="Times New Roman"/>
        </w:rPr>
        <w:t>copies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and larval counts (9 larvae per jar; Figures 2b, 3b). </w:t>
      </w:r>
    </w:p>
    <w:p w14:paraId="4326F6B3" w14:textId="21855F73" w:rsidR="008C446A" w:rsidRPr="00415418" w:rsidRDefault="00463330" w:rsidP="005009D4">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Furthermore, from the mock community example,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&gt;</w:t>
      </w:r>
      <w:r w:rsidR="00A17C6C" w:rsidRPr="00415418">
        <w:rPr>
          <w:rFonts w:ascii="Times New Roman" w:eastAsia="Times New Roman" w:hAnsi="Times New Roman" w:cs="Times New Roman"/>
        </w:rPr>
        <w:t>-</w:t>
      </w:r>
      <w:r w:rsidRPr="00415418">
        <w:rPr>
          <w:rFonts w:ascii="Times New Roman" w:eastAsia="Times New Roman" w:hAnsi="Times New Roman" w:cs="Times New Roman"/>
        </w:rPr>
        <w:t>0.</w:t>
      </w:r>
      <w:r w:rsidR="00A17C6C" w:rsidRPr="00415418">
        <w:rPr>
          <w:rFonts w:ascii="Times New Roman" w:eastAsia="Times New Roman" w:hAnsi="Times New Roman" w:cs="Times New Roman"/>
        </w:rPr>
        <w:t>0</w:t>
      </w:r>
      <w:r w:rsidRPr="00415418">
        <w:rPr>
          <w:rFonts w:ascii="Times New Roman" w:eastAsia="Times New Roman" w:hAnsi="Times New Roman" w:cs="Times New Roman"/>
        </w:rPr>
        <w:t xml:space="preserve">7) have higher observed sequence read counts for an equivalent template DNA concentration (Figure 2a). The </w:t>
      </w:r>
      <w:r w:rsidR="00A17C6C" w:rsidRPr="00415418">
        <w:rPr>
          <w:rFonts w:ascii="Times New Roman" w:eastAsia="Times New Roman" w:hAnsi="Times New Roman" w:cs="Times New Roman"/>
        </w:rPr>
        <w:t>41</w:t>
      </w:r>
      <w:r w:rsidRPr="00415418">
        <w:rPr>
          <w:rFonts w:ascii="Times New Roman" w:eastAsia="Times New Roman" w:hAnsi="Times New Roman" w:cs="Times New Roman"/>
        </w:rPr>
        <w:t xml:space="preserve"> species with high amplification efficiencies have </w:t>
      </w:r>
      <w:r w:rsidR="00337FE7">
        <w:rPr>
          <w:rFonts w:ascii="Times New Roman" w:eastAsia="Times New Roman" w:hAnsi="Times New Roman" w:cs="Times New Roman"/>
        </w:rPr>
        <w:t>more</w:t>
      </w:r>
      <w:r w:rsidRPr="00415418">
        <w:rPr>
          <w:rFonts w:ascii="Times New Roman" w:eastAsia="Times New Roman" w:hAnsi="Times New Roman" w:cs="Times New Roman"/>
        </w:rPr>
        <w:t xml:space="preserve"> reads sequenced per DNA molecule added (mean</w:t>
      </w:r>
      <w:r w:rsidR="0097037F" w:rsidRPr="00415418">
        <w:rPr>
          <w:rFonts w:ascii="Times New Roman" w:eastAsia="Times New Roman" w:hAnsi="Times New Roman" w:cs="Times New Roman"/>
        </w:rPr>
        <w:t xml:space="preserve"> ± </w:t>
      </w:r>
      <w:proofErr w:type="spellStart"/>
      <w:r w:rsidR="0097037F" w:rsidRPr="00415418">
        <w:rPr>
          <w:rFonts w:ascii="Times New Roman" w:eastAsia="Times New Roman" w:hAnsi="Times New Roman" w:cs="Times New Roman"/>
        </w:rPr>
        <w:t>sd</w:t>
      </w:r>
      <w:proofErr w:type="spellEnd"/>
      <w:r w:rsidRPr="00415418">
        <w:rPr>
          <w:rFonts w:ascii="Times New Roman" w:eastAsia="Times New Roman" w:hAnsi="Times New Roman" w:cs="Times New Roman"/>
        </w:rPr>
        <w:t xml:space="preserve"> </w:t>
      </w:r>
      <w:r w:rsidR="00316E5C" w:rsidRPr="00415418">
        <w:rPr>
          <w:rFonts w:ascii="Times New Roman" w:eastAsia="Times New Roman" w:hAnsi="Times New Roman" w:cs="Times New Roman"/>
        </w:rPr>
        <w:t xml:space="preserve">= </w:t>
      </w:r>
      <w:r w:rsidR="0097037F" w:rsidRPr="00415418">
        <w:rPr>
          <w:rFonts w:ascii="Times New Roman" w:eastAsia="Times New Roman" w:hAnsi="Times New Roman" w:cs="Times New Roman"/>
        </w:rPr>
        <w:t>4.1 ± 6.31</w:t>
      </w:r>
      <w:r w:rsidRPr="00415418">
        <w:rPr>
          <w:rFonts w:ascii="Times New Roman" w:eastAsia="Times New Roman" w:hAnsi="Times New Roman" w:cs="Times New Roman"/>
        </w:rPr>
        <w:t xml:space="preserve">, range </w:t>
      </w:r>
      <w:r w:rsidR="00316E5C" w:rsidRPr="00415418">
        <w:rPr>
          <w:rFonts w:ascii="Times New Roman" w:eastAsia="Times New Roman" w:hAnsi="Times New Roman" w:cs="Times New Roman"/>
        </w:rPr>
        <w:t>=</w:t>
      </w:r>
      <w:r w:rsidR="0097037F" w:rsidRPr="00415418">
        <w:rPr>
          <w:rFonts w:ascii="Times New Roman" w:eastAsia="Times New Roman" w:hAnsi="Times New Roman" w:cs="Times New Roman"/>
        </w:rPr>
        <w:t xml:space="preserve"> 0.00</w:t>
      </w:r>
      <w:r w:rsidRPr="00415418">
        <w:rPr>
          <w:rFonts w:ascii="Times New Roman" w:eastAsia="Times New Roman" w:hAnsi="Times New Roman" w:cs="Times New Roman"/>
        </w:rPr>
        <w:t>-</w:t>
      </w:r>
      <w:r w:rsidR="0097037F" w:rsidRPr="00415418">
        <w:rPr>
          <w:rFonts w:ascii="Times New Roman" w:eastAsia="Times New Roman" w:hAnsi="Times New Roman" w:cs="Times New Roman"/>
        </w:rPr>
        <w:t>55.4</w:t>
      </w:r>
      <w:r w:rsidRPr="00415418">
        <w:rPr>
          <w:rFonts w:ascii="Times New Roman" w:eastAsia="Times New Roman" w:hAnsi="Times New Roman" w:cs="Times New Roman"/>
        </w:rPr>
        <w:t xml:space="preserve">) than the </w:t>
      </w:r>
      <w:r w:rsidR="007E3F9D">
        <w:rPr>
          <w:rFonts w:ascii="Times New Roman" w:eastAsia="Times New Roman" w:hAnsi="Times New Roman" w:cs="Times New Roman"/>
        </w:rPr>
        <w:t>15</w:t>
      </w:r>
      <w:r w:rsidRPr="00415418">
        <w:rPr>
          <w:rFonts w:ascii="Times New Roman" w:eastAsia="Times New Roman" w:hAnsi="Times New Roman" w:cs="Times New Roman"/>
        </w:rPr>
        <w:t xml:space="preserve"> species with low amplification efficiencies (mean</w:t>
      </w:r>
      <w:r w:rsidR="0097037F" w:rsidRPr="00415418">
        <w:rPr>
          <w:rFonts w:ascii="Times New Roman" w:eastAsia="Times New Roman" w:hAnsi="Times New Roman" w:cs="Times New Roman"/>
        </w:rPr>
        <w:t xml:space="preserve"> ± </w:t>
      </w:r>
      <w:proofErr w:type="spellStart"/>
      <w:r w:rsidR="0097037F" w:rsidRPr="00415418">
        <w:rPr>
          <w:rFonts w:ascii="Times New Roman" w:eastAsia="Times New Roman" w:hAnsi="Times New Roman" w:cs="Times New Roman"/>
        </w:rPr>
        <w:t>sd</w:t>
      </w:r>
      <w:proofErr w:type="spellEnd"/>
      <w:r w:rsidRPr="00415418">
        <w:rPr>
          <w:rFonts w:ascii="Times New Roman" w:eastAsia="Times New Roman" w:hAnsi="Times New Roman" w:cs="Times New Roman"/>
        </w:rPr>
        <w:t xml:space="preserve"> </w:t>
      </w:r>
      <w:r w:rsidR="00316E5C" w:rsidRPr="00415418">
        <w:rPr>
          <w:rFonts w:ascii="Times New Roman" w:eastAsia="Times New Roman" w:hAnsi="Times New Roman" w:cs="Times New Roman"/>
        </w:rPr>
        <w:t xml:space="preserve">= </w:t>
      </w:r>
      <w:r w:rsidR="0097037F" w:rsidRPr="00415418">
        <w:rPr>
          <w:rFonts w:ascii="Times New Roman" w:eastAsia="Times New Roman" w:hAnsi="Times New Roman" w:cs="Times New Roman"/>
        </w:rPr>
        <w:t>0.1 ± 0.47</w:t>
      </w:r>
      <w:r w:rsidRPr="00415418">
        <w:rPr>
          <w:rFonts w:ascii="Times New Roman" w:eastAsia="Times New Roman" w:hAnsi="Times New Roman" w:cs="Times New Roman"/>
        </w:rPr>
        <w:t xml:space="preserve">, range = </w:t>
      </w:r>
      <w:r w:rsidR="0097037F" w:rsidRPr="00415418">
        <w:rPr>
          <w:rFonts w:ascii="Times New Roman" w:eastAsia="Times New Roman" w:hAnsi="Times New Roman" w:cs="Times New Roman"/>
        </w:rPr>
        <w:t>0.00</w:t>
      </w:r>
      <w:r w:rsidRPr="00415418">
        <w:rPr>
          <w:rFonts w:ascii="Times New Roman" w:eastAsia="Times New Roman" w:hAnsi="Times New Roman" w:cs="Times New Roman"/>
        </w:rPr>
        <w:t>-</w:t>
      </w:r>
      <w:r w:rsidR="0097037F" w:rsidRPr="00415418">
        <w:rPr>
          <w:rFonts w:ascii="Times New Roman" w:eastAsia="Times New Roman" w:hAnsi="Times New Roman" w:cs="Times New Roman"/>
        </w:rPr>
        <w:t>5.5</w:t>
      </w:r>
      <w:r w:rsidRPr="00415418">
        <w:rPr>
          <w:rFonts w:ascii="Times New Roman" w:eastAsia="Times New Roman" w:hAnsi="Times New Roman" w:cs="Times New Roman"/>
        </w:rPr>
        <w:t xml:space="preserve">). Likewise, species with higher larval counts in ethanol-preserved samples from plankton tows also have higher observed sequence read counts (Figure 3a). </w:t>
      </w:r>
      <w:r w:rsidR="007E3F9D">
        <w:rPr>
          <w:rFonts w:ascii="Times New Roman" w:eastAsia="Times New Roman" w:hAnsi="Times New Roman" w:cs="Times New Roman"/>
        </w:rPr>
        <w:t xml:space="preserve">From the </w:t>
      </w:r>
      <w:proofErr w:type="spellStart"/>
      <w:r w:rsidR="007E3F9D">
        <w:rPr>
          <w:rFonts w:ascii="Times New Roman" w:eastAsia="Times New Roman" w:hAnsi="Times New Roman" w:cs="Times New Roman"/>
        </w:rPr>
        <w:t>CalCOFI</w:t>
      </w:r>
      <w:proofErr w:type="spellEnd"/>
      <w:r w:rsidR="007E3F9D">
        <w:rPr>
          <w:rFonts w:ascii="Times New Roman" w:eastAsia="Times New Roman" w:hAnsi="Times New Roman" w:cs="Times New Roman"/>
        </w:rPr>
        <w:t xml:space="preserve"> example, t</w:t>
      </w:r>
      <w:r w:rsidRPr="00415418">
        <w:rPr>
          <w:rFonts w:ascii="Times New Roman" w:eastAsia="Times New Roman" w:hAnsi="Times New Roman" w:cs="Times New Roman"/>
        </w:rPr>
        <w:t xml:space="preserve">he </w:t>
      </w:r>
      <w:r w:rsidR="007A3360">
        <w:rPr>
          <w:rFonts w:ascii="Times New Roman" w:eastAsia="Times New Roman" w:hAnsi="Times New Roman" w:cs="Times New Roman"/>
        </w:rPr>
        <w:t>15</w:t>
      </w:r>
      <w:r w:rsidRPr="00415418">
        <w:rPr>
          <w:rFonts w:ascii="Times New Roman" w:eastAsia="Times New Roman" w:hAnsi="Times New Roman" w:cs="Times New Roman"/>
        </w:rPr>
        <w:t xml:space="preserve"> species with high amplification efficiencies have </w:t>
      </w:r>
      <w:r w:rsidR="00337FE7">
        <w:rPr>
          <w:rFonts w:ascii="Times New Roman" w:eastAsia="Times New Roman" w:hAnsi="Times New Roman" w:cs="Times New Roman"/>
        </w:rPr>
        <w:t>more</w:t>
      </w:r>
      <w:commentRangeStart w:id="6"/>
      <w:commentRangeEnd w:id="6"/>
      <w:r w:rsidRPr="00415418">
        <w:rPr>
          <w:rFonts w:ascii="Times New Roman" w:hAnsi="Times New Roman" w:cs="Times New Roman"/>
        </w:rPr>
        <w:commentReference w:id="6"/>
      </w:r>
      <w:r w:rsidRPr="00415418">
        <w:rPr>
          <w:rFonts w:ascii="Times New Roman" w:eastAsia="Times New Roman" w:hAnsi="Times New Roman" w:cs="Times New Roman"/>
        </w:rPr>
        <w:t xml:space="preserve"> reads sequenced per larvae counted (mean</w:t>
      </w:r>
      <w:r w:rsidR="0097037F" w:rsidRPr="00415418">
        <w:rPr>
          <w:rFonts w:ascii="Times New Roman" w:eastAsia="Times New Roman" w:hAnsi="Times New Roman" w:cs="Times New Roman"/>
        </w:rPr>
        <w:t xml:space="preserve"> ± </w:t>
      </w:r>
      <w:proofErr w:type="spellStart"/>
      <w:r w:rsidR="0097037F" w:rsidRPr="00415418">
        <w:rPr>
          <w:rFonts w:ascii="Times New Roman" w:eastAsia="Times New Roman" w:hAnsi="Times New Roman" w:cs="Times New Roman"/>
        </w:rPr>
        <w:t>sd</w:t>
      </w:r>
      <w:proofErr w:type="spellEnd"/>
      <w:r w:rsidR="0097037F" w:rsidRPr="00415418">
        <w:rPr>
          <w:rFonts w:ascii="Times New Roman" w:eastAsia="Times New Roman" w:hAnsi="Times New Roman" w:cs="Times New Roman"/>
        </w:rPr>
        <w:t xml:space="preserve"> </w:t>
      </w:r>
      <w:r w:rsidR="00316E5C" w:rsidRPr="00415418">
        <w:rPr>
          <w:rFonts w:ascii="Times New Roman" w:eastAsia="Times New Roman" w:hAnsi="Times New Roman" w:cs="Times New Roman"/>
        </w:rPr>
        <w:t xml:space="preserve">= </w:t>
      </w:r>
      <w:r w:rsidRPr="00415418">
        <w:rPr>
          <w:rFonts w:ascii="Times New Roman" w:eastAsia="Times New Roman" w:hAnsi="Times New Roman" w:cs="Times New Roman"/>
        </w:rPr>
        <w:t>6,689</w:t>
      </w:r>
      <w:r w:rsidR="0097037F" w:rsidRPr="00415418">
        <w:rPr>
          <w:rFonts w:ascii="Times New Roman" w:eastAsia="Times New Roman" w:hAnsi="Times New Roman" w:cs="Times New Roman"/>
        </w:rPr>
        <w:t xml:space="preserve"> ± 28,305</w:t>
      </w:r>
      <w:r w:rsidRPr="00415418">
        <w:rPr>
          <w:rFonts w:ascii="Times New Roman" w:eastAsia="Times New Roman" w:hAnsi="Times New Roman" w:cs="Times New Roman"/>
        </w:rPr>
        <w:t>, range = 0-79,454) than the two species in the low amplification efficiency group (mean</w:t>
      </w:r>
      <w:r w:rsidR="0097037F" w:rsidRPr="00415418">
        <w:rPr>
          <w:rFonts w:ascii="Times New Roman" w:eastAsia="Times New Roman" w:hAnsi="Times New Roman" w:cs="Times New Roman"/>
        </w:rPr>
        <w:t xml:space="preserve"> ± </w:t>
      </w:r>
      <w:proofErr w:type="spellStart"/>
      <w:r w:rsidR="0097037F" w:rsidRPr="00415418">
        <w:rPr>
          <w:rFonts w:ascii="Times New Roman" w:eastAsia="Times New Roman" w:hAnsi="Times New Roman" w:cs="Times New Roman"/>
        </w:rPr>
        <w:t>sd</w:t>
      </w:r>
      <w:proofErr w:type="spellEnd"/>
      <w:r w:rsidRPr="00415418">
        <w:rPr>
          <w:rFonts w:ascii="Times New Roman" w:eastAsia="Times New Roman" w:hAnsi="Times New Roman" w:cs="Times New Roman"/>
        </w:rPr>
        <w:t xml:space="preserve"> </w:t>
      </w:r>
      <w:r w:rsidR="00316E5C" w:rsidRPr="00415418">
        <w:rPr>
          <w:rFonts w:ascii="Times New Roman" w:eastAsia="Times New Roman" w:hAnsi="Times New Roman" w:cs="Times New Roman"/>
        </w:rPr>
        <w:t xml:space="preserve">= </w:t>
      </w:r>
      <w:r w:rsidRPr="00415418">
        <w:rPr>
          <w:rFonts w:ascii="Times New Roman" w:eastAsia="Times New Roman" w:hAnsi="Times New Roman" w:cs="Times New Roman"/>
        </w:rPr>
        <w:t>524</w:t>
      </w:r>
      <w:r w:rsidR="0097037F" w:rsidRPr="00415418">
        <w:rPr>
          <w:rFonts w:ascii="Times New Roman" w:eastAsia="Times New Roman" w:hAnsi="Times New Roman" w:cs="Times New Roman"/>
        </w:rPr>
        <w:t xml:space="preserve"> ± 1,080</w:t>
      </w:r>
      <w:r w:rsidRPr="00415418">
        <w:rPr>
          <w:rFonts w:ascii="Times New Roman" w:eastAsia="Times New Roman" w:hAnsi="Times New Roman" w:cs="Times New Roman"/>
        </w:rPr>
        <w:t xml:space="preserve">, range = 0-7,101). </w:t>
      </w:r>
    </w:p>
    <w:p w14:paraId="48D30386" w14:textId="77777777" w:rsidR="008C446A" w:rsidRPr="00415418" w:rsidRDefault="00463330" w:rsidP="003C33C6">
      <w:pPr>
        <w:spacing w:line="480" w:lineRule="auto"/>
        <w:ind w:left="1080"/>
        <w:rPr>
          <w:rFonts w:ascii="Times New Roman" w:eastAsia="Times New Roman" w:hAnsi="Times New Roman" w:cs="Times New Roman"/>
        </w:rPr>
      </w:pPr>
      <w:r w:rsidRPr="00415418">
        <w:rPr>
          <w:rFonts w:ascii="Times New Roman" w:eastAsia="Times New Roman" w:hAnsi="Times New Roman" w:cs="Times New Roman"/>
          <w:noProof/>
        </w:rPr>
        <w:drawing>
          <wp:inline distT="114300" distB="114300" distL="114300" distR="114300" wp14:anchorId="2879D6D9" wp14:editId="653418A0">
            <wp:extent cx="5943600" cy="3962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962400"/>
                    </a:xfrm>
                    <a:prstGeom prst="rect">
                      <a:avLst/>
                    </a:prstGeom>
                    <a:ln/>
                  </pic:spPr>
                </pic:pic>
              </a:graphicData>
            </a:graphic>
          </wp:inline>
        </w:drawing>
      </w:r>
    </w:p>
    <w:p w14:paraId="623B04FE" w14:textId="77777777" w:rsidR="008C446A" w:rsidRPr="00415418" w:rsidRDefault="008C446A" w:rsidP="003C33C6">
      <w:pPr>
        <w:spacing w:line="480" w:lineRule="auto"/>
        <w:ind w:left="720"/>
        <w:rPr>
          <w:rFonts w:ascii="Times New Roman" w:eastAsia="Times New Roman" w:hAnsi="Times New Roman" w:cs="Times New Roman"/>
        </w:rPr>
      </w:pPr>
    </w:p>
    <w:p w14:paraId="0D3B71E6" w14:textId="77777777" w:rsidR="008C446A" w:rsidRPr="00415418" w:rsidRDefault="00463330" w:rsidP="005009D4">
      <w:pPr>
        <w:spacing w:line="480" w:lineRule="auto"/>
        <w:ind w:left="720"/>
        <w:rPr>
          <w:rFonts w:ascii="Times New Roman" w:eastAsia="Times New Roman" w:hAnsi="Times New Roman" w:cs="Times New Roman"/>
          <w:u w:val="single"/>
        </w:rPr>
      </w:pPr>
      <w:r w:rsidRPr="00415418">
        <w:rPr>
          <w:rFonts w:ascii="Times New Roman" w:eastAsia="Times New Roman" w:hAnsi="Times New Roman" w:cs="Times New Roman"/>
          <w:b/>
          <w:u w:val="single"/>
        </w:rPr>
        <w:t>Figure 2:</w:t>
      </w:r>
      <w:r w:rsidRPr="00415418">
        <w:rPr>
          <w:rFonts w:ascii="Times New Roman" w:eastAsia="Times New Roman" w:hAnsi="Times New Roman" w:cs="Times New Roman"/>
          <w:u w:val="single"/>
        </w:rPr>
        <w:t xml:space="preserve"> </w:t>
      </w:r>
      <w:r w:rsidRPr="00415418">
        <w:rPr>
          <w:rFonts w:ascii="Times New Roman" w:eastAsia="Times New Roman" w:hAnsi="Times New Roman" w:cs="Times New Roman"/>
          <w:b/>
          <w:u w:val="single"/>
        </w:rPr>
        <w:t>Observed Reads and N</w:t>
      </w:r>
      <w:r w:rsidRPr="00415418">
        <w:rPr>
          <w:rFonts w:ascii="Times New Roman" w:eastAsia="Times New Roman" w:hAnsi="Times New Roman" w:cs="Times New Roman"/>
          <w:b/>
          <w:color w:val="1A1D21"/>
          <w:u w:val="single"/>
        </w:rPr>
        <w:t>on-detections are a fu</w:t>
      </w:r>
      <w:r w:rsidRPr="00415418">
        <w:rPr>
          <w:rFonts w:ascii="Times New Roman" w:eastAsia="Times New Roman" w:hAnsi="Times New Roman" w:cs="Times New Roman"/>
          <w:b/>
          <w:u w:val="single"/>
        </w:rPr>
        <w:t>nction of Amplification Efficiency and Input DNA Concentration in the Mock Community example</w:t>
      </w:r>
    </w:p>
    <w:p w14:paraId="3C8D2E11" w14:textId="22A6F787" w:rsidR="008C446A" w:rsidRPr="00415418" w:rsidRDefault="00463330" w:rsidP="005009D4">
      <w:pP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t>For species observed within a replicate, we find that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&gt;0.7) have a greater number of observed reads for an equivalent template DNA concentration (a). We also find no difference in the total number of observed reads and increased DNA concentration as expected for a compositional data set. Furthermore, we find a greater proportion of non-detections when both DNA concentration and amplification efficiencies are lower (b). These results align well with our simulated data.</w:t>
      </w:r>
    </w:p>
    <w:p w14:paraId="0F2D0DC8" w14:textId="77777777" w:rsidR="008C446A" w:rsidRPr="00415418" w:rsidRDefault="008C446A" w:rsidP="003C33C6">
      <w:pPr>
        <w:spacing w:line="480" w:lineRule="auto"/>
        <w:ind w:left="1080"/>
        <w:rPr>
          <w:rFonts w:ascii="Times New Roman" w:eastAsia="Times New Roman" w:hAnsi="Times New Roman" w:cs="Times New Roman"/>
        </w:rPr>
      </w:pPr>
    </w:p>
    <w:p w14:paraId="4E766FB2" w14:textId="77777777"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noProof/>
        </w:rPr>
        <w:drawing>
          <wp:inline distT="114300" distB="114300" distL="114300" distR="114300" wp14:anchorId="1AA1A225" wp14:editId="45D62E1F">
            <wp:extent cx="5943600" cy="3390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390900"/>
                    </a:xfrm>
                    <a:prstGeom prst="rect">
                      <a:avLst/>
                    </a:prstGeom>
                    <a:ln/>
                  </pic:spPr>
                </pic:pic>
              </a:graphicData>
            </a:graphic>
          </wp:inline>
        </w:drawing>
      </w:r>
    </w:p>
    <w:p w14:paraId="30A7E8CA" w14:textId="77777777" w:rsidR="008C446A" w:rsidRPr="00415418" w:rsidRDefault="00463330" w:rsidP="005009D4">
      <w:pPr>
        <w:spacing w:line="480" w:lineRule="auto"/>
        <w:ind w:left="720"/>
        <w:rPr>
          <w:rFonts w:ascii="Times New Roman" w:eastAsia="Times New Roman" w:hAnsi="Times New Roman" w:cs="Times New Roman"/>
          <w:b/>
          <w:u w:val="single"/>
        </w:rPr>
      </w:pPr>
      <w:r w:rsidRPr="00415418">
        <w:rPr>
          <w:rFonts w:ascii="Times New Roman" w:eastAsia="Times New Roman" w:hAnsi="Times New Roman" w:cs="Times New Roman"/>
          <w:b/>
          <w:u w:val="single"/>
        </w:rPr>
        <w:t xml:space="preserve">Figure 3. Observed Reads and Non-detections are a function of Amplification Efficiency and Larval Abundances in the </w:t>
      </w:r>
      <w:proofErr w:type="spellStart"/>
      <w:r w:rsidRPr="00415418">
        <w:rPr>
          <w:rFonts w:ascii="Times New Roman" w:eastAsia="Times New Roman" w:hAnsi="Times New Roman" w:cs="Times New Roman"/>
          <w:b/>
          <w:u w:val="single"/>
        </w:rPr>
        <w:t>CalCOFI</w:t>
      </w:r>
      <w:proofErr w:type="spellEnd"/>
      <w:r w:rsidRPr="00415418">
        <w:rPr>
          <w:rFonts w:ascii="Times New Roman" w:eastAsia="Times New Roman" w:hAnsi="Times New Roman" w:cs="Times New Roman"/>
          <w:b/>
          <w:u w:val="single"/>
        </w:rPr>
        <w:t xml:space="preserve"> example</w:t>
      </w:r>
    </w:p>
    <w:p w14:paraId="5D842C7C" w14:textId="43004C05" w:rsidR="008C446A" w:rsidRPr="00415418" w:rsidRDefault="00463330" w:rsidP="005009D4">
      <w:pP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lastRenderedPageBreak/>
        <w:t>For species observed within a replicate, we find that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&gt;</w:t>
      </w:r>
      <w:r w:rsidR="00316E5C" w:rsidRPr="00415418">
        <w:rPr>
          <w:rFonts w:ascii="Times New Roman" w:eastAsia="Times New Roman" w:hAnsi="Times New Roman" w:cs="Times New Roman"/>
        </w:rPr>
        <w:t>-</w:t>
      </w:r>
      <w:r w:rsidRPr="00415418">
        <w:rPr>
          <w:rFonts w:ascii="Times New Roman" w:eastAsia="Times New Roman" w:hAnsi="Times New Roman" w:cs="Times New Roman"/>
        </w:rPr>
        <w:t>0.</w:t>
      </w:r>
      <w:r w:rsidR="00316E5C" w:rsidRPr="00415418">
        <w:rPr>
          <w:rFonts w:ascii="Times New Roman" w:eastAsia="Times New Roman" w:hAnsi="Times New Roman" w:cs="Times New Roman"/>
        </w:rPr>
        <w:t>0</w:t>
      </w:r>
      <w:r w:rsidRPr="00415418">
        <w:rPr>
          <w:rFonts w:ascii="Times New Roman" w:eastAsia="Times New Roman" w:hAnsi="Times New Roman" w:cs="Times New Roman"/>
        </w:rPr>
        <w:t xml:space="preserve">7) have consistently greater numbers of observed reads for an equivalent template DNA concentration (a). We assume that the number of larvae in the jar is proportional to the number of DNA molecules present. We also find a greater proportion of non-detections when larvae are rare in the jars and have lower amplification efficiencies (b). </w:t>
      </w:r>
    </w:p>
    <w:p w14:paraId="0D913A7C" w14:textId="77777777" w:rsidR="005009D4" w:rsidRPr="00415418" w:rsidRDefault="005009D4" w:rsidP="005009D4">
      <w:pPr>
        <w:spacing w:line="480" w:lineRule="auto"/>
        <w:ind w:left="720"/>
        <w:rPr>
          <w:rFonts w:ascii="Times New Roman" w:eastAsia="Times New Roman" w:hAnsi="Times New Roman" w:cs="Times New Roman"/>
        </w:rPr>
      </w:pPr>
    </w:p>
    <w:p w14:paraId="32AB674A" w14:textId="77777777" w:rsidR="008C446A" w:rsidRPr="00415418" w:rsidRDefault="00463330" w:rsidP="005009D4">
      <w:pPr>
        <w:spacing w:before="120" w:after="120" w:line="480" w:lineRule="auto"/>
        <w:rPr>
          <w:rFonts w:ascii="Times New Roman" w:eastAsia="Times New Roman" w:hAnsi="Times New Roman" w:cs="Times New Roman"/>
        </w:rPr>
      </w:pPr>
      <w:r w:rsidRPr="00415418">
        <w:rPr>
          <w:rFonts w:ascii="Times New Roman" w:eastAsia="Times New Roman" w:hAnsi="Times New Roman" w:cs="Times New Roman"/>
          <w:b/>
          <w:sz w:val="28"/>
          <w:szCs w:val="28"/>
        </w:rPr>
        <w:t>Discussion</w:t>
      </w:r>
    </w:p>
    <w:p w14:paraId="2D7E355B" w14:textId="776C2EA6"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Using both simulated and empirical data, we demonstrate that observed sequence read counts from metabarcoding data are a function of species-specific input DNA concentrations, subsampling, and species-specific amplification efficiencies. Variability among replicates in detections of specific taxa – reflecting either rare targets or poor amplification efficiencies – are a substantial source of noise in these data. Consequently, it can be difficult to distinguish signal from noise in metabarcoding datasets. Our results illustrate several potential causes of non-detections and suggest that metabarcoding data can provide reliable quantitative estimates </w:t>
      </w:r>
      <w:r w:rsidR="00D65723" w:rsidRPr="00415418">
        <w:rPr>
          <w:rFonts w:ascii="Times New Roman" w:eastAsia="Times New Roman" w:hAnsi="Times New Roman" w:cs="Times New Roman"/>
        </w:rPr>
        <w:t>for species</w:t>
      </w:r>
      <w:r w:rsidRPr="00415418">
        <w:rPr>
          <w:rFonts w:ascii="Times New Roman" w:eastAsia="Times New Roman" w:hAnsi="Times New Roman" w:cs="Times New Roman"/>
        </w:rPr>
        <w:t xml:space="preserve"> with abundant input DNA (&gt; ~50 copies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and high species-specific amplification efficiencies. By characterizing underlying sources of sequence read count variability in metabarcoding, we identify key sources of noise that impact our ability to derive quantitative estimates of source DNA.</w:t>
      </w:r>
    </w:p>
    <w:p w14:paraId="5DD1A060" w14:textId="77777777" w:rsidR="008C446A" w:rsidRPr="00415418" w:rsidRDefault="00463330" w:rsidP="005009D4">
      <w:pPr>
        <w:spacing w:before="120" w:after="120" w:line="480" w:lineRule="auto"/>
        <w:rPr>
          <w:rFonts w:ascii="Times New Roman" w:eastAsia="Times New Roman" w:hAnsi="Times New Roman" w:cs="Times New Roman"/>
          <w:i/>
          <w:highlight w:val="white"/>
        </w:rPr>
      </w:pPr>
      <w:r w:rsidRPr="00415418">
        <w:rPr>
          <w:rFonts w:ascii="Times New Roman" w:eastAsia="Times New Roman" w:hAnsi="Times New Roman" w:cs="Times New Roman"/>
          <w:i/>
          <w:highlight w:val="white"/>
        </w:rPr>
        <w:t xml:space="preserve">Subsampling Rare Targets Results in Non-detections </w:t>
      </w:r>
    </w:p>
    <w:p w14:paraId="4E02652E" w14:textId="4AB005DD" w:rsidR="008C446A" w:rsidRPr="00415418" w:rsidRDefault="00463330" w:rsidP="003C33C6">
      <w:pPr>
        <w:spacing w:line="480" w:lineRule="auto"/>
        <w:rPr>
          <w:rFonts w:ascii="Times New Roman" w:eastAsia="Times New Roman" w:hAnsi="Times New Roman" w:cs="Times New Roman"/>
          <w:highlight w:val="white"/>
        </w:rPr>
      </w:pPr>
      <w:r w:rsidRPr="00415418">
        <w:rPr>
          <w:rFonts w:ascii="Times New Roman" w:eastAsia="Times New Roman" w:hAnsi="Times New Roman" w:cs="Times New Roman"/>
        </w:rPr>
        <w:t xml:space="preserve">Consistent with expectation, our framework strongly suggests </w:t>
      </w:r>
      <w:r w:rsidR="00316E5C" w:rsidRPr="00415418">
        <w:rPr>
          <w:rFonts w:ascii="Times New Roman" w:eastAsia="Times New Roman" w:hAnsi="Times New Roman" w:cs="Times New Roman"/>
        </w:rPr>
        <w:t>that</w:t>
      </w:r>
      <w:r w:rsidRPr="00415418">
        <w:rPr>
          <w:rFonts w:ascii="Times New Roman" w:eastAsia="Times New Roman" w:hAnsi="Times New Roman" w:cs="Times New Roman"/>
        </w:rPr>
        <w:t xml:space="preserve"> all else being equal in a metabarcoding assay (</w:t>
      </w:r>
      <w:r w:rsidR="00B93B32">
        <w:rPr>
          <w:rFonts w:ascii="Times New Roman" w:eastAsia="Times New Roman" w:hAnsi="Times New Roman" w:cs="Times New Roman"/>
        </w:rPr>
        <w:t xml:space="preserve">e.g., </w:t>
      </w:r>
      <w:r w:rsidRPr="00415418">
        <w:rPr>
          <w:rFonts w:ascii="Times New Roman" w:eastAsia="Times New Roman" w:hAnsi="Times New Roman" w:cs="Times New Roman"/>
        </w:rPr>
        <w:t xml:space="preserve">assuming even amplification efficiencies across species), rarer </w:t>
      </w:r>
      <w:r w:rsidRPr="00415418">
        <w:rPr>
          <w:rFonts w:ascii="Times New Roman" w:eastAsia="Times New Roman" w:hAnsi="Times New Roman" w:cs="Times New Roman"/>
        </w:rPr>
        <w:lastRenderedPageBreak/>
        <w:t>template DNA molecules have a higher probability of non-detection across technical replicates. These findings align well with observations of qPCR assays in which the probability of non-detection increases as you approach the limit of detection, in terms of absolute copies of DNA per reaction volume</w:t>
      </w:r>
      <w:r w:rsidR="00D6572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2RhNTM3ZjQtYjFiOS00ZmY3LThlOGItM2E2NTg1YjVmN2E4IiwicHJvcGVydGllcyI6eyJub3RlSW5kZXgiOjB9LCJpc0VkaXRlZCI6ZmFsc2UsIm1hbnVhbE92ZXJyaWRlIjp7ImlzTWFudWFsbHlPdmVycmlkZGVuIjpmYWxzZSwiY2l0ZXByb2NUZXh0IjoiWzQ2LDQ3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"/>
          <w:id w:val="735669178"/>
          <w:placeholder>
            <w:docPart w:val="DefaultPlaceholder_-1854013440"/>
          </w:placeholder>
        </w:sdtPr>
        <w:sdtContent>
          <w:r w:rsidR="00840824" w:rsidRPr="00415418">
            <w:rPr>
              <w:rFonts w:ascii="Times New Roman" w:eastAsia="Times New Roman" w:hAnsi="Times New Roman" w:cs="Times New Roman"/>
              <w:color w:val="000000"/>
            </w:rPr>
            <w:t>[46,47]</w:t>
          </w:r>
        </w:sdtContent>
      </w:sdt>
      <w:r w:rsidR="00D65723" w:rsidRPr="00415418">
        <w:rPr>
          <w:rFonts w:ascii="Times New Roman" w:eastAsia="Times New Roman" w:hAnsi="Times New Roman" w:cs="Times New Roman"/>
        </w:rPr>
        <w:t xml:space="preserve">. </w:t>
      </w:r>
      <w:r w:rsidRPr="00415418">
        <w:rPr>
          <w:rFonts w:ascii="Times New Roman" w:eastAsia="Times New Roman" w:hAnsi="Times New Roman" w:cs="Times New Roman"/>
        </w:rPr>
        <w:t>High rates of non-detections in qPCR assays are commonly observed for input DNA concentrations between 1 and 10 copies</w:t>
      </w:r>
      <w:r w:rsidR="00D6572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WE1ZWM5OGItOTIxMC00NGViLWJlZDktZTIzYTAyYjhlN2E5IiwicHJvcGVydGllcyI6eyJub3RlSW5kZXgiOjB9LCJpc0VkaXRlZCI6ZmFsc2UsIm1hbnVhbE92ZXJyaWRlIjp7ImlzTWFudWFsbHlPdmVycmlkZGVuIjpmYWxzZSwiY2l0ZXByb2NUZXh0IjoiWzQ2LDQ4LDQ5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"/>
          <w:id w:val="1150941560"/>
          <w:placeholder>
            <w:docPart w:val="DefaultPlaceholder_-1854013440"/>
          </w:placeholder>
        </w:sdtPr>
        <w:sdtContent>
          <w:r w:rsidR="00840824" w:rsidRPr="00415418">
            <w:rPr>
              <w:rFonts w:ascii="Times New Roman" w:eastAsia="Times New Roman" w:hAnsi="Times New Roman" w:cs="Times New Roman"/>
              <w:color w:val="000000"/>
            </w:rPr>
            <w:t>[46,48,49]</w:t>
          </w:r>
        </w:sdtContent>
      </w:sdt>
      <w:r w:rsidRPr="00415418">
        <w:rPr>
          <w:rFonts w:ascii="Times New Roman" w:eastAsia="Times New Roman" w:hAnsi="Times New Roman" w:cs="Times New Roman"/>
        </w:rPr>
        <w:t xml:space="preserve"> </w:t>
      </w:r>
      <w:r w:rsidR="00D65723" w:rsidRPr="00415418">
        <w:rPr>
          <w:rFonts w:ascii="Times New Roman" w:eastAsia="Times New Roman" w:hAnsi="Times New Roman" w:cs="Times New Roman"/>
        </w:rPr>
        <w:t>a</w:t>
      </w:r>
      <w:r w:rsidRPr="00415418">
        <w:rPr>
          <w:rFonts w:ascii="Times New Roman" w:eastAsia="Times New Roman" w:hAnsi="Times New Roman" w:cs="Times New Roman"/>
        </w:rPr>
        <w:t xml:space="preserve">nd </w:t>
      </w:r>
      <w:r w:rsidR="0090410B">
        <w:rPr>
          <w:rFonts w:ascii="Times New Roman" w:eastAsia="Times New Roman" w:hAnsi="Times New Roman" w:cs="Times New Roman"/>
        </w:rPr>
        <w:t xml:space="preserve">are likely </w:t>
      </w:r>
      <w:r w:rsidRPr="00415418">
        <w:rPr>
          <w:rFonts w:ascii="Times New Roman" w:eastAsia="Times New Roman" w:hAnsi="Times New Roman" w:cs="Times New Roman"/>
        </w:rPr>
        <w:t>driven by subsampling errors in which too few or no physical DNA molecules are transferred into a given PCR reaction</w:t>
      </w:r>
      <w:r w:rsidR="00D6572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In0sImlzVGVtcG9yYXJ5IjpmYWxzZX1dfQ=="/>
          <w:id w:val="-616214957"/>
          <w:placeholder>
            <w:docPart w:val="DefaultPlaceholder_-1854013440"/>
          </w:placeholder>
        </w:sdtPr>
        <w:sdtContent>
          <w:r w:rsidR="00840824" w:rsidRPr="00415418">
            <w:rPr>
              <w:rFonts w:ascii="Times New Roman" w:eastAsia="Times New Roman" w:hAnsi="Times New Roman" w:cs="Times New Roman"/>
              <w:color w:val="000000"/>
            </w:rPr>
            <w:t>[36,50,51]</w:t>
          </w:r>
        </w:sdtContent>
      </w:sdt>
      <w:r w:rsidRPr="00415418">
        <w:rPr>
          <w:rFonts w:ascii="Times New Roman" w:eastAsia="Times New Roman" w:hAnsi="Times New Roman" w:cs="Times New Roman"/>
        </w:rPr>
        <w:t>. These</w:t>
      </w:r>
      <w:r w:rsidR="00D65723" w:rsidRPr="00415418">
        <w:rPr>
          <w:rFonts w:ascii="Times New Roman" w:eastAsia="Times New Roman" w:hAnsi="Times New Roman" w:cs="Times New Roman"/>
        </w:rPr>
        <w:t xml:space="preserve"> </w:t>
      </w:r>
      <w:r w:rsidRPr="00415418">
        <w:rPr>
          <w:rFonts w:ascii="Times New Roman" w:eastAsia="Times New Roman" w:hAnsi="Times New Roman" w:cs="Times New Roman"/>
        </w:rPr>
        <w:t>observations from qPCR studies reflect the findings from both simulated and empirical metabarcoding results reported here</w:t>
      </w:r>
      <w:r w:rsidRPr="00415418">
        <w:rPr>
          <w:rFonts w:ascii="Times New Roman" w:eastAsia="Times New Roman" w:hAnsi="Times New Roman" w:cs="Times New Roman"/>
          <w:highlight w:val="white"/>
        </w:rPr>
        <w:t xml:space="preserve">. </w:t>
      </w:r>
    </w:p>
    <w:p w14:paraId="40C03134" w14:textId="45DFBF86" w:rsidR="008C446A" w:rsidRPr="00415418" w:rsidRDefault="00463330" w:rsidP="00840824">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highlight w:val="white"/>
        </w:rPr>
        <w:t xml:space="preserve">Importantly, subsampling rare target DNA molecules yields stark differences in observed </w:t>
      </w:r>
      <w:r w:rsidR="0044756F">
        <w:rPr>
          <w:rFonts w:ascii="Times New Roman" w:eastAsia="Times New Roman" w:hAnsi="Times New Roman" w:cs="Times New Roman"/>
          <w:highlight w:val="white"/>
        </w:rPr>
        <w:t xml:space="preserve">per-species </w:t>
      </w:r>
      <w:r w:rsidRPr="00415418">
        <w:rPr>
          <w:rFonts w:ascii="Times New Roman" w:eastAsia="Times New Roman" w:hAnsi="Times New Roman" w:cs="Times New Roman"/>
          <w:highlight w:val="white"/>
        </w:rPr>
        <w:t>read counts among technical replicates, non-detections being the most obvious case of this phenomenon</w:t>
      </w:r>
      <w:r w:rsidR="00D65723" w:rsidRPr="00415418">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Zjg2YjJkMDUtNGFkMy00YThkLWE1NjctYTdhMGFlM2Y5ZTBiIiwicHJvcGVydGllcyI6eyJub3RlSW5kZXgiOjB9LCJpc0VkaXRlZCI6ZmFsc2UsIm1hbnVhbE92ZXJyaWRlIjp7ImlzTWFudWFsbHlPdmVycmlkZGVuIjpmYWxzZSwiY2l0ZXByb2NUZXh0IjoiWzE1LDE2LDM0LDQ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V19"/>
          <w:id w:val="-1547285778"/>
          <w:placeholder>
            <w:docPart w:val="DefaultPlaceholder_-1854013440"/>
          </w:placeholder>
        </w:sdtPr>
        <w:sdtContent>
          <w:r w:rsidR="00840824" w:rsidRPr="00415418">
            <w:rPr>
              <w:rFonts w:ascii="Times New Roman" w:eastAsia="Times New Roman" w:hAnsi="Times New Roman" w:cs="Times New Roman"/>
              <w:color w:val="000000"/>
              <w:highlight w:val="white"/>
            </w:rPr>
            <w:t>[15,16,34,46]</w:t>
          </w:r>
        </w:sdtContent>
      </w:sdt>
      <w:r w:rsidR="006E24D2" w:rsidRPr="00415418">
        <w:rPr>
          <w:rFonts w:ascii="Times New Roman" w:eastAsia="Times New Roman" w:hAnsi="Times New Roman" w:cs="Times New Roman"/>
        </w:rPr>
        <w:t xml:space="preserve">. </w:t>
      </w:r>
      <w:r w:rsidRPr="00415418">
        <w:rPr>
          <w:rFonts w:ascii="Times New Roman" w:eastAsia="Times New Roman" w:hAnsi="Times New Roman" w:cs="Times New Roman"/>
        </w:rPr>
        <w:t>Together, these findings</w:t>
      </w:r>
      <w:r w:rsidRPr="00415418">
        <w:rPr>
          <w:rFonts w:ascii="Times New Roman" w:eastAsia="Times New Roman" w:hAnsi="Times New Roman" w:cs="Times New Roman"/>
          <w:highlight w:val="white"/>
        </w:rPr>
        <w:t xml:space="preserve"> strongly support the hypothesis that the concentration of target DNA within a sample influences the observed patterns of amplicon read counts, particularly increasing the probability of non-detections for species with low template DNA concentrations. </w:t>
      </w:r>
      <w:r w:rsidR="00516471" w:rsidRPr="00415418">
        <w:rPr>
          <w:rFonts w:ascii="Times New Roman" w:eastAsia="Times New Roman" w:hAnsi="Times New Roman" w:cs="Times New Roman"/>
        </w:rPr>
        <w:t>Such observations of high rates of non-detections also justify the use of over dispersed multinomial sampling approaches within metabarcoding models</w:t>
      </w:r>
      <w:r w:rsidR="0084082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M4MjdlZGYtMjNlYy00YTUyLTg2Y2EtOWJlOGE1YjM2Zjg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828403876"/>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00516471" w:rsidRPr="00415418">
        <w:rPr>
          <w:rFonts w:ascii="Times New Roman" w:eastAsia="Times New Roman" w:hAnsi="Times New Roman" w:cs="Times New Roman"/>
        </w:rPr>
        <w:t>.</w:t>
      </w:r>
    </w:p>
    <w:p w14:paraId="282C6A17" w14:textId="77777777" w:rsidR="008C446A" w:rsidRPr="00415418" w:rsidRDefault="00463330" w:rsidP="005009D4">
      <w:pPr>
        <w:spacing w:before="120" w:after="120" w:line="480" w:lineRule="auto"/>
        <w:rPr>
          <w:rFonts w:ascii="Times New Roman" w:eastAsia="Times New Roman" w:hAnsi="Times New Roman" w:cs="Times New Roman"/>
          <w:i/>
          <w:highlight w:val="white"/>
        </w:rPr>
      </w:pPr>
      <w:r w:rsidRPr="00415418">
        <w:rPr>
          <w:rFonts w:ascii="Times New Roman" w:eastAsia="Times New Roman" w:hAnsi="Times New Roman" w:cs="Times New Roman"/>
          <w:i/>
          <w:highlight w:val="white"/>
        </w:rPr>
        <w:t>Amplification Efficiencies Drive Sequence Counts and Non-detections</w:t>
      </w:r>
    </w:p>
    <w:p w14:paraId="4AEEB1CC" w14:textId="5ED81644" w:rsidR="008C446A" w:rsidRPr="00415418" w:rsidRDefault="00463330" w:rsidP="003C33C6">
      <w:pPr>
        <w:spacing w:line="480" w:lineRule="auto"/>
        <w:rPr>
          <w:rFonts w:ascii="Times New Roman" w:eastAsia="Times New Roman" w:hAnsi="Times New Roman" w:cs="Times New Roman"/>
          <w:highlight w:val="white"/>
        </w:rPr>
      </w:pPr>
      <w:r w:rsidRPr="00415418">
        <w:rPr>
          <w:rFonts w:ascii="Times New Roman" w:eastAsia="Times New Roman" w:hAnsi="Times New Roman" w:cs="Times New Roman"/>
          <w:highlight w:val="white"/>
        </w:rPr>
        <w:t>While the relationship between template concentration and non-detections is well documented in the literature</w:t>
      </w:r>
      <w:r w:rsidR="006E24D2" w:rsidRPr="00415418">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NzM2OWEwYWQtZDM5Yi00MDUzLTgzOTktZTAxNGNmNzRjMDhiIiwicHJvcGVydGllcyI6eyJub3RlSW5kZXgiOjB9LCJpc0VkaXRlZCI6ZmFsc2UsIm1hbnVhbE92ZXJyaWRlIjp7ImlzTWFudWFsbHlPdmVycmlkZGVuIjpmYWxzZSwiY2l0ZXByb2NUZXh0IjoiWzEwLDEyLDE2LDI0LDM0LDQ2XSIsIm1hbnVhbE92ZXJyaWRlVGV4dCI6IiJ9LCJjaXRhdGlvbkl0ZW1zIjpb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"/>
          <w:id w:val="390471697"/>
          <w:placeholder>
            <w:docPart w:val="DefaultPlaceholder_-1854013440"/>
          </w:placeholder>
        </w:sdtPr>
        <w:sdtContent>
          <w:r w:rsidR="00840824" w:rsidRPr="00415418">
            <w:rPr>
              <w:rFonts w:ascii="Times New Roman" w:eastAsia="Times New Roman" w:hAnsi="Times New Roman" w:cs="Times New Roman"/>
              <w:color w:val="000000"/>
            </w:rPr>
            <w:t>[10,12,16,24,34,46]</w:t>
          </w:r>
        </w:sdtContent>
      </w:sdt>
      <w:r w:rsidRPr="00415418">
        <w:rPr>
          <w:rFonts w:ascii="Times New Roman" w:eastAsia="Times New Roman" w:hAnsi="Times New Roman" w:cs="Times New Roman"/>
          <w:highlight w:val="white"/>
        </w:rPr>
        <w:t xml:space="preserve">, the causes of non-detection among species with abundant DNA are not widely appreciated. </w:t>
      </w:r>
      <w:r w:rsidR="006E24D2" w:rsidRPr="00415418">
        <w:rPr>
          <w:rFonts w:ascii="Times New Roman" w:eastAsia="Times New Roman" w:hAnsi="Times New Roman" w:cs="Times New Roman"/>
          <w:highlight w:val="white"/>
        </w:rPr>
        <w:t>Both simulation</w:t>
      </w:r>
      <w:r w:rsidRPr="00415418">
        <w:rPr>
          <w:rFonts w:ascii="Times New Roman" w:eastAsia="Times New Roman" w:hAnsi="Times New Roman" w:cs="Times New Roman"/>
          <w:highlight w:val="white"/>
        </w:rPr>
        <w:t xml:space="preserve"> and empirical results demonstrate that species with higher amplification efficiencies have higher observed amplicon read counts, confirming the predictions of previous compositional modeling efforts</w:t>
      </w:r>
      <w:r w:rsidR="006E24D2" w:rsidRPr="00415418">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MGQ5OTUyMmYtMjRlZC00MDc4LThjYTMtMzY2OTM4Mjg5MmNkIiwicHJvcGVydGllcyI6eyJub3RlSW5kZXgiOjB9LCJpc0VkaXRlZCI6ZmFsc2UsIm1hbnVhbE92ZXJyaWRlIjp7ImlzTWFudWFsbHlPdmVycmlkZGVuIjpmYWxzZSwiY2l0ZXByb2NUZXh0IjoiWzI14oCTMjddIiwibWFudWFsT3ZlcnJpZGVUZXh0IjoiIn0sImNpdGF0aW9uSXRlbXMiOlt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3MzIzZWZkMi0zMGJkLTM5NDUtOWU3ZC1jOTliNzc1YmI3NjQi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1dfQ=="/>
          <w:id w:val="-1994552077"/>
          <w:placeholder>
            <w:docPart w:val="DefaultPlaceholder_-1854013440"/>
          </w:placeholder>
        </w:sdtPr>
        <w:sdtContent>
          <w:r w:rsidR="00840824" w:rsidRPr="00415418">
            <w:rPr>
              <w:rFonts w:ascii="Times New Roman" w:eastAsia="Times New Roman" w:hAnsi="Times New Roman" w:cs="Times New Roman"/>
              <w:color w:val="000000"/>
            </w:rPr>
            <w:t>[25–27]</w:t>
          </w:r>
        </w:sdtContent>
      </w:sdt>
      <w:r w:rsidRPr="00415418">
        <w:rPr>
          <w:rFonts w:ascii="Times New Roman" w:eastAsia="Times New Roman" w:hAnsi="Times New Roman" w:cs="Times New Roman"/>
          <w:highlight w:val="white"/>
        </w:rPr>
        <w:t>. Furthermore, we find a clear association between the probability of non-detections and amplification efficiencies, with species with higher amplification efficiencies exhibiting fewer non-detections.</w:t>
      </w:r>
      <w:r w:rsidRPr="00415418">
        <w:rPr>
          <w:rFonts w:ascii="Times New Roman" w:eastAsia="Times New Roman" w:hAnsi="Times New Roman" w:cs="Times New Roman"/>
        </w:rPr>
        <w:t xml:space="preserve"> </w:t>
      </w:r>
      <w:r w:rsidR="006E5DE7">
        <w:rPr>
          <w:rFonts w:ascii="Times New Roman" w:eastAsia="Times New Roman" w:hAnsi="Times New Roman" w:cs="Times New Roman"/>
          <w:highlight w:val="white"/>
        </w:rPr>
        <w:t xml:space="preserve">Here </w:t>
      </w:r>
      <w:r w:rsidRPr="00415418">
        <w:rPr>
          <w:rFonts w:ascii="Times New Roman" w:eastAsia="Times New Roman" w:hAnsi="Times New Roman" w:cs="Times New Roman"/>
          <w:highlight w:val="white"/>
        </w:rPr>
        <w:t xml:space="preserve">we observed an </w:t>
      </w:r>
      <w:r w:rsidRPr="00415418">
        <w:rPr>
          <w:rFonts w:ascii="Times New Roman" w:eastAsia="Times New Roman" w:hAnsi="Times New Roman" w:cs="Times New Roman"/>
          <w:highlight w:val="white"/>
        </w:rPr>
        <w:lastRenderedPageBreak/>
        <w:t xml:space="preserve">order of magnitude difference in average sequence reads per larvae collected </w:t>
      </w:r>
      <w:proofErr w:type="gramStart"/>
      <w:r w:rsidRPr="00415418">
        <w:rPr>
          <w:rFonts w:ascii="Times New Roman" w:eastAsia="Times New Roman" w:hAnsi="Times New Roman" w:cs="Times New Roman"/>
          <w:highlight w:val="white"/>
        </w:rPr>
        <w:t>in a given</w:t>
      </w:r>
      <w:proofErr w:type="gramEnd"/>
      <w:r w:rsidRPr="00415418">
        <w:rPr>
          <w:rFonts w:ascii="Times New Roman" w:eastAsia="Times New Roman" w:hAnsi="Times New Roman" w:cs="Times New Roman"/>
          <w:highlight w:val="white"/>
        </w:rPr>
        <w:t xml:space="preserve"> jar</w:t>
      </w:r>
      <w:r w:rsidR="006E5DE7">
        <w:rPr>
          <w:rFonts w:ascii="Times New Roman" w:eastAsia="Times New Roman" w:hAnsi="Times New Roman" w:cs="Times New Roman"/>
          <w:highlight w:val="white"/>
        </w:rPr>
        <w:t xml:space="preserve"> </w:t>
      </w:r>
      <w:r w:rsidR="006E5DE7" w:rsidRPr="00415418">
        <w:rPr>
          <w:rFonts w:ascii="Times New Roman" w:eastAsia="Times New Roman" w:hAnsi="Times New Roman" w:cs="Times New Roman"/>
          <w:highlight w:val="white"/>
        </w:rPr>
        <w:t>with a</w:t>
      </w:r>
      <w:r w:rsidR="006E5DE7">
        <w:rPr>
          <w:rFonts w:ascii="Times New Roman" w:eastAsia="Times New Roman" w:hAnsi="Times New Roman" w:cs="Times New Roman"/>
          <w:highlight w:val="white"/>
        </w:rPr>
        <w:t xml:space="preserve"> maximum </w:t>
      </w:r>
      <w:r w:rsidR="006E5DE7" w:rsidRPr="00415418">
        <w:rPr>
          <w:rFonts w:ascii="Times New Roman" w:eastAsia="Times New Roman" w:hAnsi="Times New Roman" w:cs="Times New Roman"/>
          <w:highlight w:val="white"/>
        </w:rPr>
        <w:t>observed difference in amplification efficiencies</w:t>
      </w:r>
      <w:r w:rsidR="006E5DE7">
        <w:rPr>
          <w:rFonts w:ascii="Times New Roman" w:eastAsia="Times New Roman" w:hAnsi="Times New Roman" w:cs="Times New Roman"/>
          <w:highlight w:val="white"/>
        </w:rPr>
        <w:t xml:space="preserve"> of </w:t>
      </w:r>
      <w:r w:rsidR="006E5DE7" w:rsidRPr="00415418">
        <w:rPr>
          <w:rFonts w:ascii="Times New Roman" w:eastAsia="Times New Roman" w:hAnsi="Times New Roman" w:cs="Times New Roman"/>
          <w:highlight w:val="white"/>
        </w:rPr>
        <w:t>0.33</w:t>
      </w:r>
      <w:r w:rsidR="006E5DE7">
        <w:rPr>
          <w:rFonts w:ascii="Times New Roman" w:eastAsia="Times New Roman" w:hAnsi="Times New Roman" w:cs="Times New Roman"/>
          <w:highlight w:val="white"/>
        </w:rPr>
        <w:t xml:space="preserve"> (n=17)</w:t>
      </w:r>
      <w:r w:rsidRPr="00415418">
        <w:rPr>
          <w:rFonts w:ascii="Times New Roman" w:eastAsia="Times New Roman" w:hAnsi="Times New Roman" w:cs="Times New Roman"/>
          <w:highlight w:val="white"/>
        </w:rPr>
        <w:t xml:space="preserve">. Previous research using </w:t>
      </w:r>
      <w:r w:rsidRPr="00415418">
        <w:rPr>
          <w:rFonts w:ascii="Times New Roman" w:eastAsia="Times New Roman" w:hAnsi="Times New Roman" w:cs="Times New Roman"/>
          <w:color w:val="1A1D21"/>
          <w:highlight w:val="white"/>
        </w:rPr>
        <w:t xml:space="preserve">mock communities has similarly demonstrated that equal concentrations of DNA in a single extraction frequently results in amplicon read counts that differ by orders of magnitude </w:t>
      </w:r>
      <w:sdt>
        <w:sdtPr>
          <w:rPr>
            <w:rFonts w:ascii="Times New Roman" w:eastAsia="Times New Roman" w:hAnsi="Times New Roman" w:cs="Times New Roman"/>
            <w:color w:val="000000"/>
            <w:highlight w:val="white"/>
          </w:rPr>
          <w:tag w:val="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1689362510"/>
          <w:placeholder>
            <w:docPart w:val="DefaultPlaceholder_-1854013440"/>
          </w:placeholder>
        </w:sdtPr>
        <w:sdtContent>
          <w:r w:rsidR="00840824" w:rsidRPr="00415418">
            <w:rPr>
              <w:rFonts w:ascii="Times New Roman" w:eastAsia="Times New Roman" w:hAnsi="Times New Roman" w:cs="Times New Roman"/>
              <w:color w:val="000000"/>
            </w:rPr>
            <w:t>[16,32,36,37,52]</w:t>
          </w:r>
        </w:sdtContent>
      </w:sdt>
      <w:r w:rsidRPr="00415418">
        <w:rPr>
          <w:rFonts w:ascii="Times New Roman" w:eastAsia="Times New Roman" w:hAnsi="Times New Roman" w:cs="Times New Roman"/>
          <w:color w:val="1A1D21"/>
          <w:highlight w:val="white"/>
        </w:rPr>
        <w:t>. Such dramatic differences in resulting read proportions are understandable given the exponential nature of PCR - even a subtle difference in amplification efficiency across 30</w:t>
      </w:r>
      <w:r w:rsidR="00516471" w:rsidRPr="00415418">
        <w:rPr>
          <w:rFonts w:ascii="Times New Roman" w:eastAsia="Times New Roman" w:hAnsi="Times New Roman" w:cs="Times New Roman"/>
          <w:color w:val="1A1D21"/>
          <w:highlight w:val="white"/>
        </w:rPr>
        <w:t>+</w:t>
      </w:r>
      <w:r w:rsidRPr="00415418">
        <w:rPr>
          <w:rFonts w:ascii="Times New Roman" w:eastAsia="Times New Roman" w:hAnsi="Times New Roman" w:cs="Times New Roman"/>
          <w:color w:val="1A1D21"/>
          <w:highlight w:val="white"/>
        </w:rPr>
        <w:t xml:space="preserve"> PCR cycles can result in stark differences in sequence counts</w:t>
      </w:r>
      <w:r w:rsidR="00840824" w:rsidRPr="00415418">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YjFkOWEzMzMtMzQ5OC00N2NlLWFmNWYtOWE2ODU3ZTEyMjF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29891093"/>
          <w:placeholder>
            <w:docPart w:val="DefaultPlaceholder_-1854013440"/>
          </w:placeholder>
        </w:sdtPr>
        <w:sdtContent>
          <w:r w:rsidR="00840824" w:rsidRPr="00415418">
            <w:rPr>
              <w:rFonts w:ascii="Times New Roman" w:eastAsia="Times New Roman" w:hAnsi="Times New Roman" w:cs="Times New Roman"/>
              <w:color w:val="000000"/>
              <w:highlight w:val="white"/>
            </w:rPr>
            <w:t>[27]</w:t>
          </w:r>
        </w:sdtContent>
      </w:sdt>
      <w:r w:rsidRPr="00415418">
        <w:rPr>
          <w:rFonts w:ascii="Times New Roman" w:eastAsia="Times New Roman" w:hAnsi="Times New Roman" w:cs="Times New Roman"/>
          <w:color w:val="1A1D21"/>
          <w:highlight w:val="white"/>
        </w:rPr>
        <w:t>.</w:t>
      </w:r>
      <w:r w:rsidRPr="00415418">
        <w:rPr>
          <w:rFonts w:ascii="Times New Roman" w:eastAsia="Times New Roman" w:hAnsi="Times New Roman" w:cs="Times New Roman"/>
          <w:highlight w:val="white"/>
        </w:rPr>
        <w:t xml:space="preserve"> </w:t>
      </w:r>
    </w:p>
    <w:p w14:paraId="089E9793" w14:textId="296DFFA0" w:rsidR="008C446A" w:rsidRPr="00415418" w:rsidRDefault="00516471" w:rsidP="005009D4">
      <w:pPr>
        <w:spacing w:line="480" w:lineRule="auto"/>
        <w:ind w:firstLine="720"/>
        <w:rPr>
          <w:rFonts w:ascii="Times New Roman" w:eastAsia="Times New Roman" w:hAnsi="Times New Roman" w:cs="Times New Roman"/>
          <w:highlight w:val="white"/>
        </w:rPr>
      </w:pPr>
      <w:r w:rsidRPr="00415418">
        <w:rPr>
          <w:rFonts w:ascii="Times New Roman" w:eastAsia="Times New Roman" w:hAnsi="Times New Roman" w:cs="Times New Roman"/>
        </w:rPr>
        <w:t>The observed variation in amplification efficiency among species in metabarcoding approaches arises from complex PCR processes, including primer specificity, DNA polymerase selectivity, annealing temperature, GC content, and higher-order dimensional structure of DNA, inhibition, and co-factors such as MgCl</w:t>
      </w:r>
      <w:r w:rsidRPr="00415418">
        <w:rPr>
          <w:rFonts w:ascii="Times New Roman" w:eastAsia="Times New Roman" w:hAnsi="Times New Roman" w:cs="Times New Roman"/>
          <w:vertAlign w:val="subscript"/>
        </w:rPr>
        <w:t>2</w:t>
      </w:r>
      <w:r w:rsidRPr="00415418">
        <w:rPr>
          <w:rFonts w:ascii="Times New Roman" w:eastAsia="Times New Roman" w:hAnsi="Times New Roman" w:cs="Times New Roman"/>
        </w:rPr>
        <w:t>, among others</w:t>
      </w:r>
      <w:r w:rsidR="00A841A6"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"/>
          <w:id w:val="1933012935"/>
          <w:placeholder>
            <w:docPart w:val="DefaultPlaceholder_-1854013440"/>
          </w:placeholder>
        </w:sdtPr>
        <w:sdtContent>
          <w:r w:rsidR="00840824" w:rsidRPr="00415418">
            <w:rPr>
              <w:rFonts w:ascii="Times New Roman" w:eastAsia="Times New Roman" w:hAnsi="Times New Roman" w:cs="Times New Roman"/>
              <w:color w:val="000000"/>
            </w:rPr>
            <w:t>[53–59]</w:t>
          </w:r>
        </w:sdtContent>
      </w:sdt>
      <w:r w:rsidRPr="00415418">
        <w:rPr>
          <w:rFonts w:ascii="Times New Roman" w:eastAsia="Times New Roman" w:hAnsi="Times New Roman" w:cs="Times New Roman"/>
        </w:rPr>
        <w:t>. This complexity makes designing metabarcoding assays that are highly specific for only target taxa challenging</w:t>
      </w:r>
      <w:r w:rsidR="0041711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"/>
          <w:id w:val="774529326"/>
          <w:placeholder>
            <w:docPart w:val="DefaultPlaceholder_-1854013440"/>
          </w:placeholder>
        </w:sdtPr>
        <w:sdtContent>
          <w:r w:rsidR="00840824" w:rsidRPr="00415418">
            <w:rPr>
              <w:rFonts w:ascii="Times New Roman" w:eastAsia="Times New Roman" w:hAnsi="Times New Roman" w:cs="Times New Roman"/>
              <w:color w:val="000000"/>
            </w:rPr>
            <w:t>[60,61]</w:t>
          </w:r>
        </w:sdtContent>
      </w:sdt>
      <w:r w:rsidR="00417112"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resulting in the amplification of off-target taxa as well as a range of amplification efficiencies across target taxa </w:t>
      </w:r>
      <w:sdt>
        <w:sdtPr>
          <w:rPr>
            <w:rFonts w:ascii="Times New Roman" w:eastAsia="Times New Roman" w:hAnsi="Times New Roman" w:cs="Times New Roman"/>
            <w:color w:val="000000"/>
          </w:rPr>
          <w:tag w:val="MENDELEY_CITATION_v3_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i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
          <w:id w:val="-444695688"/>
          <w:placeholder>
            <w:docPart w:val="DefaultPlaceholder_-1854013440"/>
          </w:placeholder>
        </w:sdtPr>
        <w:sdtContent>
          <w:r w:rsidR="00840824" w:rsidRPr="00415418">
            <w:rPr>
              <w:rFonts w:ascii="Times New Roman" w:eastAsia="Times New Roman" w:hAnsi="Times New Roman" w:cs="Times New Roman"/>
              <w:color w:val="000000"/>
            </w:rPr>
            <w:t>[26,27,43,62,63]</w:t>
          </w:r>
        </w:sdtContent>
      </w:sdt>
      <w:r w:rsidRPr="00415418">
        <w:rPr>
          <w:rFonts w:ascii="Times New Roman" w:eastAsia="Times New Roman" w:hAnsi="Times New Roman" w:cs="Times New Roman"/>
        </w:rPr>
        <w:t>.</w:t>
      </w:r>
      <w:r w:rsidRPr="00415418">
        <w:rPr>
          <w:rFonts w:ascii="Times New Roman" w:eastAsia="Times New Roman" w:hAnsi="Times New Roman" w:cs="Times New Roman"/>
          <w:highlight w:val="white"/>
        </w:rPr>
        <w:t xml:space="preserve"> As demonstrated by o</w:t>
      </w:r>
      <w:r w:rsidRPr="00415418">
        <w:rPr>
          <w:rFonts w:ascii="Times New Roman" w:eastAsia="Times New Roman" w:hAnsi="Times New Roman" w:cs="Times New Roman"/>
          <w:color w:val="1A1D21"/>
          <w:highlight w:val="white"/>
        </w:rPr>
        <w:t>ur simulations and empirical results,</w:t>
      </w:r>
      <w:r w:rsidRPr="00415418">
        <w:rPr>
          <w:rFonts w:ascii="Times New Roman" w:eastAsia="Times New Roman" w:hAnsi="Times New Roman" w:cs="Times New Roman"/>
          <w:highlight w:val="white"/>
        </w:rPr>
        <w:t xml:space="preserve"> such a range of amplification efficiencies can result in substantial noise in metabarcoding data sets.</w:t>
      </w:r>
    </w:p>
    <w:p w14:paraId="472995BA" w14:textId="77777777" w:rsidR="008C446A" w:rsidRPr="00415418" w:rsidRDefault="0046333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Complex Relationship between Amplification Efficiencies and Abundance</w:t>
      </w:r>
    </w:p>
    <w:p w14:paraId="2161EAAC" w14:textId="3B7DECA1"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The above results highlight the cumulative importance of the variance in amplification efficiency among species, as well as the abundance of template DNA for understanding the patterns of metabarcoding non-detections. The interaction between these factors is key for disentangling the signal from the noise of metabarcoding data. Here, we demonstrate that there are two ways to obtain non-detections for a given species after sequencing: low initial DNA concentration or low amplification efficiency. Both of these results are clear from our empirical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fish larvae </w:t>
      </w:r>
      <w:r w:rsidRPr="00415418">
        <w:rPr>
          <w:rFonts w:ascii="Times New Roman" w:eastAsia="Times New Roman" w:hAnsi="Times New Roman" w:cs="Times New Roman"/>
        </w:rPr>
        <w:lastRenderedPageBreak/>
        <w:t xml:space="preserve">dataset which captured the effects of species-specific amplification efficiency and DNA concentrations on </w:t>
      </w:r>
      <w:r w:rsidR="00516471" w:rsidRPr="00415418">
        <w:rPr>
          <w:rFonts w:ascii="Times New Roman" w:eastAsia="Times New Roman" w:hAnsi="Times New Roman" w:cs="Times New Roman"/>
        </w:rPr>
        <w:t xml:space="preserve">both </w:t>
      </w:r>
      <w:proofErr w:type="gramStart"/>
      <w:r w:rsidRPr="00415418">
        <w:rPr>
          <w:rFonts w:ascii="Times New Roman" w:eastAsia="Times New Roman" w:hAnsi="Times New Roman" w:cs="Times New Roman"/>
        </w:rPr>
        <w:t>sequence</w:t>
      </w:r>
      <w:proofErr w:type="gramEnd"/>
      <w:r w:rsidRPr="00415418">
        <w:rPr>
          <w:rFonts w:ascii="Times New Roman" w:eastAsia="Times New Roman" w:hAnsi="Times New Roman" w:cs="Times New Roman"/>
        </w:rPr>
        <w:t xml:space="preserve"> read counts and frequency of non-detections (Figure 2). Importantly, our results demonstrate that noise in metabarcoding datasets, like signal, is non-random and can be accounted for</w:t>
      </w:r>
      <w:r w:rsidR="0041711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2E0ZGNmZDgtZWUzZS00NjQwLThmZDAtNzFkMDU1ZWY4YjE0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345836520"/>
          <w:placeholder>
            <w:docPart w:val="DefaultPlaceholder_-1854013440"/>
          </w:placeholder>
        </w:sdtPr>
        <w:sdtContent>
          <w:r w:rsidR="00840824" w:rsidRPr="00415418">
            <w:rPr>
              <w:rFonts w:ascii="Times New Roman" w:eastAsia="Times New Roman" w:hAnsi="Times New Roman" w:cs="Times New Roman"/>
              <w:color w:val="000000"/>
            </w:rPr>
            <w:t>[16]</w:t>
          </w:r>
        </w:sdtContent>
      </w:sdt>
      <w:r w:rsidRPr="00415418">
        <w:rPr>
          <w:rFonts w:ascii="Times New Roman" w:eastAsia="Times New Roman" w:hAnsi="Times New Roman" w:cs="Times New Roman"/>
        </w:rPr>
        <w:t xml:space="preserve">. </w:t>
      </w:r>
    </w:p>
    <w:p w14:paraId="51BCD972" w14:textId="503C0302" w:rsidR="009F1C57" w:rsidRPr="00415418" w:rsidRDefault="00463330" w:rsidP="00692DFB">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Alone, metabarcoding data is insufficient to tease apart these complex interactions. However, distinguishing signal from noise in metabarcoding datasets is tractable using independent estimates of amplification efficiencies and underlying DNA concentrations. Amplification efficiencies can be estimated through either </w:t>
      </w:r>
      <w:r w:rsidR="00ED2C4A" w:rsidRPr="00415418">
        <w:rPr>
          <w:rFonts w:ascii="Times New Roman" w:eastAsia="Times New Roman" w:hAnsi="Times New Roman" w:cs="Times New Roman"/>
        </w:rPr>
        <w:t xml:space="preserve">generating </w:t>
      </w:r>
      <w:r w:rsidRPr="00415418">
        <w:rPr>
          <w:rFonts w:ascii="Times New Roman" w:eastAsia="Times New Roman" w:hAnsi="Times New Roman" w:cs="Times New Roman"/>
        </w:rPr>
        <w:t xml:space="preserve">mock communities </w:t>
      </w:r>
      <w:sdt>
        <w:sdtPr>
          <w:rPr>
            <w:rFonts w:ascii="Times New Roman" w:eastAsia="Times New Roman" w:hAnsi="Times New Roman" w:cs="Times New Roman"/>
            <w:color w:val="000000"/>
          </w:rPr>
          <w:tag w:val="MENDELEY_CITATION_v3_eyJjaXRhdGlvbklEIjoiTUVOREVMRVlfQ0lUQVRJT05fY2EzYWU2NGYtODhjMS00MGEzLWJkYzUtZGZhNTk1MjU3N2Y0IiwicHJvcGVydGllcyI6eyJub3RlSW5kZXgiOjB9LCJpc0VkaXRlZCI6ZmFsc2UsIm1hbnVhbE92ZXJyaWRlIjp7ImlzTWFudWFsbHlPdmVycmlkZGVuIjpmYWxzZSwiY2l0ZXByb2NUZXh0IjoiWzI2LDI3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XX0="/>
          <w:id w:val="1452517396"/>
          <w:placeholder>
            <w:docPart w:val="08B7A3879FD215469F405F2867E67BF8"/>
          </w:placeholder>
        </w:sdtPr>
        <w:sdtContent>
          <w:r w:rsidR="00840824" w:rsidRPr="00415418">
            <w:rPr>
              <w:rFonts w:ascii="Times New Roman" w:eastAsia="Times New Roman" w:hAnsi="Times New Roman" w:cs="Times New Roman"/>
              <w:color w:val="000000"/>
            </w:rPr>
            <w:t>[26,27]</w:t>
          </w:r>
        </w:sdtContent>
      </w:sdt>
      <w:r w:rsidR="000741CC" w:rsidRPr="00415418">
        <w:rPr>
          <w:rFonts w:ascii="Times New Roman" w:eastAsia="Times New Roman" w:hAnsi="Times New Roman" w:cs="Times New Roman"/>
        </w:rPr>
        <w:t>,</w:t>
      </w:r>
      <w:r w:rsidRPr="00415418">
        <w:rPr>
          <w:rFonts w:ascii="Times New Roman" w:eastAsia="Times New Roman" w:hAnsi="Times New Roman" w:cs="Times New Roman"/>
        </w:rPr>
        <w:t xml:space="preserve"> by amplifying a subset of samples multiple times at various numbers of PCR cycles</w:t>
      </w:r>
      <w:r w:rsidR="0041711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DJhNjBjZGItYTdhYy00MTg1LTkxYzUtMDkxMWQxMzkzOWY5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
          <w:id w:val="863787528"/>
          <w:placeholder>
            <w:docPart w:val="DefaultPlaceholder_-1854013440"/>
          </w:placeholder>
        </w:sdtPr>
        <w:sdtContent>
          <w:r w:rsidR="00840824" w:rsidRPr="00415418">
            <w:rPr>
              <w:rFonts w:ascii="Times New Roman" w:eastAsia="Times New Roman" w:hAnsi="Times New Roman" w:cs="Times New Roman"/>
              <w:color w:val="000000"/>
            </w:rPr>
            <w:t>[25]</w:t>
          </w:r>
        </w:sdtContent>
      </w:sdt>
      <w:r w:rsidR="000741CC" w:rsidRPr="00415418">
        <w:rPr>
          <w:rFonts w:ascii="Times New Roman" w:eastAsia="Times New Roman" w:hAnsi="Times New Roman" w:cs="Times New Roman"/>
          <w:color w:val="000000"/>
        </w:rPr>
        <w:t xml:space="preserve">, or by including internal positive controls within each PCR </w:t>
      </w:r>
      <w:sdt>
        <w:sdtPr>
          <w:rPr>
            <w:rFonts w:ascii="Times New Roman" w:eastAsia="Times New Roman" w:hAnsi="Times New Roman" w:cs="Times New Roman"/>
            <w:color w:val="000000"/>
          </w:rPr>
          <w:tag w:val="MENDELEY_CITATION_v3_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"/>
          <w:id w:val="1692102260"/>
          <w:placeholder>
            <w:docPart w:val="DefaultPlaceholder_-1854013440"/>
          </w:placeholder>
        </w:sdtPr>
        <w:sdtContent>
          <w:r w:rsidR="00840824" w:rsidRPr="00415418">
            <w:rPr>
              <w:rFonts w:ascii="Times New Roman" w:eastAsia="Times New Roman" w:hAnsi="Times New Roman" w:cs="Times New Roman"/>
              <w:color w:val="000000"/>
            </w:rPr>
            <w:t>[28]</w:t>
          </w:r>
        </w:sdtContent>
      </w:sdt>
      <w:r w:rsidRPr="00415418">
        <w:rPr>
          <w:rFonts w:ascii="Times New Roman" w:eastAsia="Times New Roman" w:hAnsi="Times New Roman" w:cs="Times New Roman"/>
        </w:rPr>
        <w:t xml:space="preserve">. Likewise, underlying DNA </w:t>
      </w:r>
      <w:r w:rsidR="00417112" w:rsidRPr="00415418">
        <w:rPr>
          <w:rFonts w:ascii="Times New Roman" w:eastAsia="Times New Roman" w:hAnsi="Times New Roman" w:cs="Times New Roman"/>
        </w:rPr>
        <w:t>concentrations can</w:t>
      </w:r>
      <w:r w:rsidRPr="00415418">
        <w:rPr>
          <w:rFonts w:ascii="Times New Roman" w:eastAsia="Times New Roman" w:hAnsi="Times New Roman" w:cs="Times New Roman"/>
        </w:rPr>
        <w:t xml:space="preserve"> be estimated using qPCR or </w:t>
      </w:r>
      <w:proofErr w:type="spellStart"/>
      <w:r w:rsidRPr="00415418">
        <w:rPr>
          <w:rFonts w:ascii="Times New Roman" w:eastAsia="Times New Roman" w:hAnsi="Times New Roman" w:cs="Times New Roman"/>
        </w:rPr>
        <w:t>dPCR</w:t>
      </w:r>
      <w:proofErr w:type="spellEnd"/>
      <w:r w:rsidRPr="00415418">
        <w:rPr>
          <w:rFonts w:ascii="Times New Roman" w:eastAsia="Times New Roman" w:hAnsi="Times New Roman" w:cs="Times New Roman"/>
        </w:rPr>
        <w:t xml:space="preserve"> assays of key taxa or the metabarcoding locus itself; or estimated using non-genetic independent abundance estimates such as the microscopy counts presented above. As demonstrated here, and in Shelton et al.</w:t>
      </w:r>
      <w:r w:rsidR="0084082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TNlMGQ0ODUtM2JkYi00NzZlLWFjMTEtM2ZlYzRjNTdhY2E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105659227"/>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McLaren et al.</w:t>
      </w:r>
      <w:r w:rsidR="0084082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IxMmFmMWEtODY0Zi00NjkwLWJlNWUtNGViOWY0ZjkyYzUz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mNvbnRhaW5lci10aXRsZS1zaG9ydCI6IkVs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fSwiaXNUZW1wb3JhcnkiOmZhbHNlfV19"/>
          <w:id w:val="214252918"/>
          <w:placeholder>
            <w:docPart w:val="DefaultPlaceholder_-1854013440"/>
          </w:placeholder>
        </w:sdtPr>
        <w:sdtContent>
          <w:r w:rsidR="00840824" w:rsidRPr="00415418">
            <w:rPr>
              <w:rFonts w:ascii="Times New Roman" w:eastAsia="Times New Roman" w:hAnsi="Times New Roman" w:cs="Times New Roman"/>
              <w:color w:val="000000"/>
            </w:rPr>
            <w:t>[26]</w:t>
          </w:r>
        </w:sdtContent>
      </w:sdt>
      <w:r w:rsidRPr="00415418">
        <w:rPr>
          <w:rFonts w:ascii="Times New Roman" w:eastAsia="Times New Roman" w:hAnsi="Times New Roman" w:cs="Times New Roman"/>
        </w:rPr>
        <w:t>, and Silverman et al.</w:t>
      </w:r>
      <w:r w:rsidR="0084082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EyOThmMDItMjM3Yi00YjAzLWJhMjEtNTUwYTUwNDY5MDBh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
          <w:id w:val="-529729794"/>
          <w:placeholder>
            <w:docPart w:val="DefaultPlaceholder_-1854013440"/>
          </w:placeholder>
        </w:sdtPr>
        <w:sdtContent>
          <w:r w:rsidR="00840824" w:rsidRPr="00415418">
            <w:rPr>
              <w:rFonts w:ascii="Times New Roman" w:eastAsia="Times New Roman" w:hAnsi="Times New Roman" w:cs="Times New Roman"/>
              <w:color w:val="000000"/>
            </w:rPr>
            <w:t>[25]</w:t>
          </w:r>
        </w:sdtContent>
      </w:sdt>
      <w:r w:rsidRPr="00415418">
        <w:rPr>
          <w:rFonts w:ascii="Times New Roman" w:eastAsia="Times New Roman" w:hAnsi="Times New Roman" w:cs="Times New Roman"/>
        </w:rPr>
        <w:t>, the inclusion of independent estimates of amplification efficiencies and DNA concentrations allow for the delineation of signal from noise from metabarcoding data sets</w:t>
      </w:r>
      <w:r w:rsidR="00692DFB" w:rsidRPr="00415418">
        <w:rPr>
          <w:rFonts w:ascii="Times New Roman" w:eastAsia="Times New Roman" w:hAnsi="Times New Roman" w:cs="Times New Roman"/>
        </w:rPr>
        <w:t>, allowing for accurate quantification and identification of true absences greatly enhancing biological and ecological interpretation</w:t>
      </w:r>
      <w:r w:rsidRPr="00415418">
        <w:rPr>
          <w:rFonts w:ascii="Times New Roman" w:eastAsia="Times New Roman" w:hAnsi="Times New Roman" w:cs="Times New Roman"/>
        </w:rPr>
        <w:t>.</w:t>
      </w:r>
    </w:p>
    <w:p w14:paraId="44EF5097" w14:textId="5E1EC6D3" w:rsidR="008C446A" w:rsidRPr="00415418" w:rsidRDefault="009C1CCE"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Furthermore, our analysis also underscores the importance of technical PCR replicates to quantify sequence variance in metabarcoding studies </w:t>
      </w:r>
      <w:sdt>
        <w:sdtPr>
          <w:rPr>
            <w:rFonts w:ascii="Times New Roman" w:eastAsia="Times New Roman" w:hAnsi="Times New Roman" w:cs="Times New Roman"/>
            <w:color w:val="000000"/>
          </w:rPr>
          <w:tag w:val="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"/>
          <w:id w:val="1204291282"/>
          <w:placeholder>
            <w:docPart w:val="DefaultPlaceholder_-1854013440"/>
          </w:placeholder>
        </w:sdtPr>
        <w:sdtContent>
          <w:r w:rsidR="00840824" w:rsidRPr="00415418">
            <w:rPr>
              <w:rFonts w:ascii="Times New Roman" w:eastAsia="Times New Roman" w:hAnsi="Times New Roman" w:cs="Times New Roman"/>
              <w:color w:val="000000"/>
            </w:rPr>
            <w:t>[64–66]</w:t>
          </w:r>
        </w:sdtContent>
      </w:sdt>
      <w:r w:rsidRPr="00415418">
        <w:rPr>
          <w:rFonts w:ascii="Times New Roman" w:eastAsia="Times New Roman" w:hAnsi="Times New Roman" w:cs="Times New Roman"/>
        </w:rPr>
        <w:t>. Without technical replicates, we would not have been able to quantify the frequency of non-detections in our metabarcoding datasets</w:t>
      </w:r>
      <w:r w:rsidR="007E6A3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"/>
          <w:id w:val="1045260891"/>
          <w:placeholder>
            <w:docPart w:val="DefaultPlaceholder_-1854013440"/>
          </w:placeholder>
        </w:sdtPr>
        <w:sdtContent>
          <w:r w:rsidR="00840824" w:rsidRPr="00415418">
            <w:rPr>
              <w:rFonts w:ascii="Times New Roman" w:eastAsia="Times New Roman" w:hAnsi="Times New Roman" w:cs="Times New Roman"/>
              <w:color w:val="000000"/>
            </w:rPr>
            <w:t>[17]</w:t>
          </w:r>
        </w:sdtContent>
      </w:sdt>
      <w:r w:rsidRPr="00415418">
        <w:rPr>
          <w:rFonts w:ascii="Times New Roman" w:eastAsia="Times New Roman" w:hAnsi="Times New Roman" w:cs="Times New Roman"/>
        </w:rPr>
        <w:t xml:space="preserve">. We demonstrate that non-detections </w:t>
      </w:r>
      <w:r w:rsidR="00C74A7D">
        <w:rPr>
          <w:rFonts w:ascii="Times New Roman" w:eastAsia="Times New Roman" w:hAnsi="Times New Roman" w:cs="Times New Roman"/>
        </w:rPr>
        <w:t>may indicate</w:t>
      </w:r>
      <w:r w:rsidR="00C74A7D" w:rsidRPr="00415418">
        <w:rPr>
          <w:rFonts w:ascii="Times New Roman" w:eastAsia="Times New Roman" w:hAnsi="Times New Roman" w:cs="Times New Roman"/>
        </w:rPr>
        <w:t xml:space="preserve"> </w:t>
      </w:r>
      <w:r w:rsidRPr="00415418">
        <w:rPr>
          <w:rFonts w:ascii="Times New Roman" w:eastAsia="Times New Roman" w:hAnsi="Times New Roman" w:cs="Times New Roman"/>
        </w:rPr>
        <w:t>low</w:t>
      </w:r>
      <w:r w:rsidR="00C74A7D">
        <w:rPr>
          <w:rFonts w:ascii="Times New Roman" w:eastAsia="Times New Roman" w:hAnsi="Times New Roman" w:cs="Times New Roman"/>
        </w:rPr>
        <w:t>-</w:t>
      </w:r>
      <w:r w:rsidRPr="00415418">
        <w:rPr>
          <w:rFonts w:ascii="Times New Roman" w:eastAsia="Times New Roman" w:hAnsi="Times New Roman" w:cs="Times New Roman"/>
        </w:rPr>
        <w:t>relative</w:t>
      </w:r>
      <w:r w:rsidR="00C74A7D">
        <w:rPr>
          <w:rFonts w:ascii="Times New Roman" w:eastAsia="Times New Roman" w:hAnsi="Times New Roman" w:cs="Times New Roman"/>
        </w:rPr>
        <w:t>-</w:t>
      </w:r>
      <w:r w:rsidRPr="00415418">
        <w:rPr>
          <w:rFonts w:ascii="Times New Roman" w:eastAsia="Times New Roman" w:hAnsi="Times New Roman" w:cs="Times New Roman"/>
        </w:rPr>
        <w:t>abundance starting DNA concentrations regardless of observed read depth</w:t>
      </w:r>
      <w:del w:id="7" w:author="Zachary Gold" w:date="2022-09-01T16:32:00Z">
        <w:r w:rsidRPr="00415418" w:rsidDel="008B7193">
          <w:rPr>
            <w:rFonts w:ascii="Times New Roman" w:eastAsia="Times New Roman" w:hAnsi="Times New Roman" w:cs="Times New Roman"/>
          </w:rPr>
          <w:delText xml:space="preserve"> </w:delText>
        </w:r>
      </w:del>
      <w:r w:rsidR="008B7193">
        <w:rPr>
          <w:rFonts w:ascii="Times New Roman" w:eastAsia="Times New Roman" w:hAnsi="Times New Roman" w:cs="Times New Roman"/>
        </w:rPr>
        <w:t xml:space="preserve">, and conversely, may indicate low amplification efficiency regardless of starting concentration </w:t>
      </w:r>
      <w:sdt>
        <w:sdtPr>
          <w:rPr>
            <w:rFonts w:ascii="Times New Roman" w:eastAsia="Times New Roman" w:hAnsi="Times New Roman" w:cs="Times New Roman"/>
            <w:color w:val="000000"/>
          </w:rPr>
          <w:tag w:val="MENDELEY_CITATION_v3_eyJjaXRhdGlvbklEIjoiTUVOREVMRVlfQ0lUQVRJT05fZGUwYjhmOGEtZTk3NS00OWRlLWJlNzAtM2M5MGUzYmFhZTEz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669779987"/>
          <w:placeholder>
            <w:docPart w:val="EF47F8309CB53E458C01E7981FEBB9F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xml:space="preserve">. </w:t>
      </w:r>
      <w:r w:rsidR="00AB156A" w:rsidRPr="00415418">
        <w:rPr>
          <w:rFonts w:ascii="Times New Roman" w:eastAsia="Times New Roman" w:hAnsi="Times New Roman" w:cs="Times New Roman"/>
        </w:rPr>
        <w:t>Thus,</w:t>
      </w:r>
      <w:r w:rsidRPr="00415418">
        <w:rPr>
          <w:rFonts w:ascii="Times New Roman" w:eastAsia="Times New Roman" w:hAnsi="Times New Roman" w:cs="Times New Roman"/>
        </w:rPr>
        <w:t xml:space="preserve"> our result</w:t>
      </w:r>
      <w:r w:rsidR="00600CE4">
        <w:rPr>
          <w:rFonts w:ascii="Times New Roman" w:eastAsia="Times New Roman" w:hAnsi="Times New Roman" w:cs="Times New Roman"/>
        </w:rPr>
        <w:t>s</w:t>
      </w:r>
      <w:r w:rsidRPr="00415418">
        <w:rPr>
          <w:rFonts w:ascii="Times New Roman" w:eastAsia="Times New Roman" w:hAnsi="Times New Roman" w:cs="Times New Roman"/>
        </w:rPr>
        <w:t xml:space="preserve"> strongly </w:t>
      </w:r>
      <w:r w:rsidRPr="00415418">
        <w:rPr>
          <w:rFonts w:ascii="Times New Roman" w:eastAsia="Times New Roman" w:hAnsi="Times New Roman" w:cs="Times New Roman"/>
        </w:rPr>
        <w:lastRenderedPageBreak/>
        <w:t>support the inclusion of technical replicates for metabarcoding studies, particularly for deriving quantitative estimates.</w:t>
      </w:r>
    </w:p>
    <w:p w14:paraId="47E50F4E" w14:textId="066B83DF" w:rsidR="0066725D" w:rsidRPr="00415418" w:rsidRDefault="00463330" w:rsidP="0066725D">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Current best practices for qPCR and </w:t>
      </w:r>
      <w:proofErr w:type="spellStart"/>
      <w:r w:rsidRPr="00415418">
        <w:rPr>
          <w:rFonts w:ascii="Times New Roman" w:eastAsia="Times New Roman" w:hAnsi="Times New Roman" w:cs="Times New Roman"/>
        </w:rPr>
        <w:t>dPCR</w:t>
      </w:r>
      <w:proofErr w:type="spellEnd"/>
      <w:r w:rsidRPr="00415418">
        <w:rPr>
          <w:rFonts w:ascii="Times New Roman" w:eastAsia="Times New Roman" w:hAnsi="Times New Roman" w:cs="Times New Roman"/>
        </w:rPr>
        <w:t xml:space="preserve"> assays include numerous technical replicates to help distinguish signal from noise </w:t>
      </w:r>
      <w:sdt>
        <w:sdtPr>
          <w:rPr>
            <w:rFonts w:ascii="Times New Roman" w:eastAsia="Times New Roman" w:hAnsi="Times New Roman" w:cs="Times New Roman"/>
            <w:color w:val="000000"/>
          </w:rPr>
          <w:tag w:val="MENDELEY_CITATION_v3_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1dfQ=="/>
          <w:id w:val="1391004636"/>
          <w:placeholder>
            <w:docPart w:val="DefaultPlaceholder_-1854013440"/>
          </w:placeholder>
        </w:sdtPr>
        <w:sdtContent>
          <w:r w:rsidR="00840824" w:rsidRPr="00415418">
            <w:rPr>
              <w:rFonts w:ascii="Times New Roman" w:eastAsia="Times New Roman" w:hAnsi="Times New Roman" w:cs="Times New Roman"/>
              <w:color w:val="000000"/>
            </w:rPr>
            <w:t>[46,48]</w:t>
          </w:r>
        </w:sdtContent>
      </w:sdt>
      <w:r w:rsidRPr="00415418">
        <w:rPr>
          <w:rFonts w:ascii="Times New Roman" w:eastAsia="Times New Roman" w:hAnsi="Times New Roman" w:cs="Times New Roman"/>
        </w:rPr>
        <w:t>. However, we recognize that technical replication dramatically increases the cost and effort of metabarcoding projects and may exhaust limited DNA extracts and resources</w:t>
      </w:r>
      <w:r w:rsidR="0066725D" w:rsidRPr="00415418">
        <w:rPr>
          <w:rFonts w:ascii="Times New Roman" w:eastAsia="Times New Roman" w:hAnsi="Times New Roman" w:cs="Times New Roman"/>
        </w:rPr>
        <w:t xml:space="preserve">. </w:t>
      </w:r>
      <w:r w:rsidRPr="00415418">
        <w:rPr>
          <w:rFonts w:ascii="Times New Roman" w:eastAsia="Times New Roman" w:hAnsi="Times New Roman" w:cs="Times New Roman"/>
        </w:rPr>
        <w:t>Alternatively, technical replicates could be performed on a subset of samples and use the observed variance to contextualize sequence read patterns in the whole dataset. However, such approaches come with a suite of assumptions, particularly whether the pattern of species’ sequence counts behave</w:t>
      </w:r>
      <w:r w:rsidR="0083015C">
        <w:rPr>
          <w:rFonts w:ascii="Times New Roman" w:eastAsia="Times New Roman" w:hAnsi="Times New Roman" w:cs="Times New Roman"/>
        </w:rPr>
        <w:t>s</w:t>
      </w:r>
      <w:r w:rsidRPr="00415418">
        <w:rPr>
          <w:rFonts w:ascii="Times New Roman" w:eastAsia="Times New Roman" w:hAnsi="Times New Roman" w:cs="Times New Roman"/>
        </w:rPr>
        <w:t xml:space="preserve"> similarly across all samples and environments/treatments samples. Future efforts to validate such approaches are clearly warranted.</w:t>
      </w:r>
    </w:p>
    <w:p w14:paraId="380E6C7E" w14:textId="7A1B8096" w:rsidR="008C446A" w:rsidRPr="00415418" w:rsidRDefault="0046333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In addition, given the importance of subsampling in driving non-detections, our results strongly suggest that field and laboratory processes that increase the absolute abundance of DNA molecules will reduce the noise in observed amplicon sequence reads</w:t>
      </w:r>
      <w:r w:rsidR="007E6A3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"/>
          <w:id w:val="-327055122"/>
          <w:placeholder>
            <w:docPart w:val="DefaultPlaceholder_-1854013440"/>
          </w:placeholder>
        </w:sdtPr>
        <w:sdtContent>
          <w:r w:rsidR="00840824" w:rsidRPr="00415418">
            <w:rPr>
              <w:rFonts w:ascii="Times New Roman" w:eastAsia="Times New Roman" w:hAnsi="Times New Roman" w:cs="Times New Roman"/>
              <w:color w:val="000000"/>
            </w:rPr>
            <w:t>[67]</w:t>
          </w:r>
        </w:sdtContent>
      </w:sdt>
      <w:r w:rsidRPr="00415418">
        <w:rPr>
          <w:rFonts w:ascii="Times New Roman" w:eastAsia="Times New Roman" w:hAnsi="Times New Roman" w:cs="Times New Roman"/>
        </w:rPr>
        <w:t>. For example, using a greater volume of DNA template for PCR reactions (3 µL vs. 1 µL) will reduce subsampling driven non-detections</w:t>
      </w:r>
      <w:r w:rsidRPr="00415418">
        <w:rPr>
          <w:rFonts w:ascii="Times New Roman" w:eastAsia="Times New Roman" w:hAnsi="Times New Roman" w:cs="Times New Roman"/>
          <w:color w:val="FF0000"/>
        </w:rPr>
        <w:t xml:space="preserve"> </w:t>
      </w:r>
      <w:r w:rsidRPr="00415418">
        <w:rPr>
          <w:rFonts w:ascii="Times New Roman" w:eastAsia="Times New Roman" w:hAnsi="Times New Roman" w:cs="Times New Roman"/>
        </w:rPr>
        <w:t xml:space="preserve">across samples. Likewise, increasing the total amount of water filtered for eDNA samples (3 L vs. 1 L) acts to concentrate DNA from the environment, similarly reducing subsampling driven non-detections </w:t>
      </w:r>
      <w:sdt>
        <w:sdtPr>
          <w:rPr>
            <w:rFonts w:ascii="Times New Roman" w:eastAsia="Times New Roman" w:hAnsi="Times New Roman" w:cs="Times New Roman"/>
            <w:color w:val="000000"/>
          </w:rPr>
          <w:tag w:val="MENDELEY_CITATION_v3_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"/>
          <w:id w:val="1167525895"/>
          <w:placeholder>
            <w:docPart w:val="DefaultPlaceholder_-1854013440"/>
          </w:placeholder>
        </w:sdtPr>
        <w:sdtContent>
          <w:r w:rsidR="00840824" w:rsidRPr="00415418">
            <w:rPr>
              <w:rFonts w:ascii="Times New Roman" w:eastAsia="Times New Roman" w:hAnsi="Times New Roman" w:cs="Times New Roman"/>
              <w:color w:val="000000"/>
            </w:rPr>
            <w:t>[68]</w:t>
          </w:r>
        </w:sdtContent>
      </w:sdt>
      <w:r w:rsidRPr="00415418">
        <w:rPr>
          <w:rFonts w:ascii="Times New Roman" w:eastAsia="Times New Roman" w:hAnsi="Times New Roman" w:cs="Times New Roman"/>
        </w:rPr>
        <w:t xml:space="preserve">. These are two of many examples of laboratory protocols that may serve to increase the available number of DNA molecules and reduce the impacts of subsampling rare molecules, consequently improving quantitative estimates from amplicon sequence data. </w:t>
      </w:r>
    </w:p>
    <w:p w14:paraId="68FA8E04" w14:textId="77591726" w:rsidR="008C446A" w:rsidRPr="00415418" w:rsidRDefault="00463330" w:rsidP="005009D4">
      <w:pPr>
        <w:spacing w:line="480" w:lineRule="auto"/>
        <w:ind w:firstLine="720"/>
        <w:rPr>
          <w:rFonts w:ascii="Times New Roman" w:eastAsia="Times New Roman" w:hAnsi="Times New Roman" w:cs="Times New Roman"/>
          <w:highlight w:val="white"/>
        </w:rPr>
      </w:pPr>
      <w:r w:rsidRPr="00415418">
        <w:rPr>
          <w:rFonts w:ascii="Times New Roman" w:eastAsia="Times New Roman" w:hAnsi="Times New Roman" w:cs="Times New Roman"/>
        </w:rPr>
        <w:t xml:space="preserve">The above mechanistic frameworks focus on processes from DNA extraction through sequencing, but do not approach the myriad of factors that influence the amount of DNA </w:t>
      </w:r>
      <w:r w:rsidRPr="00415418">
        <w:rPr>
          <w:rFonts w:ascii="Times New Roman" w:eastAsia="Times New Roman" w:hAnsi="Times New Roman" w:cs="Times New Roman"/>
        </w:rPr>
        <w:lastRenderedPageBreak/>
        <w:t>collected from the environment, gut, or other starting communities for metabarcoding. Substantial efforts have focused on understanding the effects of gene copy number, patchiness, shedding and degradation rates, and the fate and transport of cellular DNA, among others, on the amount/types of DNA collected from the environment</w:t>
      </w:r>
      <w:r w:rsidR="007E6A3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XX0="/>
          <w:id w:val="289951719"/>
          <w:placeholder>
            <w:docPart w:val="DefaultPlaceholder_-1854013440"/>
          </w:placeholder>
        </w:sdtPr>
        <w:sdtContent>
          <w:r w:rsidR="00840824" w:rsidRPr="00415418">
            <w:rPr>
              <w:rFonts w:ascii="Times New Roman" w:eastAsia="Times New Roman" w:hAnsi="Times New Roman" w:cs="Times New Roman"/>
              <w:color w:val="000000"/>
            </w:rPr>
            <w:t>[26,51,69]</w:t>
          </w:r>
        </w:sdtContent>
      </w:sdt>
      <w:r w:rsidRPr="00415418">
        <w:rPr>
          <w:rFonts w:ascii="Times New Roman" w:eastAsia="Times New Roman" w:hAnsi="Times New Roman" w:cs="Times New Roman"/>
          <w:highlight w:val="white"/>
        </w:rPr>
        <w:t>. Linking such research to the growing body of work that quantifies sources of potential bias in the lab, including the present study, is an important next step in understanding the relationship between biological signals and observed sequence read counts.</w:t>
      </w:r>
    </w:p>
    <w:p w14:paraId="54627375" w14:textId="1CCD1C0D" w:rsidR="00B1162E" w:rsidRDefault="007073E9" w:rsidP="003E3A73">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We </w:t>
      </w:r>
      <w:r w:rsidR="003E3A73">
        <w:rPr>
          <w:rFonts w:ascii="Times New Roman" w:eastAsia="Times New Roman" w:hAnsi="Times New Roman" w:cs="Times New Roman"/>
        </w:rPr>
        <w:t>recognize that</w:t>
      </w:r>
      <w:r w:rsidRPr="00415418">
        <w:rPr>
          <w:rFonts w:ascii="Times New Roman" w:eastAsia="Times New Roman" w:hAnsi="Times New Roman" w:cs="Times New Roman"/>
        </w:rPr>
        <w:t xml:space="preserve"> </w:t>
      </w:r>
      <w:r w:rsidR="003E3A73">
        <w:rPr>
          <w:rFonts w:ascii="Times New Roman" w:eastAsia="Times New Roman" w:hAnsi="Times New Roman" w:cs="Times New Roman"/>
        </w:rPr>
        <w:t>incorporating the additional laboratory analyses and technical replicates to better characterize metabarcoding results</w:t>
      </w:r>
      <w:r w:rsidRPr="00415418">
        <w:rPr>
          <w:rFonts w:ascii="Times New Roman" w:eastAsia="Times New Roman" w:hAnsi="Times New Roman" w:cs="Times New Roman"/>
        </w:rPr>
        <w:t xml:space="preserve"> may not be feasible for all </w:t>
      </w:r>
      <w:r w:rsidR="00057EBF">
        <w:rPr>
          <w:rFonts w:ascii="Times New Roman" w:eastAsia="Times New Roman" w:hAnsi="Times New Roman" w:cs="Times New Roman"/>
        </w:rPr>
        <w:t xml:space="preserve">metabarcoding </w:t>
      </w:r>
      <w:r w:rsidRPr="00415418">
        <w:rPr>
          <w:rFonts w:ascii="Times New Roman" w:eastAsia="Times New Roman" w:hAnsi="Times New Roman" w:cs="Times New Roman"/>
        </w:rPr>
        <w:t>applications. M</w:t>
      </w:r>
      <w:r w:rsidRPr="00415418">
        <w:rPr>
          <w:rFonts w:ascii="Times New Roman" w:eastAsia="Times New Roman" w:hAnsi="Times New Roman" w:cs="Times New Roman"/>
          <w:highlight w:val="white"/>
        </w:rPr>
        <w:t xml:space="preserve">any metabarcoding efforts are exploratory in nature, primarily focused on the characterization of biodiversity in under sampled habitats </w:t>
      </w:r>
      <w:r w:rsidRPr="00415418">
        <w:rPr>
          <w:rFonts w:ascii="Times New Roman" w:eastAsia="Times New Roman" w:hAnsi="Times New Roman" w:cs="Times New Roman"/>
        </w:rPr>
        <w:t>including the deep sea, polar regions, remote alpine regions, etc.</w:t>
      </w:r>
      <w:r w:rsidR="003E3A73" w:rsidRPr="003E3A73">
        <w:rPr>
          <w:rFonts w:ascii="Times New Roman" w:eastAsia="Times New Roman" w:hAnsi="Times New Roman" w:cs="Times New Roman"/>
        </w:rPr>
        <w:t xml:space="preserve"> </w:t>
      </w:r>
      <w:r w:rsidR="003E3A73" w:rsidRPr="008C62B8">
        <w:rPr>
          <w:rFonts w:ascii="Times New Roman" w:eastAsia="Times New Roman" w:hAnsi="Times New Roman" w:cs="Times New Roman"/>
        </w:rPr>
        <w:t>For such exploratory biodiversity surveys,</w:t>
      </w:r>
      <w:r w:rsidRPr="00415418">
        <w:rPr>
          <w:rFonts w:ascii="Times New Roman" w:eastAsia="Times New Roman" w:hAnsi="Times New Roman" w:cs="Times New Roman"/>
        </w:rPr>
        <w:t xml:space="preserve"> </w:t>
      </w:r>
      <w:r w:rsidR="003E3A73" w:rsidRPr="00415418">
        <w:rPr>
          <w:rFonts w:ascii="Times New Roman" w:eastAsia="Times New Roman" w:hAnsi="Times New Roman" w:cs="Times New Roman"/>
        </w:rPr>
        <w:t xml:space="preserve">the additional efforts needed to achieve quantitative metabarcoding outlined above may not be </w:t>
      </w:r>
      <w:r w:rsidR="005871F7" w:rsidRPr="00415418">
        <w:rPr>
          <w:rFonts w:ascii="Times New Roman" w:eastAsia="Times New Roman" w:hAnsi="Times New Roman" w:cs="Times New Roman"/>
        </w:rPr>
        <w:t>practicable</w:t>
      </w:r>
      <w:r w:rsidR="003E3A73" w:rsidRPr="00415418">
        <w:rPr>
          <w:rFonts w:ascii="Times New Roman" w:eastAsia="Times New Roman" w:hAnsi="Times New Roman" w:cs="Times New Roman"/>
        </w:rPr>
        <w:t xml:space="preserve"> given surveying and budget constraints.</w:t>
      </w:r>
      <w:r w:rsidR="003E3A73">
        <w:rPr>
          <w:rFonts w:ascii="Times New Roman" w:eastAsia="Times New Roman" w:hAnsi="Times New Roman" w:cs="Times New Roman"/>
        </w:rPr>
        <w:t xml:space="preserve"> </w:t>
      </w:r>
      <w:r w:rsidR="00B1162E" w:rsidRPr="00415418">
        <w:rPr>
          <w:rFonts w:ascii="Times New Roman" w:eastAsia="Times New Roman" w:hAnsi="Times New Roman" w:cs="Times New Roman"/>
        </w:rPr>
        <w:t>However,</w:t>
      </w:r>
      <w:r w:rsidR="00B1162E">
        <w:rPr>
          <w:rFonts w:ascii="Times New Roman" w:eastAsia="Times New Roman" w:hAnsi="Times New Roman" w:cs="Times New Roman"/>
        </w:rPr>
        <w:t xml:space="preserve"> it</w:t>
      </w:r>
      <w:r w:rsidR="0001694E">
        <w:rPr>
          <w:rFonts w:ascii="Times New Roman" w:eastAsia="Times New Roman" w:hAnsi="Times New Roman" w:cs="Times New Roman"/>
        </w:rPr>
        <w:t xml:space="preserve"> is</w:t>
      </w:r>
      <w:r w:rsidR="00B1162E">
        <w:rPr>
          <w:rFonts w:ascii="Times New Roman" w:eastAsia="Times New Roman" w:hAnsi="Times New Roman" w:cs="Times New Roman"/>
        </w:rPr>
        <w:t xml:space="preserve"> important to recognize</w:t>
      </w:r>
      <w:r w:rsidR="00B1162E" w:rsidRPr="00415418">
        <w:rPr>
          <w:rFonts w:ascii="Times New Roman" w:eastAsia="Times New Roman" w:hAnsi="Times New Roman" w:cs="Times New Roman"/>
        </w:rPr>
        <w:t xml:space="preserve"> </w:t>
      </w:r>
      <w:r w:rsidR="00B1162E">
        <w:rPr>
          <w:rFonts w:ascii="Times New Roman" w:eastAsia="Times New Roman" w:hAnsi="Times New Roman" w:cs="Times New Roman"/>
        </w:rPr>
        <w:t>that</w:t>
      </w:r>
      <w:r w:rsidR="00B1162E" w:rsidRPr="00B1162E">
        <w:rPr>
          <w:rFonts w:ascii="Times New Roman" w:eastAsia="Times New Roman" w:hAnsi="Times New Roman" w:cs="Times New Roman"/>
        </w:rPr>
        <w:t xml:space="preserve"> </w:t>
      </w:r>
      <w:r w:rsidR="005871F7">
        <w:rPr>
          <w:rFonts w:ascii="Times New Roman" w:eastAsia="Times New Roman" w:hAnsi="Times New Roman" w:cs="Times New Roman"/>
        </w:rPr>
        <w:t>our framework extends not only to quantitative metabarcoding but detection rates of taxa from metabarcoding surveys. T</w:t>
      </w:r>
      <w:r w:rsidR="00B1162E">
        <w:rPr>
          <w:rFonts w:ascii="Times New Roman" w:eastAsia="Times New Roman" w:hAnsi="Times New Roman" w:cs="Times New Roman"/>
        </w:rPr>
        <w:t>he</w:t>
      </w:r>
      <w:r w:rsidR="00B1162E" w:rsidRPr="00B1162E">
        <w:rPr>
          <w:rFonts w:ascii="Times New Roman" w:eastAsia="Times New Roman" w:hAnsi="Times New Roman" w:cs="Times New Roman"/>
        </w:rPr>
        <w:t xml:space="preserve"> expected detection rate (</w:t>
      </w:r>
      <w:r w:rsidR="00B1162E">
        <w:rPr>
          <w:rFonts w:ascii="Times New Roman" w:eastAsia="Times New Roman" w:hAnsi="Times New Roman" w:cs="Times New Roman"/>
        </w:rPr>
        <w:t>observed reads</w:t>
      </w:r>
      <w:r w:rsidR="00B1162E" w:rsidRPr="00B1162E">
        <w:rPr>
          <w:rFonts w:ascii="Times New Roman" w:eastAsia="Times New Roman" w:hAnsi="Times New Roman" w:cs="Times New Roman"/>
        </w:rPr>
        <w:t xml:space="preserve"> </w:t>
      </w:r>
      <w:r w:rsidR="00B1162E">
        <w:rPr>
          <w:rFonts w:ascii="Times New Roman" w:eastAsia="Times New Roman" w:hAnsi="Times New Roman" w:cs="Times New Roman"/>
        </w:rPr>
        <w:t>&gt; 0</w:t>
      </w:r>
      <w:r w:rsidR="00B1162E" w:rsidRPr="00B1162E">
        <w:rPr>
          <w:rFonts w:ascii="Times New Roman" w:eastAsia="Times New Roman" w:hAnsi="Times New Roman" w:cs="Times New Roman"/>
        </w:rPr>
        <w:t>)</w:t>
      </w:r>
      <w:r w:rsidR="00B1162E">
        <w:rPr>
          <w:rFonts w:ascii="Times New Roman" w:eastAsia="Times New Roman" w:hAnsi="Times New Roman" w:cs="Times New Roman"/>
        </w:rPr>
        <w:t xml:space="preserve"> of a given tax</w:t>
      </w:r>
      <w:r w:rsidR="00CE7D77">
        <w:rPr>
          <w:rFonts w:ascii="Times New Roman" w:eastAsia="Times New Roman" w:hAnsi="Times New Roman" w:cs="Times New Roman"/>
        </w:rPr>
        <w:t>on</w:t>
      </w:r>
      <w:r w:rsidR="00B1162E">
        <w:rPr>
          <w:rFonts w:ascii="Times New Roman" w:eastAsia="Times New Roman" w:hAnsi="Times New Roman" w:cs="Times New Roman"/>
        </w:rPr>
        <w:t xml:space="preserve"> </w:t>
      </w:r>
      <w:r w:rsidR="00F27CD6">
        <w:rPr>
          <w:rFonts w:ascii="Times New Roman" w:eastAsia="Times New Roman" w:hAnsi="Times New Roman" w:cs="Times New Roman"/>
        </w:rPr>
        <w:t xml:space="preserve">in </w:t>
      </w:r>
      <w:r w:rsidR="00B1162E">
        <w:rPr>
          <w:rFonts w:ascii="Times New Roman" w:eastAsia="Times New Roman" w:hAnsi="Times New Roman" w:cs="Times New Roman"/>
        </w:rPr>
        <w:t xml:space="preserve">metabarcoding </w:t>
      </w:r>
      <w:r w:rsidR="00F27CD6">
        <w:rPr>
          <w:rFonts w:ascii="Times New Roman" w:eastAsia="Times New Roman" w:hAnsi="Times New Roman" w:cs="Times New Roman"/>
        </w:rPr>
        <w:t>data</w:t>
      </w:r>
      <w:r w:rsidR="00F27CD6" w:rsidRPr="00B1162E">
        <w:rPr>
          <w:rFonts w:ascii="Times New Roman" w:eastAsia="Times New Roman" w:hAnsi="Times New Roman" w:cs="Times New Roman"/>
        </w:rPr>
        <w:t xml:space="preserve"> </w:t>
      </w:r>
      <w:r w:rsidR="00B1162E">
        <w:rPr>
          <w:rFonts w:ascii="Times New Roman" w:eastAsia="Times New Roman" w:hAnsi="Times New Roman" w:cs="Times New Roman"/>
        </w:rPr>
        <w:t xml:space="preserve">is a function </w:t>
      </w:r>
      <w:r w:rsidR="00B1162E" w:rsidRPr="00B1162E">
        <w:rPr>
          <w:rFonts w:ascii="Times New Roman" w:eastAsia="Times New Roman" w:hAnsi="Times New Roman" w:cs="Times New Roman"/>
        </w:rPr>
        <w:t xml:space="preserve">of other species in the community, the </w:t>
      </w:r>
      <w:r w:rsidR="00B1162E">
        <w:rPr>
          <w:rFonts w:ascii="Times New Roman" w:eastAsia="Times New Roman" w:hAnsi="Times New Roman" w:cs="Times New Roman"/>
        </w:rPr>
        <w:t>amplification</w:t>
      </w:r>
      <w:r w:rsidR="00B1162E" w:rsidRPr="00B1162E">
        <w:rPr>
          <w:rFonts w:ascii="Times New Roman" w:eastAsia="Times New Roman" w:hAnsi="Times New Roman" w:cs="Times New Roman"/>
        </w:rPr>
        <w:t xml:space="preserve"> rate of the target species, the </w:t>
      </w:r>
      <w:r w:rsidR="00B1162E">
        <w:rPr>
          <w:rFonts w:ascii="Times New Roman" w:eastAsia="Times New Roman" w:hAnsi="Times New Roman" w:cs="Times New Roman"/>
        </w:rPr>
        <w:t>amplification</w:t>
      </w:r>
      <w:r w:rsidR="00B1162E" w:rsidRPr="00B1162E">
        <w:rPr>
          <w:rFonts w:ascii="Times New Roman" w:eastAsia="Times New Roman" w:hAnsi="Times New Roman" w:cs="Times New Roman"/>
        </w:rPr>
        <w:t xml:space="preserve"> rates of other species, the proportional abundance of the target species, and the absolute abundance of the target specie</w:t>
      </w:r>
      <w:r w:rsidR="00B1162E">
        <w:rPr>
          <w:rFonts w:ascii="Times New Roman" w:eastAsia="Times New Roman" w:hAnsi="Times New Roman" w:cs="Times New Roman"/>
        </w:rPr>
        <w:t xml:space="preserve">s as demonstrated in our empirical datasets above. </w:t>
      </w:r>
      <w:r w:rsidR="003E3A73">
        <w:rPr>
          <w:rFonts w:ascii="Times New Roman" w:eastAsia="Times New Roman" w:hAnsi="Times New Roman" w:cs="Times New Roman"/>
        </w:rPr>
        <w:t>Thus,</w:t>
      </w:r>
      <w:r w:rsidR="007B4323">
        <w:rPr>
          <w:rFonts w:ascii="Times New Roman" w:eastAsia="Times New Roman" w:hAnsi="Times New Roman" w:cs="Times New Roman"/>
        </w:rPr>
        <w:t xml:space="preserve"> </w:t>
      </w:r>
      <w:r w:rsidR="003E3A73">
        <w:rPr>
          <w:rFonts w:ascii="Times New Roman" w:eastAsia="Times New Roman" w:hAnsi="Times New Roman" w:cs="Times New Roman"/>
        </w:rPr>
        <w:t>estimating</w:t>
      </w:r>
      <w:r w:rsidR="003E3A73" w:rsidRPr="00B1162E">
        <w:rPr>
          <w:rFonts w:ascii="Times New Roman" w:eastAsia="Times New Roman" w:hAnsi="Times New Roman" w:cs="Times New Roman"/>
        </w:rPr>
        <w:t xml:space="preserve"> the probability of detection</w:t>
      </w:r>
      <w:r w:rsidR="003E3A73">
        <w:rPr>
          <w:rFonts w:ascii="Times New Roman" w:eastAsia="Times New Roman" w:hAnsi="Times New Roman" w:cs="Times New Roman"/>
        </w:rPr>
        <w:t xml:space="preserve"> </w:t>
      </w:r>
      <w:r w:rsidR="005871F7">
        <w:rPr>
          <w:rFonts w:ascii="Times New Roman" w:eastAsia="Times New Roman" w:hAnsi="Times New Roman" w:cs="Times New Roman"/>
        </w:rPr>
        <w:t xml:space="preserve">from metabarcoding data </w:t>
      </w:r>
      <w:r w:rsidR="00057EBF">
        <w:rPr>
          <w:rFonts w:ascii="Times New Roman" w:eastAsia="Times New Roman" w:hAnsi="Times New Roman" w:cs="Times New Roman"/>
        </w:rPr>
        <w:t>a</w:t>
      </w:r>
      <w:r w:rsidR="005871F7">
        <w:rPr>
          <w:rFonts w:ascii="Times New Roman" w:eastAsia="Times New Roman" w:hAnsi="Times New Roman" w:cs="Times New Roman"/>
        </w:rPr>
        <w:t xml:space="preserve">lone </w:t>
      </w:r>
      <w:r w:rsidR="003E3A73">
        <w:rPr>
          <w:rFonts w:ascii="Times New Roman" w:eastAsia="Times New Roman" w:hAnsi="Times New Roman" w:cs="Times New Roman"/>
        </w:rPr>
        <w:t>is difficult</w:t>
      </w:r>
      <w:r w:rsidR="003E3A73" w:rsidRPr="00B1162E">
        <w:rPr>
          <w:rFonts w:ascii="Times New Roman" w:eastAsia="Times New Roman" w:hAnsi="Times New Roman" w:cs="Times New Roman"/>
        </w:rPr>
        <w:t xml:space="preserve"> </w:t>
      </w:r>
      <w:r w:rsidR="00F27CD6">
        <w:rPr>
          <w:rFonts w:ascii="Times New Roman" w:eastAsia="Times New Roman" w:hAnsi="Times New Roman" w:cs="Times New Roman"/>
        </w:rPr>
        <w:t>in the abstract, but is quite tractable given a set of estimated parameters for a particular sampled community</w:t>
      </w:r>
      <w:r w:rsidR="005871F7">
        <w:rPr>
          <w:rFonts w:ascii="Times New Roman" w:eastAsia="Times New Roman" w:hAnsi="Times New Roman" w:cs="Times New Roman"/>
        </w:rPr>
        <w:t xml:space="preserve">. </w:t>
      </w:r>
      <w:r w:rsidR="001C1A79">
        <w:rPr>
          <w:rFonts w:ascii="Times New Roman" w:eastAsia="Times New Roman" w:hAnsi="Times New Roman" w:cs="Times New Roman"/>
        </w:rPr>
        <w:t>Conversely</w:t>
      </w:r>
      <w:r w:rsidR="005871F7">
        <w:rPr>
          <w:rFonts w:ascii="Times New Roman" w:eastAsia="Times New Roman" w:hAnsi="Times New Roman" w:cs="Times New Roman"/>
        </w:rPr>
        <w:t xml:space="preserve">, </w:t>
      </w:r>
      <w:r w:rsidR="003E3A73">
        <w:rPr>
          <w:rFonts w:ascii="Times New Roman" w:eastAsia="Times New Roman" w:hAnsi="Times New Roman" w:cs="Times New Roman"/>
        </w:rPr>
        <w:t>interpreti</w:t>
      </w:r>
      <w:r w:rsidR="005871F7">
        <w:rPr>
          <w:rFonts w:ascii="Times New Roman" w:eastAsia="Times New Roman" w:hAnsi="Times New Roman" w:cs="Times New Roman"/>
        </w:rPr>
        <w:t xml:space="preserve">ng </w:t>
      </w:r>
      <w:r w:rsidR="00057EBF">
        <w:rPr>
          <w:rFonts w:ascii="Times New Roman" w:eastAsia="Times New Roman" w:hAnsi="Times New Roman" w:cs="Times New Roman"/>
        </w:rPr>
        <w:t>metabarcoding</w:t>
      </w:r>
      <w:r w:rsidR="003E3A73">
        <w:rPr>
          <w:rFonts w:ascii="Times New Roman" w:eastAsia="Times New Roman" w:hAnsi="Times New Roman" w:cs="Times New Roman"/>
        </w:rPr>
        <w:t xml:space="preserve"> results from</w:t>
      </w:r>
      <w:r w:rsidR="007B4323">
        <w:rPr>
          <w:rFonts w:ascii="Times New Roman" w:eastAsia="Times New Roman" w:hAnsi="Times New Roman" w:cs="Times New Roman"/>
        </w:rPr>
        <w:t xml:space="preserve"> exploratory applications within systems </w:t>
      </w:r>
      <w:r w:rsidR="007B4323">
        <w:rPr>
          <w:rFonts w:ascii="Times New Roman" w:eastAsia="Times New Roman" w:hAnsi="Times New Roman" w:cs="Times New Roman"/>
        </w:rPr>
        <w:lastRenderedPageBreak/>
        <w:t>with limited</w:t>
      </w:r>
      <w:r w:rsidR="00B1162E" w:rsidRPr="00B1162E">
        <w:rPr>
          <w:rFonts w:ascii="Times New Roman" w:eastAsia="Times New Roman" w:hAnsi="Times New Roman" w:cs="Times New Roman"/>
        </w:rPr>
        <w:t xml:space="preserve"> ecological context</w:t>
      </w:r>
      <w:r w:rsidR="003E3A73">
        <w:rPr>
          <w:rFonts w:ascii="Times New Roman" w:eastAsia="Times New Roman" w:hAnsi="Times New Roman" w:cs="Times New Roman"/>
        </w:rPr>
        <w:t xml:space="preserve"> </w:t>
      </w:r>
      <w:r w:rsidR="005871F7">
        <w:rPr>
          <w:rFonts w:ascii="Times New Roman" w:eastAsia="Times New Roman" w:hAnsi="Times New Roman" w:cs="Times New Roman"/>
        </w:rPr>
        <w:t xml:space="preserve">is </w:t>
      </w:r>
      <w:r w:rsidR="003E3A73">
        <w:rPr>
          <w:rFonts w:ascii="Times New Roman" w:eastAsia="Times New Roman" w:hAnsi="Times New Roman" w:cs="Times New Roman"/>
        </w:rPr>
        <w:t>challenging</w:t>
      </w:r>
      <w:r w:rsidR="005871F7">
        <w:rPr>
          <w:rFonts w:ascii="Times New Roman" w:eastAsia="Times New Roman" w:hAnsi="Times New Roman" w:cs="Times New Roman"/>
        </w:rPr>
        <w:t xml:space="preserve"> as species detection rates are a function of multiple unsampled parameters. </w:t>
      </w:r>
    </w:p>
    <w:p w14:paraId="12067A70" w14:textId="66AAC5BD" w:rsidR="007073E9" w:rsidRPr="00415418" w:rsidRDefault="00057EBF" w:rsidP="005871F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Undoubtedly, a</w:t>
      </w:r>
      <w:r w:rsidR="00BC1E9D">
        <w:rPr>
          <w:rFonts w:ascii="Times New Roman" w:eastAsia="Times New Roman" w:hAnsi="Times New Roman" w:cs="Times New Roman"/>
        </w:rPr>
        <w:t xml:space="preserve">ddressing this shortcoming of compositional metabarcoding data requires increased field and laboratory efforts. Such challenges are acute in </w:t>
      </w:r>
      <w:r w:rsidR="00BC1E9D" w:rsidRPr="00415418">
        <w:rPr>
          <w:rFonts w:ascii="Times New Roman" w:eastAsia="Times New Roman" w:hAnsi="Times New Roman" w:cs="Times New Roman"/>
        </w:rPr>
        <w:t xml:space="preserve">under studied systems </w:t>
      </w:r>
      <w:r w:rsidR="00BC1E9D">
        <w:rPr>
          <w:rFonts w:ascii="Times New Roman" w:eastAsia="Times New Roman" w:hAnsi="Times New Roman" w:cs="Times New Roman"/>
        </w:rPr>
        <w:t>where</w:t>
      </w:r>
      <w:r w:rsidR="007073E9" w:rsidRPr="00415418">
        <w:rPr>
          <w:rFonts w:ascii="Times New Roman" w:eastAsia="Times New Roman" w:hAnsi="Times New Roman" w:cs="Times New Roman"/>
        </w:rPr>
        <w:t xml:space="preserve"> the creation of mock communities is </w:t>
      </w:r>
      <w:r w:rsidR="008C62B8" w:rsidRPr="00415418">
        <w:rPr>
          <w:rFonts w:ascii="Times New Roman" w:eastAsia="Times New Roman" w:hAnsi="Times New Roman" w:cs="Times New Roman"/>
        </w:rPr>
        <w:t xml:space="preserve">particularly </w:t>
      </w:r>
      <w:r w:rsidR="007073E9" w:rsidRPr="00415418">
        <w:rPr>
          <w:rFonts w:ascii="Times New Roman" w:eastAsia="Times New Roman" w:hAnsi="Times New Roman" w:cs="Times New Roman"/>
        </w:rPr>
        <w:t>difficult with limited access to vouchered DNA samples, let alone known species lists.</w:t>
      </w:r>
      <w:r w:rsidR="005871F7">
        <w:rPr>
          <w:rFonts w:ascii="Times New Roman" w:eastAsia="Times New Roman" w:hAnsi="Times New Roman" w:cs="Times New Roman"/>
        </w:rPr>
        <w:t xml:space="preserve"> </w:t>
      </w:r>
      <w:r w:rsidR="00BC1E9D">
        <w:rPr>
          <w:rFonts w:ascii="Times New Roman" w:eastAsia="Times New Roman" w:hAnsi="Times New Roman" w:cs="Times New Roman"/>
        </w:rPr>
        <w:t xml:space="preserve">However, </w:t>
      </w:r>
      <w:r w:rsidR="007073E9" w:rsidRPr="00415418">
        <w:rPr>
          <w:rFonts w:ascii="Times New Roman" w:eastAsia="Times New Roman" w:hAnsi="Times New Roman" w:cs="Times New Roman"/>
        </w:rPr>
        <w:t>exploratory metabarcoding studies do not preclude the revisiting of quantitative metabarcoding approaches in the future</w:t>
      </w:r>
      <w:r>
        <w:rPr>
          <w:rFonts w:ascii="Times New Roman" w:eastAsia="Times New Roman" w:hAnsi="Times New Roman" w:cs="Times New Roman"/>
        </w:rPr>
        <w:t>, especially</w:t>
      </w:r>
      <w:r w:rsidR="007073E9" w:rsidRPr="00415418">
        <w:rPr>
          <w:rFonts w:ascii="Times New Roman" w:eastAsia="Times New Roman" w:hAnsi="Times New Roman" w:cs="Times New Roman"/>
        </w:rPr>
        <w:t xml:space="preserve"> </w:t>
      </w:r>
      <w:r>
        <w:rPr>
          <w:rFonts w:ascii="Times New Roman" w:eastAsia="Times New Roman" w:hAnsi="Times New Roman" w:cs="Times New Roman"/>
        </w:rPr>
        <w:t>since</w:t>
      </w:r>
      <w:r w:rsidR="007073E9" w:rsidRPr="00415418">
        <w:rPr>
          <w:rFonts w:ascii="Times New Roman" w:eastAsia="Times New Roman" w:hAnsi="Times New Roman" w:cs="Times New Roman"/>
        </w:rPr>
        <w:t xml:space="preserve"> DNA extracts can be archived</w:t>
      </w:r>
      <w:r>
        <w:rPr>
          <w:rFonts w:ascii="Times New Roman" w:eastAsia="Times New Roman" w:hAnsi="Times New Roman" w:cs="Times New Roman"/>
        </w:rPr>
        <w:t xml:space="preserve">. </w:t>
      </w:r>
      <w:r w:rsidR="00F66707">
        <w:rPr>
          <w:rFonts w:ascii="Times New Roman" w:eastAsia="Times New Roman" w:hAnsi="Times New Roman" w:cs="Times New Roman"/>
        </w:rPr>
        <w:t>For example,</w:t>
      </w:r>
      <w:r>
        <w:rPr>
          <w:rFonts w:ascii="Times New Roman" w:eastAsia="Times New Roman" w:hAnsi="Times New Roman" w:cs="Times New Roman"/>
        </w:rPr>
        <w:t xml:space="preserve"> metabarcoding data can be generated first to provide </w:t>
      </w:r>
      <w:r w:rsidR="00F66707">
        <w:rPr>
          <w:rFonts w:ascii="Times New Roman" w:eastAsia="Times New Roman" w:hAnsi="Times New Roman" w:cs="Times New Roman"/>
        </w:rPr>
        <w:t xml:space="preserve">an </w:t>
      </w:r>
      <w:r>
        <w:rPr>
          <w:rFonts w:ascii="Times New Roman" w:eastAsia="Times New Roman" w:hAnsi="Times New Roman" w:cs="Times New Roman"/>
        </w:rPr>
        <w:t xml:space="preserve">initial </w:t>
      </w:r>
      <w:r w:rsidR="00F66707">
        <w:rPr>
          <w:rFonts w:ascii="Times New Roman" w:eastAsia="Times New Roman" w:hAnsi="Times New Roman" w:cs="Times New Roman"/>
        </w:rPr>
        <w:t xml:space="preserve">perspective into </w:t>
      </w:r>
      <w:r>
        <w:rPr>
          <w:rFonts w:ascii="Times New Roman" w:eastAsia="Times New Roman" w:hAnsi="Times New Roman" w:cs="Times New Roman"/>
        </w:rPr>
        <w:t>community assemblage</w:t>
      </w:r>
      <w:r w:rsidR="00F66707">
        <w:rPr>
          <w:rFonts w:ascii="Times New Roman" w:eastAsia="Times New Roman" w:hAnsi="Times New Roman" w:cs="Times New Roman"/>
        </w:rPr>
        <w:t>s</w:t>
      </w:r>
      <w:r w:rsidR="00BC1E9D">
        <w:rPr>
          <w:rFonts w:ascii="Times New Roman" w:eastAsia="Times New Roman" w:hAnsi="Times New Roman" w:cs="Times New Roman"/>
        </w:rPr>
        <w:t xml:space="preserve"> </w:t>
      </w:r>
      <w:r w:rsidR="00F66707">
        <w:rPr>
          <w:rFonts w:ascii="Times New Roman" w:eastAsia="Times New Roman" w:hAnsi="Times New Roman" w:cs="Times New Roman"/>
        </w:rPr>
        <w:t xml:space="preserve">that then allows for </w:t>
      </w:r>
      <w:r w:rsidR="00BC1E9D">
        <w:rPr>
          <w:rFonts w:ascii="Times New Roman" w:eastAsia="Times New Roman" w:hAnsi="Times New Roman" w:cs="Times New Roman"/>
        </w:rPr>
        <w:t>the identification and development of single species qPCR/</w:t>
      </w:r>
      <w:proofErr w:type="spellStart"/>
      <w:r w:rsidR="00BC1E9D">
        <w:rPr>
          <w:rFonts w:ascii="Times New Roman" w:eastAsia="Times New Roman" w:hAnsi="Times New Roman" w:cs="Times New Roman"/>
        </w:rPr>
        <w:t>dPCR</w:t>
      </w:r>
      <w:proofErr w:type="spellEnd"/>
      <w:r w:rsidR="00BC1E9D">
        <w:rPr>
          <w:rFonts w:ascii="Times New Roman" w:eastAsia="Times New Roman" w:hAnsi="Times New Roman" w:cs="Times New Roman"/>
        </w:rPr>
        <w:t xml:space="preserve"> assays </w:t>
      </w:r>
      <w:r w:rsidR="00F66707">
        <w:rPr>
          <w:rFonts w:ascii="Times New Roman" w:eastAsia="Times New Roman" w:hAnsi="Times New Roman" w:cs="Times New Roman"/>
        </w:rPr>
        <w:t>and mock communities or variable PCR targets</w:t>
      </w:r>
      <w:r w:rsidR="007073E9" w:rsidRPr="00415418">
        <w:rPr>
          <w:rFonts w:ascii="Times New Roman" w:eastAsia="Times New Roman" w:hAnsi="Times New Roman" w:cs="Times New Roman"/>
        </w:rPr>
        <w:t xml:space="preserve">. </w:t>
      </w:r>
      <w:r w:rsidR="00BC1E9D">
        <w:rPr>
          <w:rFonts w:ascii="Times New Roman" w:eastAsia="Times New Roman" w:hAnsi="Times New Roman" w:cs="Times New Roman"/>
        </w:rPr>
        <w:t>In summary</w:t>
      </w:r>
      <w:r w:rsidR="00F66707">
        <w:rPr>
          <w:rFonts w:ascii="Times New Roman" w:eastAsia="Times New Roman" w:hAnsi="Times New Roman" w:cs="Times New Roman"/>
        </w:rPr>
        <w:t>,</w:t>
      </w:r>
      <w:r w:rsidR="00BC1E9D">
        <w:rPr>
          <w:rFonts w:ascii="Times New Roman" w:eastAsia="Times New Roman" w:hAnsi="Times New Roman" w:cs="Times New Roman"/>
        </w:rPr>
        <w:t xml:space="preserve"> we argue that </w:t>
      </w:r>
      <w:r>
        <w:rPr>
          <w:rFonts w:ascii="Times New Roman" w:eastAsia="Times New Roman" w:hAnsi="Times New Roman" w:cs="Times New Roman"/>
        </w:rPr>
        <w:t xml:space="preserve">all </w:t>
      </w:r>
      <w:r w:rsidR="00BC1E9D">
        <w:rPr>
          <w:rFonts w:ascii="Times New Roman" w:eastAsia="Times New Roman" w:hAnsi="Times New Roman" w:cs="Times New Roman"/>
        </w:rPr>
        <w:t>future best practices of metabarcoding results incorporate additional independent estimates of amplification efficiency</w:t>
      </w:r>
      <w:r>
        <w:rPr>
          <w:rFonts w:ascii="Times New Roman" w:eastAsia="Times New Roman" w:hAnsi="Times New Roman" w:cs="Times New Roman"/>
        </w:rPr>
        <w:t xml:space="preserve">, independent estimates of </w:t>
      </w:r>
      <w:r w:rsidR="00BC1E9D">
        <w:rPr>
          <w:rFonts w:ascii="Times New Roman" w:eastAsia="Times New Roman" w:hAnsi="Times New Roman" w:cs="Times New Roman"/>
        </w:rPr>
        <w:t>DNA concentrations</w:t>
      </w:r>
      <w:r>
        <w:rPr>
          <w:rFonts w:ascii="Times New Roman" w:eastAsia="Times New Roman" w:hAnsi="Times New Roman" w:cs="Times New Roman"/>
        </w:rPr>
        <w:t>, and technical replicates</w:t>
      </w:r>
      <w:r w:rsidR="007073E9" w:rsidRPr="00415418">
        <w:rPr>
          <w:rFonts w:ascii="Times New Roman" w:eastAsia="Times New Roman" w:hAnsi="Times New Roman" w:cs="Times New Roman"/>
        </w:rPr>
        <w:t xml:space="preserve"> to </w:t>
      </w:r>
      <w:r>
        <w:rPr>
          <w:rFonts w:ascii="Times New Roman" w:eastAsia="Times New Roman" w:hAnsi="Times New Roman" w:cs="Times New Roman"/>
        </w:rPr>
        <w:t>better contextualize</w:t>
      </w:r>
      <w:r w:rsidR="007073E9" w:rsidRPr="00415418">
        <w:rPr>
          <w:rFonts w:ascii="Times New Roman" w:eastAsia="Times New Roman" w:hAnsi="Times New Roman" w:cs="Times New Roman"/>
        </w:rPr>
        <w:t xml:space="preserve"> metabarcoding</w:t>
      </w:r>
      <w:r>
        <w:rPr>
          <w:rFonts w:ascii="Times New Roman" w:eastAsia="Times New Roman" w:hAnsi="Times New Roman" w:cs="Times New Roman"/>
        </w:rPr>
        <w:t xml:space="preserve"> efforts.</w:t>
      </w:r>
      <w:r w:rsidR="007073E9" w:rsidRPr="00415418">
        <w:rPr>
          <w:rFonts w:ascii="Times New Roman" w:eastAsia="Times New Roman" w:hAnsi="Times New Roman" w:cs="Times New Roman"/>
        </w:rPr>
        <w:t xml:space="preserve"> </w:t>
      </w:r>
      <w:r>
        <w:rPr>
          <w:rFonts w:ascii="Times New Roman" w:eastAsia="Times New Roman" w:hAnsi="Times New Roman" w:cs="Times New Roman"/>
        </w:rPr>
        <w:t xml:space="preserve">Given the rapid decline in sequencing costs and steady improvement in the development and implementation of molecular assays, </w:t>
      </w:r>
      <w:r w:rsidR="007073E9" w:rsidRPr="00415418">
        <w:rPr>
          <w:rFonts w:ascii="Times New Roman" w:eastAsia="Times New Roman" w:hAnsi="Times New Roman" w:cs="Times New Roman"/>
        </w:rPr>
        <w:t xml:space="preserve">such additional work is </w:t>
      </w:r>
      <w:r w:rsidR="008C62B8" w:rsidRPr="00415418">
        <w:rPr>
          <w:rFonts w:ascii="Times New Roman" w:eastAsia="Times New Roman" w:hAnsi="Times New Roman" w:cs="Times New Roman"/>
        </w:rPr>
        <w:t xml:space="preserve">tractable, </w:t>
      </w:r>
      <w:r w:rsidR="007073E9" w:rsidRPr="00415418">
        <w:rPr>
          <w:rFonts w:ascii="Times New Roman" w:eastAsia="Times New Roman" w:hAnsi="Times New Roman" w:cs="Times New Roman"/>
        </w:rPr>
        <w:t>opening the door to adoption for routine application</w:t>
      </w:r>
      <w:r>
        <w:rPr>
          <w:rFonts w:ascii="Times New Roman" w:eastAsia="Times New Roman" w:hAnsi="Times New Roman" w:cs="Times New Roman"/>
        </w:rPr>
        <w:t xml:space="preserve"> across metabarcoding studies to generate characterization of underlying biological communities.</w:t>
      </w:r>
    </w:p>
    <w:p w14:paraId="6F271354" w14:textId="77777777" w:rsidR="008C446A" w:rsidRPr="00415418" w:rsidRDefault="00463330" w:rsidP="005009D4">
      <w:pPr>
        <w:pBdr>
          <w:top w:val="nil"/>
          <w:left w:val="nil"/>
          <w:bottom w:val="nil"/>
          <w:right w:val="nil"/>
          <w:between w:val="nil"/>
        </w:pBdr>
        <w:spacing w:before="120" w:after="120" w:line="480" w:lineRule="auto"/>
        <w:rPr>
          <w:rFonts w:ascii="Times New Roman" w:eastAsia="Times New Roman" w:hAnsi="Times New Roman" w:cs="Times New Roman"/>
          <w:b/>
          <w:bCs/>
          <w:iCs/>
        </w:rPr>
      </w:pPr>
      <w:r w:rsidRPr="00415418">
        <w:rPr>
          <w:rFonts w:ascii="Times New Roman" w:eastAsia="Times New Roman" w:hAnsi="Times New Roman" w:cs="Times New Roman"/>
          <w:b/>
          <w:bCs/>
          <w:iCs/>
        </w:rPr>
        <w:t>Conclusion</w:t>
      </w:r>
    </w:p>
    <w:p w14:paraId="2EA133F6" w14:textId="0C689671" w:rsidR="00692DFB" w:rsidRPr="00415418" w:rsidRDefault="0046333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Ultimately, we demonstrate that variation in amplification efficiencies and underlying template DNA concentration are responsible for a substantial portion of observed noise in metabarcoding datasets. This study demonstrates the value of incorporating additional independent estimates of amplification efficiencies and DNA concentration along with amplicon sequence data, providing for the application of routine statistical approaches and straightforward interpretation of observed </w:t>
      </w:r>
      <w:r w:rsidRPr="00415418">
        <w:rPr>
          <w:rFonts w:ascii="Times New Roman" w:eastAsia="Times New Roman" w:hAnsi="Times New Roman" w:cs="Times New Roman"/>
        </w:rPr>
        <w:lastRenderedPageBreak/>
        <w:t>read patterns. Together with Shelton et al.</w:t>
      </w:r>
      <w:r w:rsidR="008C62B8"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k4N2YzMzYtOGJlMy00Yjg4LWEzN2MtYzQ1MTY3ZmI5NTcy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7340094"/>
          <w:placeholder>
            <w:docPart w:val="DefaultPlaceholder_-1854013440"/>
          </w:placeholder>
        </w:sdtPr>
        <w:sdtContent>
          <w:r w:rsidR="008C62B8"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we provide a framework for establishing reliable estimates of abundance from amplicon sequence data that will be critical for extending the application of this method to health and ecological questions.</w:t>
      </w:r>
    </w:p>
    <w:p w14:paraId="43C0D8F3" w14:textId="77777777" w:rsidR="005009D4" w:rsidRPr="00415418" w:rsidRDefault="005009D4" w:rsidP="005009D4">
      <w:pPr>
        <w:pBdr>
          <w:top w:val="nil"/>
          <w:left w:val="nil"/>
          <w:bottom w:val="nil"/>
          <w:right w:val="nil"/>
          <w:between w:val="nil"/>
        </w:pBdr>
        <w:spacing w:line="480" w:lineRule="auto"/>
        <w:rPr>
          <w:rFonts w:ascii="Times New Roman" w:eastAsia="Times New Roman" w:hAnsi="Times New Roman" w:cs="Times New Roman"/>
        </w:rPr>
      </w:pPr>
    </w:p>
    <w:p w14:paraId="4A23FC05" w14:textId="77777777" w:rsidR="005009D4" w:rsidRPr="00415418" w:rsidRDefault="005009D4" w:rsidP="005009D4">
      <w:pPr>
        <w:pBdr>
          <w:top w:val="nil"/>
          <w:left w:val="nil"/>
          <w:bottom w:val="nil"/>
          <w:right w:val="nil"/>
          <w:between w:val="nil"/>
        </w:pBdr>
        <w:spacing w:before="120" w:after="120" w:line="480" w:lineRule="auto"/>
        <w:rPr>
          <w:rFonts w:ascii="Times New Roman" w:eastAsia="Times New Roman" w:hAnsi="Times New Roman" w:cs="Times New Roman"/>
          <w:b/>
          <w:bCs/>
        </w:rPr>
      </w:pPr>
      <w:r w:rsidRPr="00415418">
        <w:rPr>
          <w:rFonts w:ascii="Times New Roman" w:eastAsia="Times New Roman" w:hAnsi="Times New Roman" w:cs="Times New Roman"/>
          <w:b/>
          <w:bCs/>
        </w:rPr>
        <w:t>References</w:t>
      </w:r>
    </w:p>
    <w:sdt>
      <w:sdtPr>
        <w:rPr>
          <w:rFonts w:ascii="Times New Roman" w:hAnsi="Times New Roman" w:cs="Times New Roman"/>
        </w:rPr>
        <w:tag w:val="MENDELEY_BIBLIOGRAPHY"/>
        <w:id w:val="1393931523"/>
        <w:placeholder>
          <w:docPart w:val="DefaultPlaceholder_-1854013440"/>
        </w:placeholder>
      </w:sdtPr>
      <w:sdtContent>
        <w:p w14:paraId="639D3524" w14:textId="77777777" w:rsidR="008C62B8" w:rsidRPr="00415418" w:rsidRDefault="008C62B8">
          <w:pPr>
            <w:autoSpaceDE w:val="0"/>
            <w:autoSpaceDN w:val="0"/>
            <w:ind w:hanging="640"/>
            <w:divId w:val="1415392353"/>
            <w:rPr>
              <w:rFonts w:ascii="Times New Roman" w:eastAsia="Times New Roman" w:hAnsi="Times New Roman" w:cs="Times New Roman"/>
            </w:rPr>
          </w:pPr>
          <w:r w:rsidRPr="00415418">
            <w:rPr>
              <w:rFonts w:ascii="Times New Roman" w:eastAsia="Times New Roman" w:hAnsi="Times New Roman" w:cs="Times New Roman"/>
            </w:rPr>
            <w:t xml:space="preserve">1.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Smeele</w:t>
          </w:r>
          <w:proofErr w:type="spellEnd"/>
          <w:r w:rsidRPr="00415418">
            <w:rPr>
              <w:rFonts w:ascii="Times New Roman" w:eastAsia="Times New Roman" w:hAnsi="Times New Roman" w:cs="Times New Roman"/>
            </w:rPr>
            <w:t xml:space="preserve"> ZE, </w:t>
          </w:r>
          <w:proofErr w:type="spellStart"/>
          <w:r w:rsidRPr="00415418">
            <w:rPr>
              <w:rFonts w:ascii="Times New Roman" w:eastAsia="Times New Roman" w:hAnsi="Times New Roman" w:cs="Times New Roman"/>
            </w:rPr>
            <w:t>Ainley</w:t>
          </w:r>
          <w:proofErr w:type="spellEnd"/>
          <w:r w:rsidRPr="00415418">
            <w:rPr>
              <w:rFonts w:ascii="Times New Roman" w:eastAsia="Times New Roman" w:hAnsi="Times New Roman" w:cs="Times New Roman"/>
            </w:rPr>
            <w:t xml:space="preserve"> DG, </w:t>
          </w:r>
          <w:proofErr w:type="spellStart"/>
          <w:r w:rsidRPr="00415418">
            <w:rPr>
              <w:rFonts w:ascii="Times New Roman" w:eastAsia="Times New Roman" w:hAnsi="Times New Roman" w:cs="Times New Roman"/>
            </w:rPr>
            <w:t>Varsani</w:t>
          </w:r>
          <w:proofErr w:type="spellEnd"/>
          <w:r w:rsidRPr="00415418">
            <w:rPr>
              <w:rFonts w:ascii="Times New Roman" w:eastAsia="Times New Roman" w:hAnsi="Times New Roman" w:cs="Times New Roman"/>
            </w:rPr>
            <w:t xml:space="preserve"> A. Viruses associated with Antarctic wildlife: From </w:t>
          </w:r>
          <w:proofErr w:type="gramStart"/>
          <w:r w:rsidRPr="00415418">
            <w:rPr>
              <w:rFonts w:ascii="Times New Roman" w:eastAsia="Times New Roman" w:hAnsi="Times New Roman" w:cs="Times New Roman"/>
            </w:rPr>
            <w:t>serology based</w:t>
          </w:r>
          <w:proofErr w:type="gramEnd"/>
          <w:r w:rsidRPr="00415418">
            <w:rPr>
              <w:rFonts w:ascii="Times New Roman" w:eastAsia="Times New Roman" w:hAnsi="Times New Roman" w:cs="Times New Roman"/>
            </w:rPr>
            <w:t xml:space="preserve"> detection to identification of genomes using high throughput sequencing. Virus Research. 2018;243: 91–105. </w:t>
          </w:r>
        </w:p>
        <w:p w14:paraId="210CA097" w14:textId="77777777" w:rsidR="008C62B8" w:rsidRPr="00415418" w:rsidRDefault="008C62B8">
          <w:pPr>
            <w:autoSpaceDE w:val="0"/>
            <w:autoSpaceDN w:val="0"/>
            <w:ind w:hanging="640"/>
            <w:divId w:val="537812860"/>
            <w:rPr>
              <w:rFonts w:ascii="Times New Roman" w:eastAsia="Times New Roman" w:hAnsi="Times New Roman" w:cs="Times New Roman"/>
            </w:rPr>
          </w:pPr>
          <w:r w:rsidRPr="00415418">
            <w:rPr>
              <w:rFonts w:ascii="Times New Roman" w:eastAsia="Times New Roman" w:hAnsi="Times New Roman" w:cs="Times New Roman"/>
            </w:rPr>
            <w:t xml:space="preserve">2.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Sekse</w:t>
          </w:r>
          <w:proofErr w:type="spellEnd"/>
          <w:r w:rsidRPr="00415418">
            <w:rPr>
              <w:rFonts w:ascii="Times New Roman" w:eastAsia="Times New Roman" w:hAnsi="Times New Roman" w:cs="Times New Roman"/>
            </w:rPr>
            <w:t xml:space="preserve"> C, Holst-Jensen A, Dobrindt U, Johannessen GS, Li W, </w:t>
          </w:r>
          <w:proofErr w:type="spellStart"/>
          <w:r w:rsidRPr="00415418">
            <w:rPr>
              <w:rFonts w:ascii="Times New Roman" w:eastAsia="Times New Roman" w:hAnsi="Times New Roman" w:cs="Times New Roman"/>
            </w:rPr>
            <w:t>Spilsberg</w:t>
          </w:r>
          <w:proofErr w:type="spellEnd"/>
          <w:r w:rsidRPr="00415418">
            <w:rPr>
              <w:rFonts w:ascii="Times New Roman" w:eastAsia="Times New Roman" w:hAnsi="Times New Roman" w:cs="Times New Roman"/>
            </w:rPr>
            <w:t xml:space="preserve"> B, et al. High throughput sequencing for detection of foodborne pathogens. Frontiers in Microbiology. 2017;8: 2029. </w:t>
          </w:r>
        </w:p>
        <w:p w14:paraId="7C7973A7" w14:textId="77777777" w:rsidR="008C62B8" w:rsidRPr="00415418" w:rsidRDefault="008C62B8">
          <w:pPr>
            <w:autoSpaceDE w:val="0"/>
            <w:autoSpaceDN w:val="0"/>
            <w:ind w:hanging="640"/>
            <w:divId w:val="961502736"/>
            <w:rPr>
              <w:rFonts w:ascii="Times New Roman" w:eastAsia="Times New Roman" w:hAnsi="Times New Roman" w:cs="Times New Roman"/>
            </w:rPr>
          </w:pPr>
          <w:r w:rsidRPr="00415418">
            <w:rPr>
              <w:rFonts w:ascii="Times New Roman" w:eastAsia="Times New Roman" w:hAnsi="Times New Roman" w:cs="Times New Roman"/>
            </w:rPr>
            <w:t xml:space="preserve">3. </w:t>
          </w:r>
          <w:r w:rsidRPr="00415418">
            <w:rPr>
              <w:rFonts w:ascii="Times New Roman" w:eastAsia="Times New Roman" w:hAnsi="Times New Roman" w:cs="Times New Roman"/>
            </w:rPr>
            <w:tab/>
            <w:t>Soon WW, Hariharan M, Snyder MP. High-throughput sequencing for biology and medicine. Molecular Systems Biology. 2013;9: 640. doi:10.1038/MSB.2012.61</w:t>
          </w:r>
        </w:p>
        <w:p w14:paraId="5A56D3B7" w14:textId="77777777" w:rsidR="008C62B8" w:rsidRPr="00415418" w:rsidRDefault="008C62B8">
          <w:pPr>
            <w:autoSpaceDE w:val="0"/>
            <w:autoSpaceDN w:val="0"/>
            <w:ind w:hanging="640"/>
            <w:divId w:val="678888612"/>
            <w:rPr>
              <w:rFonts w:ascii="Times New Roman" w:eastAsia="Times New Roman" w:hAnsi="Times New Roman" w:cs="Times New Roman"/>
            </w:rPr>
          </w:pPr>
          <w:r w:rsidRPr="00415418">
            <w:rPr>
              <w:rFonts w:ascii="Times New Roman" w:eastAsia="Times New Roman" w:hAnsi="Times New Roman" w:cs="Times New Roman"/>
            </w:rPr>
            <w:t xml:space="preserve">4.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Poisot</w:t>
          </w:r>
          <w:proofErr w:type="spellEnd"/>
          <w:r w:rsidRPr="00415418">
            <w:rPr>
              <w:rFonts w:ascii="Times New Roman" w:eastAsia="Times New Roman" w:hAnsi="Times New Roman" w:cs="Times New Roman"/>
            </w:rPr>
            <w:t xml:space="preserve"> T, </w:t>
          </w:r>
          <w:proofErr w:type="spellStart"/>
          <w:r w:rsidRPr="00415418">
            <w:rPr>
              <w:rFonts w:ascii="Times New Roman" w:eastAsia="Times New Roman" w:hAnsi="Times New Roman" w:cs="Times New Roman"/>
            </w:rPr>
            <w:t>Péquin</w:t>
          </w:r>
          <w:proofErr w:type="spellEnd"/>
          <w:r w:rsidRPr="00415418">
            <w:rPr>
              <w:rFonts w:ascii="Times New Roman" w:eastAsia="Times New Roman" w:hAnsi="Times New Roman" w:cs="Times New Roman"/>
            </w:rPr>
            <w:t xml:space="preserve"> B, Gravel D. High-Throughput Sequencing: A Roadmap Toward Community Ecology. Ecology and Evolution. 2013;3: 1125–1139. doi:10.1002/ECE3.508</w:t>
          </w:r>
        </w:p>
        <w:p w14:paraId="5004EBAC" w14:textId="77777777" w:rsidR="008C62B8" w:rsidRPr="00415418" w:rsidRDefault="008C62B8">
          <w:pPr>
            <w:autoSpaceDE w:val="0"/>
            <w:autoSpaceDN w:val="0"/>
            <w:ind w:hanging="640"/>
            <w:divId w:val="194076008"/>
            <w:rPr>
              <w:rFonts w:ascii="Times New Roman" w:eastAsia="Times New Roman" w:hAnsi="Times New Roman" w:cs="Times New Roman"/>
            </w:rPr>
          </w:pPr>
          <w:r w:rsidRPr="00415418">
            <w:rPr>
              <w:rFonts w:ascii="Times New Roman" w:eastAsia="Times New Roman" w:hAnsi="Times New Roman" w:cs="Times New Roman"/>
            </w:rPr>
            <w:t xml:space="preserve">5. </w:t>
          </w:r>
          <w:r w:rsidRPr="00415418">
            <w:rPr>
              <w:rFonts w:ascii="Times New Roman" w:eastAsia="Times New Roman" w:hAnsi="Times New Roman" w:cs="Times New Roman"/>
            </w:rPr>
            <w:tab/>
            <w:t>Manor O, Dai C, Kornilov S, … BS-N, 2020 undefined. Health and disease markers correlate with gut microbiome composition across thousands of people. nature.com. [cited 28 Jul 2022]. Available: https://www.nature.com/articles/s41467-020-18871-1</w:t>
          </w:r>
        </w:p>
        <w:p w14:paraId="67D1F74E" w14:textId="77777777" w:rsidR="008C62B8" w:rsidRPr="00415418" w:rsidRDefault="008C62B8">
          <w:pPr>
            <w:autoSpaceDE w:val="0"/>
            <w:autoSpaceDN w:val="0"/>
            <w:ind w:hanging="640"/>
            <w:divId w:val="56589771"/>
            <w:rPr>
              <w:rFonts w:ascii="Times New Roman" w:eastAsia="Times New Roman" w:hAnsi="Times New Roman" w:cs="Times New Roman"/>
            </w:rPr>
          </w:pPr>
          <w:r w:rsidRPr="00415418">
            <w:rPr>
              <w:rFonts w:ascii="Times New Roman" w:eastAsia="Times New Roman" w:hAnsi="Times New Roman" w:cs="Times New Roman"/>
            </w:rPr>
            <w:t xml:space="preserve">6.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Taberlet</w:t>
          </w:r>
          <w:proofErr w:type="spellEnd"/>
          <w:r w:rsidRPr="00415418">
            <w:rPr>
              <w:rFonts w:ascii="Times New Roman" w:eastAsia="Times New Roman" w:hAnsi="Times New Roman" w:cs="Times New Roman"/>
            </w:rPr>
            <w:t xml:space="preserve"> P, Bonin A, Zinger L, </w:t>
          </w:r>
          <w:proofErr w:type="spellStart"/>
          <w:r w:rsidRPr="00415418">
            <w:rPr>
              <w:rFonts w:ascii="Times New Roman" w:eastAsia="Times New Roman" w:hAnsi="Times New Roman" w:cs="Times New Roman"/>
            </w:rPr>
            <w:t>Coissac</w:t>
          </w:r>
          <w:proofErr w:type="spellEnd"/>
          <w:r w:rsidRPr="00415418">
            <w:rPr>
              <w:rFonts w:ascii="Times New Roman" w:eastAsia="Times New Roman" w:hAnsi="Times New Roman" w:cs="Times New Roman"/>
            </w:rPr>
            <w:t xml:space="preserve"> E. Environmental DNA: For biodiversity research and monitoring. Environmental DNA: For Biodiversity Research and Monitoring. Oxford University Press; 2018. doi:10.1093/</w:t>
          </w:r>
          <w:proofErr w:type="spellStart"/>
          <w:r w:rsidRPr="00415418">
            <w:rPr>
              <w:rFonts w:ascii="Times New Roman" w:eastAsia="Times New Roman" w:hAnsi="Times New Roman" w:cs="Times New Roman"/>
            </w:rPr>
            <w:t>oso</w:t>
          </w:r>
          <w:proofErr w:type="spellEnd"/>
          <w:r w:rsidRPr="00415418">
            <w:rPr>
              <w:rFonts w:ascii="Times New Roman" w:eastAsia="Times New Roman" w:hAnsi="Times New Roman" w:cs="Times New Roman"/>
            </w:rPr>
            <w:t>/9780198767220.001.0001</w:t>
          </w:r>
        </w:p>
        <w:p w14:paraId="7D0952A9" w14:textId="77777777" w:rsidR="008C62B8" w:rsidRPr="00415418" w:rsidRDefault="008C62B8">
          <w:pPr>
            <w:autoSpaceDE w:val="0"/>
            <w:autoSpaceDN w:val="0"/>
            <w:ind w:hanging="640"/>
            <w:divId w:val="80219393"/>
            <w:rPr>
              <w:rFonts w:ascii="Times New Roman" w:eastAsia="Times New Roman" w:hAnsi="Times New Roman" w:cs="Times New Roman"/>
            </w:rPr>
          </w:pPr>
          <w:r w:rsidRPr="00415418">
            <w:rPr>
              <w:rFonts w:ascii="Times New Roman" w:eastAsia="Times New Roman" w:hAnsi="Times New Roman" w:cs="Times New Roman"/>
            </w:rPr>
            <w:t xml:space="preserve">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Beng</w:t>
          </w:r>
          <w:proofErr w:type="spellEnd"/>
          <w:r w:rsidRPr="00415418">
            <w:rPr>
              <w:rFonts w:ascii="Times New Roman" w:eastAsia="Times New Roman" w:hAnsi="Times New Roman" w:cs="Times New Roman"/>
            </w:rPr>
            <w:t xml:space="preserve"> KC, Corlett RT. Applications of environmental DNA (eDNA) in ecology and conservation: opportunities, challenges and prospects. Biodiversity and Conservation. 2020;29: 2089–2121. doi:10.1007/s10531-020-01980-0</w:t>
          </w:r>
        </w:p>
        <w:p w14:paraId="69B509BD" w14:textId="77777777" w:rsidR="008C62B8" w:rsidRPr="00415418" w:rsidRDefault="008C62B8">
          <w:pPr>
            <w:autoSpaceDE w:val="0"/>
            <w:autoSpaceDN w:val="0"/>
            <w:ind w:hanging="640"/>
            <w:divId w:val="1782146746"/>
            <w:rPr>
              <w:rFonts w:ascii="Times New Roman" w:eastAsia="Times New Roman" w:hAnsi="Times New Roman" w:cs="Times New Roman"/>
            </w:rPr>
          </w:pPr>
          <w:r w:rsidRPr="00415418">
            <w:rPr>
              <w:rFonts w:ascii="Times New Roman" w:eastAsia="Times New Roman" w:hAnsi="Times New Roman" w:cs="Times New Roman"/>
            </w:rPr>
            <w:t xml:space="preserve">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Bohmann</w:t>
          </w:r>
          <w:proofErr w:type="spellEnd"/>
          <w:r w:rsidRPr="00415418">
            <w:rPr>
              <w:rFonts w:ascii="Times New Roman" w:eastAsia="Times New Roman" w:hAnsi="Times New Roman" w:cs="Times New Roman"/>
            </w:rPr>
            <w:t xml:space="preserve"> K, Evans A, Gilbert MTP, Carvalho GR, </w:t>
          </w:r>
          <w:proofErr w:type="spellStart"/>
          <w:r w:rsidRPr="00415418">
            <w:rPr>
              <w:rFonts w:ascii="Times New Roman" w:eastAsia="Times New Roman" w:hAnsi="Times New Roman" w:cs="Times New Roman"/>
            </w:rPr>
            <w:t>Creer</w:t>
          </w:r>
          <w:proofErr w:type="spellEnd"/>
          <w:r w:rsidRPr="00415418">
            <w:rPr>
              <w:rFonts w:ascii="Times New Roman" w:eastAsia="Times New Roman" w:hAnsi="Times New Roman" w:cs="Times New Roman"/>
            </w:rPr>
            <w:t xml:space="preserve"> S, Knapp M, et al. Environmental DNA for wildlife biology and biodiversity monitoring. Trends in Ecology and Evolution. 2014;29: 358–367. </w:t>
          </w:r>
          <w:proofErr w:type="gramStart"/>
          <w:r w:rsidRPr="00415418">
            <w:rPr>
              <w:rFonts w:ascii="Times New Roman" w:eastAsia="Times New Roman" w:hAnsi="Times New Roman" w:cs="Times New Roman"/>
            </w:rPr>
            <w:t>doi:10.1016/j.tree</w:t>
          </w:r>
          <w:proofErr w:type="gramEnd"/>
          <w:r w:rsidRPr="00415418">
            <w:rPr>
              <w:rFonts w:ascii="Times New Roman" w:eastAsia="Times New Roman" w:hAnsi="Times New Roman" w:cs="Times New Roman"/>
            </w:rPr>
            <w:t>.2014.04.003</w:t>
          </w:r>
        </w:p>
        <w:p w14:paraId="61438AAC" w14:textId="77777777" w:rsidR="008C62B8" w:rsidRPr="00415418" w:rsidRDefault="008C62B8">
          <w:pPr>
            <w:autoSpaceDE w:val="0"/>
            <w:autoSpaceDN w:val="0"/>
            <w:ind w:hanging="640"/>
            <w:divId w:val="405567789"/>
            <w:rPr>
              <w:rFonts w:ascii="Times New Roman" w:eastAsia="Times New Roman" w:hAnsi="Times New Roman" w:cs="Times New Roman"/>
            </w:rPr>
          </w:pPr>
          <w:r w:rsidRPr="00415418">
            <w:rPr>
              <w:rFonts w:ascii="Times New Roman" w:eastAsia="Times New Roman" w:hAnsi="Times New Roman" w:cs="Times New Roman"/>
            </w:rPr>
            <w:t xml:space="preserve">9.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Lacoursière</w:t>
          </w:r>
          <w:proofErr w:type="spellEnd"/>
          <w:r w:rsidRPr="00415418">
            <w:rPr>
              <w:rFonts w:ascii="Times New Roman" w:eastAsia="Times New Roman" w:hAnsi="Times New Roman" w:cs="Times New Roman"/>
            </w:rPr>
            <w:t xml:space="preserve">-Roussel A, </w:t>
          </w:r>
          <w:proofErr w:type="spellStart"/>
          <w:r w:rsidRPr="00415418">
            <w:rPr>
              <w:rFonts w:ascii="Times New Roman" w:eastAsia="Times New Roman" w:hAnsi="Times New Roman" w:cs="Times New Roman"/>
            </w:rPr>
            <w:t>Rosabal</w:t>
          </w:r>
          <w:proofErr w:type="spellEnd"/>
          <w:r w:rsidRPr="00415418">
            <w:rPr>
              <w:rFonts w:ascii="Times New Roman" w:eastAsia="Times New Roman" w:hAnsi="Times New Roman" w:cs="Times New Roman"/>
            </w:rPr>
            <w:t xml:space="preserve"> M, </w:t>
          </w:r>
          <w:proofErr w:type="spellStart"/>
          <w:r w:rsidRPr="00415418">
            <w:rPr>
              <w:rFonts w:ascii="Times New Roman" w:eastAsia="Times New Roman" w:hAnsi="Times New Roman" w:cs="Times New Roman"/>
            </w:rPr>
            <w:t>Bernatchez</w:t>
          </w:r>
          <w:proofErr w:type="spellEnd"/>
          <w:r w:rsidRPr="00415418">
            <w:rPr>
              <w:rFonts w:ascii="Times New Roman" w:eastAsia="Times New Roman" w:hAnsi="Times New Roman" w:cs="Times New Roman"/>
            </w:rPr>
            <w:t xml:space="preserve"> L. Estimating fish abundance and biomass from eDNA concentrations: variability among capture methods and environmental conditions. Molecular Ecology Resources. 2016;16: 1401–1414. doi:10.1111/1755-0998.12522</w:t>
          </w:r>
        </w:p>
        <w:p w14:paraId="772BE1B7" w14:textId="77777777" w:rsidR="008C62B8" w:rsidRPr="00415418" w:rsidRDefault="008C62B8">
          <w:pPr>
            <w:autoSpaceDE w:val="0"/>
            <w:autoSpaceDN w:val="0"/>
            <w:ind w:hanging="640"/>
            <w:divId w:val="1903635104"/>
            <w:rPr>
              <w:rFonts w:ascii="Times New Roman" w:eastAsia="Times New Roman" w:hAnsi="Times New Roman" w:cs="Times New Roman"/>
            </w:rPr>
          </w:pPr>
          <w:r w:rsidRPr="00415418">
            <w:rPr>
              <w:rFonts w:ascii="Times New Roman" w:eastAsia="Times New Roman" w:hAnsi="Times New Roman" w:cs="Times New Roman"/>
            </w:rPr>
            <w:t xml:space="preserve">10. </w:t>
          </w:r>
          <w:r w:rsidRPr="00415418">
            <w:rPr>
              <w:rFonts w:ascii="Times New Roman" w:eastAsia="Times New Roman" w:hAnsi="Times New Roman" w:cs="Times New Roman"/>
            </w:rPr>
            <w:tab/>
            <w:t>Yates MC, Fraser DJ, Derry AM. Meta-analysis supports further refinement of eDNA for monitoring aquatic species-specific abundance in nature. Environmental DNA. 2019;1: 5–13. doi:10.1002/edn3.7</w:t>
          </w:r>
        </w:p>
        <w:p w14:paraId="697F25A2" w14:textId="77777777" w:rsidR="008C62B8" w:rsidRPr="00415418" w:rsidRDefault="008C62B8">
          <w:pPr>
            <w:autoSpaceDE w:val="0"/>
            <w:autoSpaceDN w:val="0"/>
            <w:ind w:hanging="640"/>
            <w:divId w:val="1583443499"/>
            <w:rPr>
              <w:rFonts w:ascii="Times New Roman" w:eastAsia="Times New Roman" w:hAnsi="Times New Roman" w:cs="Times New Roman"/>
            </w:rPr>
          </w:pPr>
          <w:r w:rsidRPr="00415418">
            <w:rPr>
              <w:rFonts w:ascii="Times New Roman" w:eastAsia="Times New Roman" w:hAnsi="Times New Roman" w:cs="Times New Roman"/>
            </w:rPr>
            <w:t xml:space="preserve">11.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Gloor</w:t>
          </w:r>
          <w:proofErr w:type="spellEnd"/>
          <w:r w:rsidRPr="00415418">
            <w:rPr>
              <w:rFonts w:ascii="Times New Roman" w:eastAsia="Times New Roman" w:hAnsi="Times New Roman" w:cs="Times New Roman"/>
            </w:rPr>
            <w:t xml:space="preserve"> GB, </w:t>
          </w:r>
          <w:proofErr w:type="spellStart"/>
          <w:r w:rsidRPr="00415418">
            <w:rPr>
              <w:rFonts w:ascii="Times New Roman" w:eastAsia="Times New Roman" w:hAnsi="Times New Roman" w:cs="Times New Roman"/>
            </w:rPr>
            <w:t>Macklaim</w:t>
          </w:r>
          <w:proofErr w:type="spellEnd"/>
          <w:r w:rsidRPr="00415418">
            <w:rPr>
              <w:rFonts w:ascii="Times New Roman" w:eastAsia="Times New Roman" w:hAnsi="Times New Roman" w:cs="Times New Roman"/>
            </w:rPr>
            <w:t xml:space="preserve"> JM, </w:t>
          </w:r>
          <w:proofErr w:type="spellStart"/>
          <w:r w:rsidRPr="00415418">
            <w:rPr>
              <w:rFonts w:ascii="Times New Roman" w:eastAsia="Times New Roman" w:hAnsi="Times New Roman" w:cs="Times New Roman"/>
            </w:rPr>
            <w:t>Pawlowsky-Glahn</w:t>
          </w:r>
          <w:proofErr w:type="spellEnd"/>
          <w:r w:rsidRPr="00415418">
            <w:rPr>
              <w:rFonts w:ascii="Times New Roman" w:eastAsia="Times New Roman" w:hAnsi="Times New Roman" w:cs="Times New Roman"/>
            </w:rPr>
            <w:t xml:space="preserve"> V, </w:t>
          </w:r>
          <w:proofErr w:type="spellStart"/>
          <w:r w:rsidRPr="00415418">
            <w:rPr>
              <w:rFonts w:ascii="Times New Roman" w:eastAsia="Times New Roman" w:hAnsi="Times New Roman" w:cs="Times New Roman"/>
            </w:rPr>
            <w:t>Egozcue</w:t>
          </w:r>
          <w:proofErr w:type="spellEnd"/>
          <w:r w:rsidRPr="00415418">
            <w:rPr>
              <w:rFonts w:ascii="Times New Roman" w:eastAsia="Times New Roman" w:hAnsi="Times New Roman" w:cs="Times New Roman"/>
            </w:rPr>
            <w:t xml:space="preserve"> JJ. Microbiome datasets are compositional: And this is not optional. Frontiers in Microbiology. 2017;8: 2224. doi:10.3389/fmicb.2017.02224</w:t>
          </w:r>
        </w:p>
        <w:p w14:paraId="4DD3B74E" w14:textId="77777777" w:rsidR="008C62B8" w:rsidRPr="00415418" w:rsidRDefault="008C62B8">
          <w:pPr>
            <w:autoSpaceDE w:val="0"/>
            <w:autoSpaceDN w:val="0"/>
            <w:ind w:hanging="640"/>
            <w:divId w:val="535973433"/>
            <w:rPr>
              <w:rFonts w:ascii="Times New Roman" w:eastAsia="Times New Roman" w:hAnsi="Times New Roman" w:cs="Times New Roman"/>
            </w:rPr>
          </w:pPr>
          <w:r w:rsidRPr="00415418">
            <w:rPr>
              <w:rFonts w:ascii="Times New Roman" w:eastAsia="Times New Roman" w:hAnsi="Times New Roman" w:cs="Times New Roman"/>
            </w:rPr>
            <w:t xml:space="preserve">12. </w:t>
          </w:r>
          <w:r w:rsidRPr="00415418">
            <w:rPr>
              <w:rFonts w:ascii="Times New Roman" w:eastAsia="Times New Roman" w:hAnsi="Times New Roman" w:cs="Times New Roman"/>
            </w:rPr>
            <w:tab/>
            <w:t xml:space="preserve">Jia C, Hu Y, Kelly D, Kim J, Li M, Zhang NR. Accounting for technical noise in differential expression analysis of single-cell RNA sequencing data. Nucleic Acids Res. 2017. </w:t>
          </w:r>
        </w:p>
        <w:p w14:paraId="4E2C040D" w14:textId="77777777" w:rsidR="008C62B8" w:rsidRPr="00415418" w:rsidRDefault="008C62B8">
          <w:pPr>
            <w:autoSpaceDE w:val="0"/>
            <w:autoSpaceDN w:val="0"/>
            <w:ind w:hanging="640"/>
            <w:divId w:val="98140041"/>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13. </w:t>
          </w:r>
          <w:r w:rsidRPr="00415418">
            <w:rPr>
              <w:rFonts w:ascii="Times New Roman" w:eastAsia="Times New Roman" w:hAnsi="Times New Roman" w:cs="Times New Roman"/>
            </w:rPr>
            <w:tab/>
            <w:t xml:space="preserve">Edgar RC. UNBIAS: An attempt to correct abundance bias in 16S sequencing, with limited success. </w:t>
          </w:r>
          <w:proofErr w:type="spellStart"/>
          <w:r w:rsidRPr="00415418">
            <w:rPr>
              <w:rFonts w:ascii="Times New Roman" w:eastAsia="Times New Roman" w:hAnsi="Times New Roman" w:cs="Times New Roman"/>
            </w:rPr>
            <w:t>BioRxiv</w:t>
          </w:r>
          <w:proofErr w:type="spellEnd"/>
          <w:r w:rsidRPr="00415418">
            <w:rPr>
              <w:rFonts w:ascii="Times New Roman" w:eastAsia="Times New Roman" w:hAnsi="Times New Roman" w:cs="Times New Roman"/>
            </w:rPr>
            <w:t xml:space="preserve">. 2017; 124149. </w:t>
          </w:r>
        </w:p>
        <w:p w14:paraId="09A442F7" w14:textId="77777777" w:rsidR="008C62B8" w:rsidRPr="00415418" w:rsidRDefault="008C62B8">
          <w:pPr>
            <w:autoSpaceDE w:val="0"/>
            <w:autoSpaceDN w:val="0"/>
            <w:ind w:hanging="640"/>
            <w:divId w:val="1224634507"/>
            <w:rPr>
              <w:rFonts w:ascii="Times New Roman" w:eastAsia="Times New Roman" w:hAnsi="Times New Roman" w:cs="Times New Roman"/>
            </w:rPr>
          </w:pPr>
          <w:r w:rsidRPr="00415418">
            <w:rPr>
              <w:rFonts w:ascii="Times New Roman" w:eastAsia="Times New Roman" w:hAnsi="Times New Roman" w:cs="Times New Roman"/>
            </w:rPr>
            <w:t xml:space="preserve">14.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Ficetola</w:t>
          </w:r>
          <w:proofErr w:type="spellEnd"/>
          <w:r w:rsidRPr="00415418">
            <w:rPr>
              <w:rFonts w:ascii="Times New Roman" w:eastAsia="Times New Roman" w:hAnsi="Times New Roman" w:cs="Times New Roman"/>
            </w:rPr>
            <w:t xml:space="preserve"> GF, </w:t>
          </w:r>
          <w:proofErr w:type="spellStart"/>
          <w:r w:rsidRPr="00415418">
            <w:rPr>
              <w:rFonts w:ascii="Times New Roman" w:eastAsia="Times New Roman" w:hAnsi="Times New Roman" w:cs="Times New Roman"/>
            </w:rPr>
            <w:t>Pansu</w:t>
          </w:r>
          <w:proofErr w:type="spellEnd"/>
          <w:r w:rsidRPr="00415418">
            <w:rPr>
              <w:rFonts w:ascii="Times New Roman" w:eastAsia="Times New Roman" w:hAnsi="Times New Roman" w:cs="Times New Roman"/>
            </w:rPr>
            <w:t xml:space="preserve"> J, Bonin A, </w:t>
          </w:r>
          <w:proofErr w:type="spellStart"/>
          <w:r w:rsidRPr="00415418">
            <w:rPr>
              <w:rFonts w:ascii="Times New Roman" w:eastAsia="Times New Roman" w:hAnsi="Times New Roman" w:cs="Times New Roman"/>
            </w:rPr>
            <w:t>Coissac</w:t>
          </w:r>
          <w:proofErr w:type="spellEnd"/>
          <w:r w:rsidRPr="00415418">
            <w:rPr>
              <w:rFonts w:ascii="Times New Roman" w:eastAsia="Times New Roman" w:hAnsi="Times New Roman" w:cs="Times New Roman"/>
            </w:rPr>
            <w:t xml:space="preserve"> E, </w:t>
          </w:r>
          <w:proofErr w:type="spellStart"/>
          <w:r w:rsidRPr="00415418">
            <w:rPr>
              <w:rFonts w:ascii="Times New Roman" w:eastAsia="Times New Roman" w:hAnsi="Times New Roman" w:cs="Times New Roman"/>
            </w:rPr>
            <w:t>Giguet-Covex</w:t>
          </w:r>
          <w:proofErr w:type="spellEnd"/>
          <w:r w:rsidRPr="00415418">
            <w:rPr>
              <w:rFonts w:ascii="Times New Roman" w:eastAsia="Times New Roman" w:hAnsi="Times New Roman" w:cs="Times New Roman"/>
            </w:rPr>
            <w:t xml:space="preserve"> C, de Barba M, et al. Replication levels, false presences and the estimation of the presence/absence from eDNA metabarcoding data. Molecular Ecology Resources. 2015;15: 543–556. doi:10.1111/1755-0998.12338</w:t>
          </w:r>
        </w:p>
        <w:p w14:paraId="7DA9A1D8" w14:textId="77777777" w:rsidR="008C62B8" w:rsidRPr="00415418" w:rsidRDefault="008C62B8">
          <w:pPr>
            <w:autoSpaceDE w:val="0"/>
            <w:autoSpaceDN w:val="0"/>
            <w:ind w:hanging="640"/>
            <w:divId w:val="475025443"/>
            <w:rPr>
              <w:rFonts w:ascii="Times New Roman" w:eastAsia="Times New Roman" w:hAnsi="Times New Roman" w:cs="Times New Roman"/>
            </w:rPr>
          </w:pPr>
          <w:r w:rsidRPr="00415418">
            <w:rPr>
              <w:rFonts w:ascii="Times New Roman" w:eastAsia="Times New Roman" w:hAnsi="Times New Roman" w:cs="Times New Roman"/>
            </w:rPr>
            <w:t xml:space="preserve">15.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Stoeckle</w:t>
          </w:r>
          <w:proofErr w:type="spellEnd"/>
          <w:r w:rsidRPr="00415418">
            <w:rPr>
              <w:rFonts w:ascii="Times New Roman" w:eastAsia="Times New Roman" w:hAnsi="Times New Roman" w:cs="Times New Roman"/>
            </w:rPr>
            <w:t xml:space="preserve"> MY, Adolf J, </w:t>
          </w:r>
          <w:proofErr w:type="spellStart"/>
          <w:r w:rsidRPr="00415418">
            <w:rPr>
              <w:rFonts w:ascii="Times New Roman" w:eastAsia="Times New Roman" w:hAnsi="Times New Roman" w:cs="Times New Roman"/>
            </w:rPr>
            <w:t>Charlop</w:t>
          </w:r>
          <w:proofErr w:type="spellEnd"/>
          <w:r w:rsidRPr="00415418">
            <w:rPr>
              <w:rFonts w:ascii="Times New Roman" w:eastAsia="Times New Roman" w:hAnsi="Times New Roman" w:cs="Times New Roman"/>
            </w:rPr>
            <w:t xml:space="preserve">-Powers Z, Dunton KJ, Hinks G, </w:t>
          </w:r>
          <w:proofErr w:type="spellStart"/>
          <w:r w:rsidRPr="00415418">
            <w:rPr>
              <w:rFonts w:ascii="Times New Roman" w:eastAsia="Times New Roman" w:hAnsi="Times New Roman" w:cs="Times New Roman"/>
            </w:rPr>
            <w:t>Vanmorter</w:t>
          </w:r>
          <w:proofErr w:type="spellEnd"/>
          <w:r w:rsidRPr="00415418">
            <w:rPr>
              <w:rFonts w:ascii="Times New Roman" w:eastAsia="Times New Roman" w:hAnsi="Times New Roman" w:cs="Times New Roman"/>
            </w:rPr>
            <w:t xml:space="preserve"> SM. Trawl and eDNA assessment of marine fish diversity, seasonality, and relative abundance in coastal New Jersey, USA. ICES Journal of Marine Science. 2021;78: 293–304. doi:10.1093/</w:t>
          </w:r>
          <w:proofErr w:type="spellStart"/>
          <w:r w:rsidRPr="00415418">
            <w:rPr>
              <w:rFonts w:ascii="Times New Roman" w:eastAsia="Times New Roman" w:hAnsi="Times New Roman" w:cs="Times New Roman"/>
            </w:rPr>
            <w:t>icesjms</w:t>
          </w:r>
          <w:proofErr w:type="spellEnd"/>
          <w:r w:rsidRPr="00415418">
            <w:rPr>
              <w:rFonts w:ascii="Times New Roman" w:eastAsia="Times New Roman" w:hAnsi="Times New Roman" w:cs="Times New Roman"/>
            </w:rPr>
            <w:t>/fsaa225</w:t>
          </w:r>
        </w:p>
        <w:p w14:paraId="6FB2CA6F" w14:textId="77777777" w:rsidR="008C62B8" w:rsidRPr="00415418" w:rsidRDefault="008C62B8">
          <w:pPr>
            <w:autoSpaceDE w:val="0"/>
            <w:autoSpaceDN w:val="0"/>
            <w:ind w:hanging="640"/>
            <w:divId w:val="1659646399"/>
            <w:rPr>
              <w:rFonts w:ascii="Times New Roman" w:eastAsia="Times New Roman" w:hAnsi="Times New Roman" w:cs="Times New Roman"/>
            </w:rPr>
          </w:pPr>
          <w:r w:rsidRPr="00415418">
            <w:rPr>
              <w:rFonts w:ascii="Times New Roman" w:eastAsia="Times New Roman" w:hAnsi="Times New Roman" w:cs="Times New Roman"/>
            </w:rPr>
            <w:t xml:space="preserve">16. </w:t>
          </w:r>
          <w:r w:rsidRPr="00415418">
            <w:rPr>
              <w:rFonts w:ascii="Times New Roman" w:eastAsia="Times New Roman" w:hAnsi="Times New Roman" w:cs="Times New Roman"/>
            </w:rPr>
            <w:tab/>
            <w:t xml:space="preserve">Silverman JD, Roche K, Mukherjee S, David LA. Naught all zeros in sequence count data are the same. Computational and Structural Biotechnology Journal. 2020;18: 2789–2798. </w:t>
          </w:r>
          <w:proofErr w:type="gramStart"/>
          <w:r w:rsidRPr="00415418">
            <w:rPr>
              <w:rFonts w:ascii="Times New Roman" w:eastAsia="Times New Roman" w:hAnsi="Times New Roman" w:cs="Times New Roman"/>
            </w:rPr>
            <w:t>doi:10.1016/j.csbj</w:t>
          </w:r>
          <w:proofErr w:type="gramEnd"/>
          <w:r w:rsidRPr="00415418">
            <w:rPr>
              <w:rFonts w:ascii="Times New Roman" w:eastAsia="Times New Roman" w:hAnsi="Times New Roman" w:cs="Times New Roman"/>
            </w:rPr>
            <w:t>.2020.09.014</w:t>
          </w:r>
        </w:p>
        <w:p w14:paraId="390D04FA" w14:textId="77777777" w:rsidR="008C62B8" w:rsidRPr="00415418" w:rsidRDefault="008C62B8">
          <w:pPr>
            <w:autoSpaceDE w:val="0"/>
            <w:autoSpaceDN w:val="0"/>
            <w:ind w:hanging="640"/>
            <w:divId w:val="310528887"/>
            <w:rPr>
              <w:rFonts w:ascii="Times New Roman" w:eastAsia="Times New Roman" w:hAnsi="Times New Roman" w:cs="Times New Roman"/>
            </w:rPr>
          </w:pPr>
          <w:r w:rsidRPr="00415418">
            <w:rPr>
              <w:rFonts w:ascii="Times New Roman" w:eastAsia="Times New Roman" w:hAnsi="Times New Roman" w:cs="Times New Roman"/>
            </w:rPr>
            <w:t xml:space="preserve">17.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Egozcue</w:t>
          </w:r>
          <w:proofErr w:type="spellEnd"/>
          <w:r w:rsidRPr="00415418">
            <w:rPr>
              <w:rFonts w:ascii="Times New Roman" w:eastAsia="Times New Roman" w:hAnsi="Times New Roman" w:cs="Times New Roman"/>
            </w:rPr>
            <w:t xml:space="preserve"> JJ, </w:t>
          </w:r>
          <w:proofErr w:type="spellStart"/>
          <w:r w:rsidRPr="00415418">
            <w:rPr>
              <w:rFonts w:ascii="Times New Roman" w:eastAsia="Times New Roman" w:hAnsi="Times New Roman" w:cs="Times New Roman"/>
            </w:rPr>
            <w:t>Graffelman</w:t>
          </w:r>
          <w:proofErr w:type="spellEnd"/>
          <w:r w:rsidRPr="00415418">
            <w:rPr>
              <w:rFonts w:ascii="Times New Roman" w:eastAsia="Times New Roman" w:hAnsi="Times New Roman" w:cs="Times New Roman"/>
            </w:rPr>
            <w:t xml:space="preserve"> J, Ortego MI, </w:t>
          </w:r>
          <w:proofErr w:type="spellStart"/>
          <w:r w:rsidRPr="00415418">
            <w:rPr>
              <w:rFonts w:ascii="Times New Roman" w:eastAsia="Times New Roman" w:hAnsi="Times New Roman" w:cs="Times New Roman"/>
            </w:rPr>
            <w:t>Pawlowsky-Glahn</w:t>
          </w:r>
          <w:proofErr w:type="spellEnd"/>
          <w:r w:rsidRPr="00415418">
            <w:rPr>
              <w:rFonts w:ascii="Times New Roman" w:eastAsia="Times New Roman" w:hAnsi="Times New Roman" w:cs="Times New Roman"/>
            </w:rPr>
            <w:t xml:space="preserve"> V. Some thoughts on counts in sequencing studies. NAR Genomics and Bioinformatics. 2020;2: 1–10. Available: https://academic.oup.com/nargab/article/2/4/lqaa094/5996081</w:t>
          </w:r>
        </w:p>
        <w:p w14:paraId="4384C004" w14:textId="77777777" w:rsidR="008C62B8" w:rsidRPr="00415418" w:rsidRDefault="008C62B8">
          <w:pPr>
            <w:autoSpaceDE w:val="0"/>
            <w:autoSpaceDN w:val="0"/>
            <w:ind w:hanging="640"/>
            <w:divId w:val="840895514"/>
            <w:rPr>
              <w:rFonts w:ascii="Times New Roman" w:eastAsia="Times New Roman" w:hAnsi="Times New Roman" w:cs="Times New Roman"/>
            </w:rPr>
          </w:pPr>
          <w:r w:rsidRPr="00415418">
            <w:rPr>
              <w:rFonts w:ascii="Times New Roman" w:eastAsia="Times New Roman" w:hAnsi="Times New Roman" w:cs="Times New Roman"/>
            </w:rPr>
            <w:t xml:space="preserve">18.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Bessey</w:t>
          </w:r>
          <w:proofErr w:type="spellEnd"/>
          <w:r w:rsidRPr="00415418">
            <w:rPr>
              <w:rFonts w:ascii="Times New Roman" w:eastAsia="Times New Roman" w:hAnsi="Times New Roman" w:cs="Times New Roman"/>
            </w:rPr>
            <w:t xml:space="preserve"> C, </w:t>
          </w:r>
          <w:proofErr w:type="spellStart"/>
          <w:r w:rsidRPr="00415418">
            <w:rPr>
              <w:rFonts w:ascii="Times New Roman" w:eastAsia="Times New Roman" w:hAnsi="Times New Roman" w:cs="Times New Roman"/>
            </w:rPr>
            <w:t>Jarman</w:t>
          </w:r>
          <w:proofErr w:type="spellEnd"/>
          <w:r w:rsidRPr="00415418">
            <w:rPr>
              <w:rFonts w:ascii="Times New Roman" w:eastAsia="Times New Roman" w:hAnsi="Times New Roman" w:cs="Times New Roman"/>
            </w:rPr>
            <w:t xml:space="preserve"> SN, Berry O, Olsen YS, Bunce M, Simpson T, et al. Maximizing fish detection with eDNA metabarcoding. Environmental DNA. 2020;2: 493–504. </w:t>
          </w:r>
        </w:p>
        <w:p w14:paraId="56C72115" w14:textId="77777777" w:rsidR="008C62B8" w:rsidRPr="00415418" w:rsidRDefault="008C62B8">
          <w:pPr>
            <w:autoSpaceDE w:val="0"/>
            <w:autoSpaceDN w:val="0"/>
            <w:ind w:hanging="640"/>
            <w:divId w:val="1499661581"/>
            <w:rPr>
              <w:rFonts w:ascii="Times New Roman" w:eastAsia="Times New Roman" w:hAnsi="Times New Roman" w:cs="Times New Roman"/>
            </w:rPr>
          </w:pPr>
          <w:r w:rsidRPr="00415418">
            <w:rPr>
              <w:rFonts w:ascii="Times New Roman" w:eastAsia="Times New Roman" w:hAnsi="Times New Roman" w:cs="Times New Roman"/>
            </w:rPr>
            <w:t xml:space="preserve">19. </w:t>
          </w:r>
          <w:r w:rsidRPr="00415418">
            <w:rPr>
              <w:rFonts w:ascii="Times New Roman" w:eastAsia="Times New Roman" w:hAnsi="Times New Roman" w:cs="Times New Roman"/>
            </w:rPr>
            <w:tab/>
            <w:t xml:space="preserve">Kelly RP, Port JA, </w:t>
          </w:r>
          <w:proofErr w:type="spellStart"/>
          <w:r w:rsidRPr="00415418">
            <w:rPr>
              <w:rFonts w:ascii="Times New Roman" w:eastAsia="Times New Roman" w:hAnsi="Times New Roman" w:cs="Times New Roman"/>
            </w:rPr>
            <w:t>Yamahara</w:t>
          </w:r>
          <w:proofErr w:type="spellEnd"/>
          <w:r w:rsidRPr="00415418">
            <w:rPr>
              <w:rFonts w:ascii="Times New Roman" w:eastAsia="Times New Roman" w:hAnsi="Times New Roman" w:cs="Times New Roman"/>
            </w:rPr>
            <w:t xml:space="preserve"> KM, Crowder LB. Using environmental DNA to census marine fishes in a large mesocosm. </w:t>
          </w:r>
          <w:proofErr w:type="spellStart"/>
          <w:r w:rsidRPr="00415418">
            <w:rPr>
              <w:rFonts w:ascii="Times New Roman" w:eastAsia="Times New Roman" w:hAnsi="Times New Roman" w:cs="Times New Roman"/>
            </w:rPr>
            <w:t>PLoS</w:t>
          </w:r>
          <w:proofErr w:type="spellEnd"/>
          <w:r w:rsidRPr="00415418">
            <w:rPr>
              <w:rFonts w:ascii="Times New Roman" w:eastAsia="Times New Roman" w:hAnsi="Times New Roman" w:cs="Times New Roman"/>
            </w:rPr>
            <w:t xml:space="preserve"> ONE. 2014;9: e86175. </w:t>
          </w:r>
          <w:proofErr w:type="gramStart"/>
          <w:r w:rsidRPr="00415418">
            <w:rPr>
              <w:rFonts w:ascii="Times New Roman" w:eastAsia="Times New Roman" w:hAnsi="Times New Roman" w:cs="Times New Roman"/>
            </w:rPr>
            <w:t>doi:10.1371/journal.pone</w:t>
          </w:r>
          <w:proofErr w:type="gramEnd"/>
          <w:r w:rsidRPr="00415418">
            <w:rPr>
              <w:rFonts w:ascii="Times New Roman" w:eastAsia="Times New Roman" w:hAnsi="Times New Roman" w:cs="Times New Roman"/>
            </w:rPr>
            <w:t>.0086175</w:t>
          </w:r>
        </w:p>
        <w:p w14:paraId="304D1558" w14:textId="77777777" w:rsidR="008C62B8" w:rsidRPr="00415418" w:rsidRDefault="008C62B8">
          <w:pPr>
            <w:autoSpaceDE w:val="0"/>
            <w:autoSpaceDN w:val="0"/>
            <w:ind w:hanging="640"/>
            <w:divId w:val="974876069"/>
            <w:rPr>
              <w:rFonts w:ascii="Times New Roman" w:eastAsia="Times New Roman" w:hAnsi="Times New Roman" w:cs="Times New Roman"/>
            </w:rPr>
          </w:pPr>
          <w:r w:rsidRPr="00415418">
            <w:rPr>
              <w:rFonts w:ascii="Times New Roman" w:eastAsia="Times New Roman" w:hAnsi="Times New Roman" w:cs="Times New Roman"/>
            </w:rPr>
            <w:t xml:space="preserve">20. </w:t>
          </w:r>
          <w:r w:rsidRPr="00415418">
            <w:rPr>
              <w:rFonts w:ascii="Times New Roman" w:eastAsia="Times New Roman" w:hAnsi="Times New Roman" w:cs="Times New Roman"/>
            </w:rPr>
            <w:tab/>
            <w:t xml:space="preserve">Evans NT, </w:t>
          </w:r>
          <w:proofErr w:type="spellStart"/>
          <w:r w:rsidRPr="00415418">
            <w:rPr>
              <w:rFonts w:ascii="Times New Roman" w:eastAsia="Times New Roman" w:hAnsi="Times New Roman" w:cs="Times New Roman"/>
            </w:rPr>
            <w:t>Olds</w:t>
          </w:r>
          <w:proofErr w:type="spellEnd"/>
          <w:r w:rsidRPr="00415418">
            <w:rPr>
              <w:rFonts w:ascii="Times New Roman" w:eastAsia="Times New Roman" w:hAnsi="Times New Roman" w:cs="Times New Roman"/>
            </w:rPr>
            <w:t xml:space="preserve"> BP, Renshaw MA, Turner CR, Li Y, </w:t>
          </w:r>
          <w:proofErr w:type="spellStart"/>
          <w:r w:rsidRPr="00415418">
            <w:rPr>
              <w:rFonts w:ascii="Times New Roman" w:eastAsia="Times New Roman" w:hAnsi="Times New Roman" w:cs="Times New Roman"/>
            </w:rPr>
            <w:t>Jerde</w:t>
          </w:r>
          <w:proofErr w:type="spellEnd"/>
          <w:r w:rsidRPr="00415418">
            <w:rPr>
              <w:rFonts w:ascii="Times New Roman" w:eastAsia="Times New Roman" w:hAnsi="Times New Roman" w:cs="Times New Roman"/>
            </w:rPr>
            <w:t xml:space="preserve"> CL, et al. Quantification of mesocosm fish and amphibian species diversity via environmental DNA metabarcoding. Molecular Ecology Resources. 2016;16: 29–41. doi:10.1111/1755-0998.12433</w:t>
          </w:r>
        </w:p>
        <w:p w14:paraId="1838AE55" w14:textId="77777777" w:rsidR="008C62B8" w:rsidRPr="00415418" w:rsidRDefault="008C62B8">
          <w:pPr>
            <w:autoSpaceDE w:val="0"/>
            <w:autoSpaceDN w:val="0"/>
            <w:ind w:hanging="640"/>
            <w:divId w:val="2026200857"/>
            <w:rPr>
              <w:rFonts w:ascii="Times New Roman" w:eastAsia="Times New Roman" w:hAnsi="Times New Roman" w:cs="Times New Roman"/>
            </w:rPr>
          </w:pPr>
          <w:r w:rsidRPr="00415418">
            <w:rPr>
              <w:rFonts w:ascii="Times New Roman" w:eastAsia="Times New Roman" w:hAnsi="Times New Roman" w:cs="Times New Roman"/>
            </w:rPr>
            <w:t xml:space="preserve">21. </w:t>
          </w:r>
          <w:r w:rsidRPr="00415418">
            <w:rPr>
              <w:rFonts w:ascii="Times New Roman" w:eastAsia="Times New Roman" w:hAnsi="Times New Roman" w:cs="Times New Roman"/>
            </w:rPr>
            <w:tab/>
            <w:t xml:space="preserve">Yates MC, Glaser DM, Post JR, Cristescu ME, Fraser DJ, Derry AM. The relationship between eDNA particle concentration and organism abundance in nature is strengthened by allometric scaling. Molecular Ecology. 2021;30: 3068–3082. </w:t>
          </w:r>
        </w:p>
        <w:p w14:paraId="5184B2CB" w14:textId="77777777" w:rsidR="008C62B8" w:rsidRPr="00415418" w:rsidRDefault="008C62B8">
          <w:pPr>
            <w:autoSpaceDE w:val="0"/>
            <w:autoSpaceDN w:val="0"/>
            <w:ind w:hanging="640"/>
            <w:divId w:val="2035766696"/>
            <w:rPr>
              <w:rFonts w:ascii="Times New Roman" w:eastAsia="Times New Roman" w:hAnsi="Times New Roman" w:cs="Times New Roman"/>
            </w:rPr>
          </w:pPr>
          <w:r w:rsidRPr="00415418">
            <w:rPr>
              <w:rFonts w:ascii="Times New Roman" w:eastAsia="Times New Roman" w:hAnsi="Times New Roman" w:cs="Times New Roman"/>
            </w:rPr>
            <w:t xml:space="preserve">22. </w:t>
          </w:r>
          <w:r w:rsidRPr="00415418">
            <w:rPr>
              <w:rFonts w:ascii="Times New Roman" w:eastAsia="Times New Roman" w:hAnsi="Times New Roman" w:cs="Times New Roman"/>
            </w:rPr>
            <w:tab/>
            <w:t xml:space="preserve">di Muri C, Handley LL, Bean CW, Li J, </w:t>
          </w:r>
          <w:proofErr w:type="spellStart"/>
          <w:r w:rsidRPr="00415418">
            <w:rPr>
              <w:rFonts w:ascii="Times New Roman" w:eastAsia="Times New Roman" w:hAnsi="Times New Roman" w:cs="Times New Roman"/>
            </w:rPr>
            <w:t>Peirson</w:t>
          </w:r>
          <w:proofErr w:type="spellEnd"/>
          <w:r w:rsidRPr="00415418">
            <w:rPr>
              <w:rFonts w:ascii="Times New Roman" w:eastAsia="Times New Roman" w:hAnsi="Times New Roman" w:cs="Times New Roman"/>
            </w:rPr>
            <w:t xml:space="preserve"> G, Sellers GS, et al. Read counts from environmental DNA (eDNA) metabarcoding reflect fish abundance and biomass in drained ponds. Metabarcoding and Metagenomics. 2020;4: 97–112. doi:10.3897/MBMG.4.56959</w:t>
          </w:r>
        </w:p>
        <w:p w14:paraId="6ACBED43" w14:textId="77777777" w:rsidR="008C62B8" w:rsidRPr="00415418" w:rsidRDefault="008C62B8">
          <w:pPr>
            <w:autoSpaceDE w:val="0"/>
            <w:autoSpaceDN w:val="0"/>
            <w:ind w:hanging="640"/>
            <w:divId w:val="690029373"/>
            <w:rPr>
              <w:rFonts w:ascii="Times New Roman" w:eastAsia="Times New Roman" w:hAnsi="Times New Roman" w:cs="Times New Roman"/>
            </w:rPr>
          </w:pPr>
          <w:r w:rsidRPr="00415418">
            <w:rPr>
              <w:rFonts w:ascii="Times New Roman" w:eastAsia="Times New Roman" w:hAnsi="Times New Roman" w:cs="Times New Roman"/>
            </w:rPr>
            <w:t xml:space="preserve">23. </w:t>
          </w:r>
          <w:r w:rsidRPr="00415418">
            <w:rPr>
              <w:rFonts w:ascii="Times New Roman" w:eastAsia="Times New Roman" w:hAnsi="Times New Roman" w:cs="Times New Roman"/>
            </w:rPr>
            <w:tab/>
            <w:t xml:space="preserve">Rourke ML, Fowler AM, Hughes JM, Broadhurst MK, </w:t>
          </w:r>
          <w:proofErr w:type="spellStart"/>
          <w:r w:rsidRPr="00415418">
            <w:rPr>
              <w:rFonts w:ascii="Times New Roman" w:eastAsia="Times New Roman" w:hAnsi="Times New Roman" w:cs="Times New Roman"/>
            </w:rPr>
            <w:t>DiBattista</w:t>
          </w:r>
          <w:proofErr w:type="spellEnd"/>
          <w:r w:rsidRPr="00415418">
            <w:rPr>
              <w:rFonts w:ascii="Times New Roman" w:eastAsia="Times New Roman" w:hAnsi="Times New Roman" w:cs="Times New Roman"/>
            </w:rPr>
            <w:t xml:space="preserve"> JD, Fielder S, et al. Environmental DNA (eDNA) as a tool for assessing fish biomass: A review of approaches and future considerations for resource surveys. Environmental DNA. 2022;4: 9–33. </w:t>
          </w:r>
        </w:p>
        <w:p w14:paraId="2C5A032D" w14:textId="77777777" w:rsidR="008C62B8" w:rsidRPr="00415418" w:rsidRDefault="008C62B8">
          <w:pPr>
            <w:autoSpaceDE w:val="0"/>
            <w:autoSpaceDN w:val="0"/>
            <w:ind w:hanging="640"/>
            <w:divId w:val="884608039"/>
            <w:rPr>
              <w:rFonts w:ascii="Times New Roman" w:eastAsia="Times New Roman" w:hAnsi="Times New Roman" w:cs="Times New Roman"/>
            </w:rPr>
          </w:pPr>
          <w:r w:rsidRPr="00415418">
            <w:rPr>
              <w:rFonts w:ascii="Times New Roman" w:eastAsia="Times New Roman" w:hAnsi="Times New Roman" w:cs="Times New Roman"/>
            </w:rPr>
            <w:t xml:space="preserve">24. </w:t>
          </w:r>
          <w:r w:rsidRPr="00415418">
            <w:rPr>
              <w:rFonts w:ascii="Times New Roman" w:eastAsia="Times New Roman" w:hAnsi="Times New Roman" w:cs="Times New Roman"/>
            </w:rPr>
            <w:tab/>
            <w:t xml:space="preserve">Jiang R, Li WV, Li JJ. </w:t>
          </w:r>
          <w:proofErr w:type="spellStart"/>
          <w:r w:rsidRPr="00415418">
            <w:rPr>
              <w:rFonts w:ascii="Times New Roman" w:eastAsia="Times New Roman" w:hAnsi="Times New Roman" w:cs="Times New Roman"/>
            </w:rPr>
            <w:t>mbImpute</w:t>
          </w:r>
          <w:proofErr w:type="spellEnd"/>
          <w:r w:rsidRPr="00415418">
            <w:rPr>
              <w:rFonts w:ascii="Times New Roman" w:eastAsia="Times New Roman" w:hAnsi="Times New Roman" w:cs="Times New Roman"/>
            </w:rPr>
            <w:t>: an accurate and robust imputation method for microbiome data. Genome Biology 2021 22:1. 2021;22: 1–27. doi:10.1186/S13059-021-02400-4</w:t>
          </w:r>
        </w:p>
        <w:p w14:paraId="1438951D" w14:textId="77777777" w:rsidR="008C62B8" w:rsidRPr="00415418" w:rsidRDefault="008C62B8">
          <w:pPr>
            <w:autoSpaceDE w:val="0"/>
            <w:autoSpaceDN w:val="0"/>
            <w:ind w:hanging="640"/>
            <w:divId w:val="1037043945"/>
            <w:rPr>
              <w:rFonts w:ascii="Times New Roman" w:eastAsia="Times New Roman" w:hAnsi="Times New Roman" w:cs="Times New Roman"/>
            </w:rPr>
          </w:pPr>
          <w:r w:rsidRPr="00415418">
            <w:rPr>
              <w:rFonts w:ascii="Times New Roman" w:eastAsia="Times New Roman" w:hAnsi="Times New Roman" w:cs="Times New Roman"/>
            </w:rPr>
            <w:t xml:space="preserve">25. </w:t>
          </w:r>
          <w:r w:rsidRPr="00415418">
            <w:rPr>
              <w:rFonts w:ascii="Times New Roman" w:eastAsia="Times New Roman" w:hAnsi="Times New Roman" w:cs="Times New Roman"/>
            </w:rPr>
            <w:tab/>
            <w:t xml:space="preserve">Silverman JD, Bloom RJ, Jiang S, Durand HK, </w:t>
          </w:r>
          <w:proofErr w:type="spellStart"/>
          <w:r w:rsidRPr="00415418">
            <w:rPr>
              <w:rFonts w:ascii="Times New Roman" w:eastAsia="Times New Roman" w:hAnsi="Times New Roman" w:cs="Times New Roman"/>
            </w:rPr>
            <w:t>Dallow</w:t>
          </w:r>
          <w:proofErr w:type="spellEnd"/>
          <w:r w:rsidRPr="00415418">
            <w:rPr>
              <w:rFonts w:ascii="Times New Roman" w:eastAsia="Times New Roman" w:hAnsi="Times New Roman" w:cs="Times New Roman"/>
            </w:rPr>
            <w:t xml:space="preserve"> E, Mukherjee S, et al. Measuring and mitigating PCR bias in microbiota datasets. </w:t>
          </w:r>
          <w:proofErr w:type="spellStart"/>
          <w:r w:rsidRPr="00415418">
            <w:rPr>
              <w:rFonts w:ascii="Times New Roman" w:eastAsia="Times New Roman" w:hAnsi="Times New Roman" w:cs="Times New Roman"/>
            </w:rPr>
            <w:t>PLoS</w:t>
          </w:r>
          <w:proofErr w:type="spellEnd"/>
          <w:r w:rsidRPr="00415418">
            <w:rPr>
              <w:rFonts w:ascii="Times New Roman" w:eastAsia="Times New Roman" w:hAnsi="Times New Roman" w:cs="Times New Roman"/>
            </w:rPr>
            <w:t xml:space="preserve"> Computational Biology. 2021;17: e1009113. </w:t>
          </w:r>
          <w:proofErr w:type="gramStart"/>
          <w:r w:rsidRPr="00415418">
            <w:rPr>
              <w:rFonts w:ascii="Times New Roman" w:eastAsia="Times New Roman" w:hAnsi="Times New Roman" w:cs="Times New Roman"/>
            </w:rPr>
            <w:t>doi:10.1371/journal.pcbi</w:t>
          </w:r>
          <w:proofErr w:type="gramEnd"/>
          <w:r w:rsidRPr="00415418">
            <w:rPr>
              <w:rFonts w:ascii="Times New Roman" w:eastAsia="Times New Roman" w:hAnsi="Times New Roman" w:cs="Times New Roman"/>
            </w:rPr>
            <w:t>.1009113</w:t>
          </w:r>
        </w:p>
        <w:p w14:paraId="59BD431D" w14:textId="77777777" w:rsidR="008C62B8" w:rsidRPr="00415418" w:rsidRDefault="008C62B8">
          <w:pPr>
            <w:autoSpaceDE w:val="0"/>
            <w:autoSpaceDN w:val="0"/>
            <w:ind w:hanging="640"/>
            <w:divId w:val="1605378645"/>
            <w:rPr>
              <w:rFonts w:ascii="Times New Roman" w:eastAsia="Times New Roman" w:hAnsi="Times New Roman" w:cs="Times New Roman"/>
            </w:rPr>
          </w:pPr>
          <w:r w:rsidRPr="00415418">
            <w:rPr>
              <w:rFonts w:ascii="Times New Roman" w:eastAsia="Times New Roman" w:hAnsi="Times New Roman" w:cs="Times New Roman"/>
            </w:rPr>
            <w:t xml:space="preserve">26. </w:t>
          </w:r>
          <w:r w:rsidRPr="00415418">
            <w:rPr>
              <w:rFonts w:ascii="Times New Roman" w:eastAsia="Times New Roman" w:hAnsi="Times New Roman" w:cs="Times New Roman"/>
            </w:rPr>
            <w:tab/>
            <w:t xml:space="preserve">McLaren MR, Willis AD, Callahan BJ. Consistent and correctable bias in metagenomic sequencing experiments. </w:t>
          </w:r>
          <w:proofErr w:type="spellStart"/>
          <w:r w:rsidRPr="00415418">
            <w:rPr>
              <w:rFonts w:ascii="Times New Roman" w:eastAsia="Times New Roman" w:hAnsi="Times New Roman" w:cs="Times New Roman"/>
            </w:rPr>
            <w:t>Elife</w:t>
          </w:r>
          <w:proofErr w:type="spellEnd"/>
          <w:r w:rsidRPr="00415418">
            <w:rPr>
              <w:rFonts w:ascii="Times New Roman" w:eastAsia="Times New Roman" w:hAnsi="Times New Roman" w:cs="Times New Roman"/>
            </w:rPr>
            <w:t>. 2019;8: e46923. doi:10.7554/eLife.46923</w:t>
          </w:r>
        </w:p>
        <w:p w14:paraId="4CC4979C" w14:textId="77777777" w:rsidR="008C62B8" w:rsidRPr="00415418" w:rsidRDefault="008C62B8">
          <w:pPr>
            <w:autoSpaceDE w:val="0"/>
            <w:autoSpaceDN w:val="0"/>
            <w:ind w:hanging="640"/>
            <w:divId w:val="369182573"/>
            <w:rPr>
              <w:rFonts w:ascii="Times New Roman" w:eastAsia="Times New Roman" w:hAnsi="Times New Roman" w:cs="Times New Roman"/>
            </w:rPr>
          </w:pPr>
          <w:r w:rsidRPr="00415418">
            <w:rPr>
              <w:rFonts w:ascii="Times New Roman" w:eastAsia="Times New Roman" w:hAnsi="Times New Roman" w:cs="Times New Roman"/>
            </w:rPr>
            <w:t xml:space="preserve">27. </w:t>
          </w:r>
          <w:r w:rsidRPr="00415418">
            <w:rPr>
              <w:rFonts w:ascii="Times New Roman" w:eastAsia="Times New Roman" w:hAnsi="Times New Roman" w:cs="Times New Roman"/>
            </w:rPr>
            <w:tab/>
            <w:t xml:space="preserve">Shelton AO, Gold ZJ, Jensen AJ, </w:t>
          </w:r>
          <w:proofErr w:type="spellStart"/>
          <w:r w:rsidRPr="00415418">
            <w:rPr>
              <w:rFonts w:ascii="Times New Roman" w:eastAsia="Times New Roman" w:hAnsi="Times New Roman" w:cs="Times New Roman"/>
            </w:rPr>
            <w:t>D’Agnese</w:t>
          </w:r>
          <w:proofErr w:type="spellEnd"/>
          <w:r w:rsidRPr="00415418">
            <w:rPr>
              <w:rFonts w:ascii="Times New Roman" w:eastAsia="Times New Roman" w:hAnsi="Times New Roman" w:cs="Times New Roman"/>
            </w:rPr>
            <w:t xml:space="preserve"> E, Allan EA, van </w:t>
          </w:r>
          <w:proofErr w:type="spellStart"/>
          <w:r w:rsidRPr="00415418">
            <w:rPr>
              <w:rFonts w:ascii="Times New Roman" w:eastAsia="Times New Roman" w:hAnsi="Times New Roman" w:cs="Times New Roman"/>
            </w:rPr>
            <w:t>Cise</w:t>
          </w:r>
          <w:proofErr w:type="spellEnd"/>
          <w:r w:rsidRPr="00415418">
            <w:rPr>
              <w:rFonts w:ascii="Times New Roman" w:eastAsia="Times New Roman" w:hAnsi="Times New Roman" w:cs="Times New Roman"/>
            </w:rPr>
            <w:t xml:space="preserve"> A, et al. Toward quantitative metabarcoding. </w:t>
          </w:r>
          <w:proofErr w:type="spellStart"/>
          <w:r w:rsidRPr="00415418">
            <w:rPr>
              <w:rFonts w:ascii="Times New Roman" w:eastAsia="Times New Roman" w:hAnsi="Times New Roman" w:cs="Times New Roman"/>
            </w:rPr>
            <w:t>bioRxiv</w:t>
          </w:r>
          <w:proofErr w:type="spellEnd"/>
          <w:r w:rsidRPr="00415418">
            <w:rPr>
              <w:rFonts w:ascii="Times New Roman" w:eastAsia="Times New Roman" w:hAnsi="Times New Roman" w:cs="Times New Roman"/>
            </w:rPr>
            <w:t xml:space="preserve">. 2022. </w:t>
          </w:r>
        </w:p>
        <w:p w14:paraId="2CF920FA" w14:textId="77777777" w:rsidR="008C62B8" w:rsidRPr="00415418" w:rsidRDefault="008C62B8">
          <w:pPr>
            <w:autoSpaceDE w:val="0"/>
            <w:autoSpaceDN w:val="0"/>
            <w:ind w:hanging="640"/>
            <w:divId w:val="1012225637"/>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28. </w:t>
          </w:r>
          <w:r w:rsidRPr="00415418">
            <w:rPr>
              <w:rFonts w:ascii="Times New Roman" w:eastAsia="Times New Roman" w:hAnsi="Times New Roman" w:cs="Times New Roman"/>
            </w:rPr>
            <w:tab/>
            <w:t xml:space="preserve">McLaren M, Nearing J, Willis A, </w:t>
          </w:r>
          <w:proofErr w:type="spellStart"/>
          <w:r w:rsidRPr="00415418">
            <w:rPr>
              <w:rFonts w:ascii="Times New Roman" w:eastAsia="Times New Roman" w:hAnsi="Times New Roman" w:cs="Times New Roman"/>
            </w:rPr>
            <w:t>bioRxiv</w:t>
          </w:r>
          <w:proofErr w:type="spellEnd"/>
          <w:r w:rsidRPr="00415418">
            <w:rPr>
              <w:rFonts w:ascii="Times New Roman" w:eastAsia="Times New Roman" w:hAnsi="Times New Roman" w:cs="Times New Roman"/>
            </w:rPr>
            <w:t xml:space="preserve"> KL-, 2022 undefined. Implications of taxonomic bias for microbial differential-abundance analysis. biorxiv.org. [cited 21 Aug 2022]. Available: https://www.biorxiv.org/content/10.1101/2022.08.19.504330</w:t>
          </w:r>
        </w:p>
        <w:p w14:paraId="6C72E079" w14:textId="77777777" w:rsidR="008C62B8" w:rsidRPr="00415418" w:rsidRDefault="008C62B8">
          <w:pPr>
            <w:autoSpaceDE w:val="0"/>
            <w:autoSpaceDN w:val="0"/>
            <w:ind w:hanging="640"/>
            <w:divId w:val="358553666"/>
            <w:rPr>
              <w:rFonts w:ascii="Times New Roman" w:eastAsia="Times New Roman" w:hAnsi="Times New Roman" w:cs="Times New Roman"/>
            </w:rPr>
          </w:pPr>
          <w:r w:rsidRPr="00415418">
            <w:rPr>
              <w:rFonts w:ascii="Times New Roman" w:eastAsia="Times New Roman" w:hAnsi="Times New Roman" w:cs="Times New Roman"/>
            </w:rPr>
            <w:t xml:space="preserve">29. </w:t>
          </w:r>
          <w:r w:rsidRPr="00415418">
            <w:rPr>
              <w:rFonts w:ascii="Times New Roman" w:eastAsia="Times New Roman" w:hAnsi="Times New Roman" w:cs="Times New Roman"/>
            </w:rPr>
            <w:tab/>
            <w:t xml:space="preserve">Shelton AO, O’Donnell JL, </w:t>
          </w:r>
          <w:proofErr w:type="spellStart"/>
          <w:r w:rsidRPr="00415418">
            <w:rPr>
              <w:rFonts w:ascii="Times New Roman" w:eastAsia="Times New Roman" w:hAnsi="Times New Roman" w:cs="Times New Roman"/>
            </w:rPr>
            <w:t>Samhouri</w:t>
          </w:r>
          <w:proofErr w:type="spellEnd"/>
          <w:r w:rsidRPr="00415418">
            <w:rPr>
              <w:rFonts w:ascii="Times New Roman" w:eastAsia="Times New Roman" w:hAnsi="Times New Roman" w:cs="Times New Roman"/>
            </w:rPr>
            <w:t xml:space="preserve"> JF, Lowell N, Williams GD, Kelly RP. A framework for inferring biological communities from environmental DNA. Ecological Applications. 2016;26: 1645–1659. </w:t>
          </w:r>
        </w:p>
        <w:p w14:paraId="0E1A7101" w14:textId="77777777" w:rsidR="008C62B8" w:rsidRPr="00415418" w:rsidRDefault="008C62B8">
          <w:pPr>
            <w:autoSpaceDE w:val="0"/>
            <w:autoSpaceDN w:val="0"/>
            <w:ind w:hanging="640"/>
            <w:divId w:val="959608340"/>
            <w:rPr>
              <w:rFonts w:ascii="Times New Roman" w:eastAsia="Times New Roman" w:hAnsi="Times New Roman" w:cs="Times New Roman"/>
            </w:rPr>
          </w:pPr>
          <w:r w:rsidRPr="00415418">
            <w:rPr>
              <w:rFonts w:ascii="Times New Roman" w:eastAsia="Times New Roman" w:hAnsi="Times New Roman" w:cs="Times New Roman"/>
            </w:rPr>
            <w:t xml:space="preserve">30.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Coissac</w:t>
          </w:r>
          <w:proofErr w:type="spellEnd"/>
          <w:r w:rsidRPr="00415418">
            <w:rPr>
              <w:rFonts w:ascii="Times New Roman" w:eastAsia="Times New Roman" w:hAnsi="Times New Roman" w:cs="Times New Roman"/>
            </w:rPr>
            <w:t xml:space="preserve"> E, Riaz T, </w:t>
          </w:r>
          <w:proofErr w:type="spellStart"/>
          <w:r w:rsidRPr="00415418">
            <w:rPr>
              <w:rFonts w:ascii="Times New Roman" w:eastAsia="Times New Roman" w:hAnsi="Times New Roman" w:cs="Times New Roman"/>
            </w:rPr>
            <w:t>Puillandre</w:t>
          </w:r>
          <w:proofErr w:type="spellEnd"/>
          <w:r w:rsidRPr="00415418">
            <w:rPr>
              <w:rFonts w:ascii="Times New Roman" w:eastAsia="Times New Roman" w:hAnsi="Times New Roman" w:cs="Times New Roman"/>
            </w:rPr>
            <w:t xml:space="preserve"> N. Bioinformatic challenges for DNA metabarcoding of plants and animals. Molecular Ecology. 2012;21: 1834–1847. doi:10.1111/j.1365-294X.</w:t>
          </w:r>
          <w:proofErr w:type="gramStart"/>
          <w:r w:rsidRPr="00415418">
            <w:rPr>
              <w:rFonts w:ascii="Times New Roman" w:eastAsia="Times New Roman" w:hAnsi="Times New Roman" w:cs="Times New Roman"/>
            </w:rPr>
            <w:t>2012.05550.x</w:t>
          </w:r>
          <w:proofErr w:type="gramEnd"/>
        </w:p>
        <w:p w14:paraId="276DEE55" w14:textId="77777777" w:rsidR="008C62B8" w:rsidRPr="00415418" w:rsidRDefault="008C62B8">
          <w:pPr>
            <w:autoSpaceDE w:val="0"/>
            <w:autoSpaceDN w:val="0"/>
            <w:ind w:hanging="640"/>
            <w:divId w:val="364673996"/>
            <w:rPr>
              <w:rFonts w:ascii="Times New Roman" w:eastAsia="Times New Roman" w:hAnsi="Times New Roman" w:cs="Times New Roman"/>
            </w:rPr>
          </w:pPr>
          <w:r w:rsidRPr="00415418">
            <w:rPr>
              <w:rFonts w:ascii="Times New Roman" w:eastAsia="Times New Roman" w:hAnsi="Times New Roman" w:cs="Times New Roman"/>
            </w:rPr>
            <w:t xml:space="preserve">31. </w:t>
          </w:r>
          <w:r w:rsidRPr="00415418">
            <w:rPr>
              <w:rFonts w:ascii="Times New Roman" w:eastAsia="Times New Roman" w:hAnsi="Times New Roman" w:cs="Times New Roman"/>
            </w:rPr>
            <w:tab/>
            <w:t xml:space="preserve">Gold Z, Kelly RP, Shelton AO, Thompson AR, Goodwin KD, Gallego R, et al. Message in a Bottle: Archived DNA Reveals Marine Heatwave-Associated Shifts in Fish Assemblages. </w:t>
          </w:r>
          <w:proofErr w:type="spellStart"/>
          <w:r w:rsidRPr="00415418">
            <w:rPr>
              <w:rFonts w:ascii="Times New Roman" w:eastAsia="Times New Roman" w:hAnsi="Times New Roman" w:cs="Times New Roman"/>
            </w:rPr>
            <w:t>biorxiv</w:t>
          </w:r>
          <w:proofErr w:type="spellEnd"/>
          <w:r w:rsidRPr="00415418">
            <w:rPr>
              <w:rFonts w:ascii="Times New Roman" w:eastAsia="Times New Roman" w:hAnsi="Times New Roman" w:cs="Times New Roman"/>
            </w:rPr>
            <w:t xml:space="preserve">. 2022. </w:t>
          </w:r>
        </w:p>
        <w:p w14:paraId="3F5D0AD8" w14:textId="77777777" w:rsidR="008C62B8" w:rsidRPr="00415418" w:rsidRDefault="008C62B8">
          <w:pPr>
            <w:autoSpaceDE w:val="0"/>
            <w:autoSpaceDN w:val="0"/>
            <w:ind w:hanging="640"/>
            <w:divId w:val="2120567397"/>
            <w:rPr>
              <w:rFonts w:ascii="Times New Roman" w:eastAsia="Times New Roman" w:hAnsi="Times New Roman" w:cs="Times New Roman"/>
            </w:rPr>
          </w:pPr>
          <w:r w:rsidRPr="00415418">
            <w:rPr>
              <w:rFonts w:ascii="Times New Roman" w:eastAsia="Times New Roman" w:hAnsi="Times New Roman" w:cs="Times New Roman"/>
            </w:rPr>
            <w:t xml:space="preserve">32.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Braukmann</w:t>
          </w:r>
          <w:proofErr w:type="spellEnd"/>
          <w:r w:rsidRPr="00415418">
            <w:rPr>
              <w:rFonts w:ascii="Times New Roman" w:eastAsia="Times New Roman" w:hAnsi="Times New Roman" w:cs="Times New Roman"/>
            </w:rPr>
            <w:t xml:space="preserve"> TWA, Ivanova N v., Prosser SWJ, </w:t>
          </w:r>
          <w:proofErr w:type="spellStart"/>
          <w:r w:rsidRPr="00415418">
            <w:rPr>
              <w:rFonts w:ascii="Times New Roman" w:eastAsia="Times New Roman" w:hAnsi="Times New Roman" w:cs="Times New Roman"/>
            </w:rPr>
            <w:t>Elbrecht</w:t>
          </w:r>
          <w:proofErr w:type="spellEnd"/>
          <w:r w:rsidRPr="00415418">
            <w:rPr>
              <w:rFonts w:ascii="Times New Roman" w:eastAsia="Times New Roman" w:hAnsi="Times New Roman" w:cs="Times New Roman"/>
            </w:rPr>
            <w:t xml:space="preserve"> V, Steinke D, </w:t>
          </w:r>
          <w:proofErr w:type="spellStart"/>
          <w:r w:rsidRPr="00415418">
            <w:rPr>
              <w:rFonts w:ascii="Times New Roman" w:eastAsia="Times New Roman" w:hAnsi="Times New Roman" w:cs="Times New Roman"/>
            </w:rPr>
            <w:t>Ratnasingham</w:t>
          </w:r>
          <w:proofErr w:type="spellEnd"/>
          <w:r w:rsidRPr="00415418">
            <w:rPr>
              <w:rFonts w:ascii="Times New Roman" w:eastAsia="Times New Roman" w:hAnsi="Times New Roman" w:cs="Times New Roman"/>
            </w:rPr>
            <w:t xml:space="preserve"> S, et al. Metabarcoding a diverse arthropod mock community. Molecular Ecology Resources. 2019;19: 711–727. doi:10.1111/1755-0998.13008</w:t>
          </w:r>
        </w:p>
        <w:p w14:paraId="6F75E3BF" w14:textId="77777777" w:rsidR="008C62B8" w:rsidRPr="00415418" w:rsidRDefault="008C62B8">
          <w:pPr>
            <w:autoSpaceDE w:val="0"/>
            <w:autoSpaceDN w:val="0"/>
            <w:ind w:hanging="640"/>
            <w:divId w:val="491872312"/>
            <w:rPr>
              <w:rFonts w:ascii="Times New Roman" w:eastAsia="Times New Roman" w:hAnsi="Times New Roman" w:cs="Times New Roman"/>
            </w:rPr>
          </w:pPr>
          <w:r w:rsidRPr="00415418">
            <w:rPr>
              <w:rFonts w:ascii="Times New Roman" w:eastAsia="Times New Roman" w:hAnsi="Times New Roman" w:cs="Times New Roman"/>
            </w:rPr>
            <w:t xml:space="preserve">33. </w:t>
          </w:r>
          <w:r w:rsidRPr="00415418">
            <w:rPr>
              <w:rFonts w:ascii="Times New Roman" w:eastAsia="Times New Roman" w:hAnsi="Times New Roman" w:cs="Times New Roman"/>
            </w:rPr>
            <w:tab/>
            <w:t>Port JA, O’Donnell JL, Romero‐</w:t>
          </w:r>
          <w:proofErr w:type="spellStart"/>
          <w:r w:rsidRPr="00415418">
            <w:rPr>
              <w:rFonts w:ascii="Times New Roman" w:eastAsia="Times New Roman" w:hAnsi="Times New Roman" w:cs="Times New Roman"/>
            </w:rPr>
            <w:t>Maraccini</w:t>
          </w:r>
          <w:proofErr w:type="spellEnd"/>
          <w:r w:rsidRPr="00415418">
            <w:rPr>
              <w:rFonts w:ascii="Times New Roman" w:eastAsia="Times New Roman" w:hAnsi="Times New Roman" w:cs="Times New Roman"/>
            </w:rPr>
            <w:t xml:space="preserve"> OC, Leary PR, </w:t>
          </w:r>
          <w:proofErr w:type="spellStart"/>
          <w:r w:rsidRPr="00415418">
            <w:rPr>
              <w:rFonts w:ascii="Times New Roman" w:eastAsia="Times New Roman" w:hAnsi="Times New Roman" w:cs="Times New Roman"/>
            </w:rPr>
            <w:t>Litvin</w:t>
          </w:r>
          <w:proofErr w:type="spellEnd"/>
          <w:r w:rsidRPr="00415418">
            <w:rPr>
              <w:rFonts w:ascii="Times New Roman" w:eastAsia="Times New Roman" w:hAnsi="Times New Roman" w:cs="Times New Roman"/>
            </w:rPr>
            <w:t xml:space="preserve"> SY, Nickols KJ, et al. Assessing vertebrate biodiversity in a kelp forest ecosystem using environmental DNA. Mol Ecol. 2016;25: 527–541. </w:t>
          </w:r>
        </w:p>
        <w:p w14:paraId="18AF0A14" w14:textId="77777777" w:rsidR="008C62B8" w:rsidRPr="00415418" w:rsidRDefault="008C62B8">
          <w:pPr>
            <w:autoSpaceDE w:val="0"/>
            <w:autoSpaceDN w:val="0"/>
            <w:ind w:hanging="640"/>
            <w:divId w:val="1499231518"/>
            <w:rPr>
              <w:rFonts w:ascii="Times New Roman" w:eastAsia="Times New Roman" w:hAnsi="Times New Roman" w:cs="Times New Roman"/>
            </w:rPr>
          </w:pPr>
          <w:r w:rsidRPr="00415418">
            <w:rPr>
              <w:rFonts w:ascii="Times New Roman" w:eastAsia="Times New Roman" w:hAnsi="Times New Roman" w:cs="Times New Roman"/>
            </w:rPr>
            <w:t xml:space="preserve">34. </w:t>
          </w:r>
          <w:r w:rsidRPr="00415418">
            <w:rPr>
              <w:rFonts w:ascii="Times New Roman" w:eastAsia="Times New Roman" w:hAnsi="Times New Roman" w:cs="Times New Roman"/>
            </w:rPr>
            <w:tab/>
            <w:t xml:space="preserve">Kaul A, Mandal S, Davidov O, </w:t>
          </w:r>
          <w:proofErr w:type="spellStart"/>
          <w:r w:rsidRPr="00415418">
            <w:rPr>
              <w:rFonts w:ascii="Times New Roman" w:eastAsia="Times New Roman" w:hAnsi="Times New Roman" w:cs="Times New Roman"/>
            </w:rPr>
            <w:t>Peddada</w:t>
          </w:r>
          <w:proofErr w:type="spellEnd"/>
          <w:r w:rsidRPr="00415418">
            <w:rPr>
              <w:rFonts w:ascii="Times New Roman" w:eastAsia="Times New Roman" w:hAnsi="Times New Roman" w:cs="Times New Roman"/>
            </w:rPr>
            <w:t xml:space="preserve"> SD. Analysis of microbiome data in the presence of excess zeros. Front Microbiol. 2017;8: 2114. </w:t>
          </w:r>
        </w:p>
        <w:p w14:paraId="0E226621" w14:textId="77777777" w:rsidR="008C62B8" w:rsidRPr="00415418" w:rsidRDefault="008C62B8">
          <w:pPr>
            <w:autoSpaceDE w:val="0"/>
            <w:autoSpaceDN w:val="0"/>
            <w:ind w:hanging="640"/>
            <w:divId w:val="994066548"/>
            <w:rPr>
              <w:rFonts w:ascii="Times New Roman" w:eastAsia="Times New Roman" w:hAnsi="Times New Roman" w:cs="Times New Roman"/>
            </w:rPr>
          </w:pPr>
          <w:r w:rsidRPr="00415418">
            <w:rPr>
              <w:rFonts w:ascii="Times New Roman" w:eastAsia="Times New Roman" w:hAnsi="Times New Roman" w:cs="Times New Roman"/>
            </w:rPr>
            <w:t xml:space="preserve">35.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Guenay-Greunke</w:t>
          </w:r>
          <w:proofErr w:type="spellEnd"/>
          <w:r w:rsidRPr="00415418">
            <w:rPr>
              <w:rFonts w:ascii="Times New Roman" w:eastAsia="Times New Roman" w:hAnsi="Times New Roman" w:cs="Times New Roman"/>
            </w:rPr>
            <w:t xml:space="preserve"> Y, </w:t>
          </w:r>
          <w:proofErr w:type="spellStart"/>
          <w:r w:rsidRPr="00415418">
            <w:rPr>
              <w:rFonts w:ascii="Times New Roman" w:eastAsia="Times New Roman" w:hAnsi="Times New Roman" w:cs="Times New Roman"/>
            </w:rPr>
            <w:t>Bohan</w:t>
          </w:r>
          <w:proofErr w:type="spellEnd"/>
          <w:r w:rsidRPr="00415418">
            <w:rPr>
              <w:rFonts w:ascii="Times New Roman" w:eastAsia="Times New Roman" w:hAnsi="Times New Roman" w:cs="Times New Roman"/>
            </w:rPr>
            <w:t xml:space="preserve"> DA, Traugott M, </w:t>
          </w:r>
          <w:proofErr w:type="spellStart"/>
          <w:r w:rsidRPr="00415418">
            <w:rPr>
              <w:rFonts w:ascii="Times New Roman" w:eastAsia="Times New Roman" w:hAnsi="Times New Roman" w:cs="Times New Roman"/>
            </w:rPr>
            <w:t>Wallinger</w:t>
          </w:r>
          <w:proofErr w:type="spellEnd"/>
          <w:r w:rsidRPr="00415418">
            <w:rPr>
              <w:rFonts w:ascii="Times New Roman" w:eastAsia="Times New Roman" w:hAnsi="Times New Roman" w:cs="Times New Roman"/>
            </w:rPr>
            <w:t xml:space="preserve"> C. Handling of targeted amplicon sequencing data focusing on index hopping and demultiplexing using a nested metabarcoding approach in ecology. Scientific Reports 2021 11:1. 2021;11: 1–15. doi:10.1038/s41598-021-98018-4</w:t>
          </w:r>
        </w:p>
        <w:p w14:paraId="58B4B0B1" w14:textId="77777777" w:rsidR="008C62B8" w:rsidRPr="00415418" w:rsidRDefault="008C62B8">
          <w:pPr>
            <w:autoSpaceDE w:val="0"/>
            <w:autoSpaceDN w:val="0"/>
            <w:ind w:hanging="640"/>
            <w:divId w:val="998465641"/>
            <w:rPr>
              <w:rFonts w:ascii="Times New Roman" w:eastAsia="Times New Roman" w:hAnsi="Times New Roman" w:cs="Times New Roman"/>
            </w:rPr>
          </w:pPr>
          <w:r w:rsidRPr="00415418">
            <w:rPr>
              <w:rFonts w:ascii="Times New Roman" w:eastAsia="Times New Roman" w:hAnsi="Times New Roman" w:cs="Times New Roman"/>
            </w:rPr>
            <w:t xml:space="preserve">36.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Leray</w:t>
          </w:r>
          <w:proofErr w:type="spellEnd"/>
          <w:r w:rsidRPr="00415418">
            <w:rPr>
              <w:rFonts w:ascii="Times New Roman" w:eastAsia="Times New Roman" w:hAnsi="Times New Roman" w:cs="Times New Roman"/>
            </w:rPr>
            <w:t xml:space="preserve"> M, Knowlton N. Random sampling causes the low reproducibility of rare eukaryotic OTUs in Illumina COI metabarcoding. </w:t>
          </w:r>
          <w:proofErr w:type="spellStart"/>
          <w:r w:rsidRPr="00415418">
            <w:rPr>
              <w:rFonts w:ascii="Times New Roman" w:eastAsia="Times New Roman" w:hAnsi="Times New Roman" w:cs="Times New Roman"/>
            </w:rPr>
            <w:t>PeerJ</w:t>
          </w:r>
          <w:proofErr w:type="spellEnd"/>
          <w:r w:rsidRPr="00415418">
            <w:rPr>
              <w:rFonts w:ascii="Times New Roman" w:eastAsia="Times New Roman" w:hAnsi="Times New Roman" w:cs="Times New Roman"/>
            </w:rPr>
            <w:t>. 2017;2017: e3006. doi:10.7717/peerj.3006</w:t>
          </w:r>
        </w:p>
        <w:p w14:paraId="26EB52B0" w14:textId="77777777" w:rsidR="008C62B8" w:rsidRPr="00415418" w:rsidRDefault="008C62B8">
          <w:pPr>
            <w:autoSpaceDE w:val="0"/>
            <w:autoSpaceDN w:val="0"/>
            <w:ind w:hanging="640"/>
            <w:divId w:val="1274559501"/>
            <w:rPr>
              <w:rFonts w:ascii="Times New Roman" w:eastAsia="Times New Roman" w:hAnsi="Times New Roman" w:cs="Times New Roman"/>
            </w:rPr>
          </w:pPr>
          <w:r w:rsidRPr="00415418">
            <w:rPr>
              <w:rFonts w:ascii="Times New Roman" w:eastAsia="Times New Roman" w:hAnsi="Times New Roman" w:cs="Times New Roman"/>
            </w:rPr>
            <w:t xml:space="preserve">37.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Gohl</w:t>
          </w:r>
          <w:proofErr w:type="spellEnd"/>
          <w:r w:rsidRPr="00415418">
            <w:rPr>
              <w:rFonts w:ascii="Times New Roman" w:eastAsia="Times New Roman" w:hAnsi="Times New Roman" w:cs="Times New Roman"/>
            </w:rPr>
            <w:t xml:space="preserve"> DM, </w:t>
          </w:r>
          <w:proofErr w:type="spellStart"/>
          <w:r w:rsidRPr="00415418">
            <w:rPr>
              <w:rFonts w:ascii="Times New Roman" w:eastAsia="Times New Roman" w:hAnsi="Times New Roman" w:cs="Times New Roman"/>
            </w:rPr>
            <w:t>Vangay</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Garbe</w:t>
          </w:r>
          <w:proofErr w:type="spellEnd"/>
          <w:r w:rsidRPr="00415418">
            <w:rPr>
              <w:rFonts w:ascii="Times New Roman" w:eastAsia="Times New Roman" w:hAnsi="Times New Roman" w:cs="Times New Roman"/>
            </w:rPr>
            <w:t xml:space="preserve"> J, MacLean A, Hauge A, Becker A, et al. Systematic improvement of amplicon marker gene methods for increased accuracy in microbiome studies. Nat </w:t>
          </w:r>
          <w:proofErr w:type="spellStart"/>
          <w:r w:rsidRPr="00415418">
            <w:rPr>
              <w:rFonts w:ascii="Times New Roman" w:eastAsia="Times New Roman" w:hAnsi="Times New Roman" w:cs="Times New Roman"/>
            </w:rPr>
            <w:t>Biotechnol</w:t>
          </w:r>
          <w:proofErr w:type="spellEnd"/>
          <w:r w:rsidRPr="00415418">
            <w:rPr>
              <w:rFonts w:ascii="Times New Roman" w:eastAsia="Times New Roman" w:hAnsi="Times New Roman" w:cs="Times New Roman"/>
            </w:rPr>
            <w:t xml:space="preserve">. 2016;34: 942–949. </w:t>
          </w:r>
        </w:p>
        <w:p w14:paraId="2CD0025B" w14:textId="77777777" w:rsidR="008C62B8" w:rsidRPr="00415418" w:rsidRDefault="008C62B8">
          <w:pPr>
            <w:autoSpaceDE w:val="0"/>
            <w:autoSpaceDN w:val="0"/>
            <w:ind w:hanging="640"/>
            <w:divId w:val="1589458929"/>
            <w:rPr>
              <w:rFonts w:ascii="Times New Roman" w:eastAsia="Times New Roman" w:hAnsi="Times New Roman" w:cs="Times New Roman"/>
            </w:rPr>
          </w:pPr>
          <w:r w:rsidRPr="00415418">
            <w:rPr>
              <w:rFonts w:ascii="Times New Roman" w:eastAsia="Times New Roman" w:hAnsi="Times New Roman" w:cs="Times New Roman"/>
            </w:rPr>
            <w:t xml:space="preserve">38.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Bohmann</w:t>
          </w:r>
          <w:proofErr w:type="spellEnd"/>
          <w:r w:rsidRPr="00415418">
            <w:rPr>
              <w:rFonts w:ascii="Times New Roman" w:eastAsia="Times New Roman" w:hAnsi="Times New Roman" w:cs="Times New Roman"/>
            </w:rPr>
            <w:t xml:space="preserve"> K, </w:t>
          </w:r>
          <w:proofErr w:type="spellStart"/>
          <w:r w:rsidRPr="00415418">
            <w:rPr>
              <w:rFonts w:ascii="Times New Roman" w:eastAsia="Times New Roman" w:hAnsi="Times New Roman" w:cs="Times New Roman"/>
            </w:rPr>
            <w:t>Elbrecht</w:t>
          </w:r>
          <w:proofErr w:type="spellEnd"/>
          <w:r w:rsidRPr="00415418">
            <w:rPr>
              <w:rFonts w:ascii="Times New Roman" w:eastAsia="Times New Roman" w:hAnsi="Times New Roman" w:cs="Times New Roman"/>
            </w:rPr>
            <w:t xml:space="preserve"> V, </w:t>
          </w:r>
          <w:proofErr w:type="spellStart"/>
          <w:r w:rsidRPr="00415418">
            <w:rPr>
              <w:rFonts w:ascii="Times New Roman" w:eastAsia="Times New Roman" w:hAnsi="Times New Roman" w:cs="Times New Roman"/>
            </w:rPr>
            <w:t>Carøe</w:t>
          </w:r>
          <w:proofErr w:type="spellEnd"/>
          <w:r w:rsidRPr="00415418">
            <w:rPr>
              <w:rFonts w:ascii="Times New Roman" w:eastAsia="Times New Roman" w:hAnsi="Times New Roman" w:cs="Times New Roman"/>
            </w:rPr>
            <w:t xml:space="preserve"> C, </w:t>
          </w:r>
          <w:proofErr w:type="spellStart"/>
          <w:r w:rsidRPr="00415418">
            <w:rPr>
              <w:rFonts w:ascii="Times New Roman" w:eastAsia="Times New Roman" w:hAnsi="Times New Roman" w:cs="Times New Roman"/>
            </w:rPr>
            <w:t>Bista</w:t>
          </w:r>
          <w:proofErr w:type="spellEnd"/>
          <w:r w:rsidRPr="00415418">
            <w:rPr>
              <w:rFonts w:ascii="Times New Roman" w:eastAsia="Times New Roman" w:hAnsi="Times New Roman" w:cs="Times New Roman"/>
            </w:rPr>
            <w:t xml:space="preserve"> I, Leese F, Bunce M, et al. Strategies for sample labelling and library preparation in DNA metabarcoding studies. Molecular Ecology Resources. 2021. doi:10.1111/1755-0998.13512</w:t>
          </w:r>
        </w:p>
        <w:p w14:paraId="42F71D6C" w14:textId="77777777" w:rsidR="008C62B8" w:rsidRPr="00415418" w:rsidRDefault="008C62B8">
          <w:pPr>
            <w:autoSpaceDE w:val="0"/>
            <w:autoSpaceDN w:val="0"/>
            <w:ind w:hanging="640"/>
            <w:divId w:val="780612060"/>
            <w:rPr>
              <w:rFonts w:ascii="Times New Roman" w:eastAsia="Times New Roman" w:hAnsi="Times New Roman" w:cs="Times New Roman"/>
            </w:rPr>
          </w:pPr>
          <w:r w:rsidRPr="00415418">
            <w:rPr>
              <w:rFonts w:ascii="Times New Roman" w:eastAsia="Times New Roman" w:hAnsi="Times New Roman" w:cs="Times New Roman"/>
            </w:rPr>
            <w:t xml:space="preserve">39. </w:t>
          </w:r>
          <w:r w:rsidRPr="00415418">
            <w:rPr>
              <w:rFonts w:ascii="Times New Roman" w:eastAsia="Times New Roman" w:hAnsi="Times New Roman" w:cs="Times New Roman"/>
            </w:rPr>
            <w:tab/>
            <w:t xml:space="preserve">Gallo ND, </w:t>
          </w:r>
          <w:proofErr w:type="spellStart"/>
          <w:r w:rsidRPr="00415418">
            <w:rPr>
              <w:rFonts w:ascii="Times New Roman" w:eastAsia="Times New Roman" w:hAnsi="Times New Roman" w:cs="Times New Roman"/>
            </w:rPr>
            <w:t>Drenkard</w:t>
          </w:r>
          <w:proofErr w:type="spellEnd"/>
          <w:r w:rsidRPr="00415418">
            <w:rPr>
              <w:rFonts w:ascii="Times New Roman" w:eastAsia="Times New Roman" w:hAnsi="Times New Roman" w:cs="Times New Roman"/>
            </w:rPr>
            <w:t xml:space="preserve"> E, Thompson AR, Weber ED, Wilson-Vandenberg D, </w:t>
          </w:r>
          <w:proofErr w:type="spellStart"/>
          <w:r w:rsidRPr="00415418">
            <w:rPr>
              <w:rFonts w:ascii="Times New Roman" w:eastAsia="Times New Roman" w:hAnsi="Times New Roman" w:cs="Times New Roman"/>
            </w:rPr>
            <w:t>McClatchie</w:t>
          </w:r>
          <w:proofErr w:type="spellEnd"/>
          <w:r w:rsidRPr="00415418">
            <w:rPr>
              <w:rFonts w:ascii="Times New Roman" w:eastAsia="Times New Roman" w:hAnsi="Times New Roman" w:cs="Times New Roman"/>
            </w:rPr>
            <w:t xml:space="preserve"> S, et al. Bridging </w:t>
          </w:r>
          <w:proofErr w:type="gramStart"/>
          <w:r w:rsidRPr="00415418">
            <w:rPr>
              <w:rFonts w:ascii="Times New Roman" w:eastAsia="Times New Roman" w:hAnsi="Times New Roman" w:cs="Times New Roman"/>
            </w:rPr>
            <w:t>From</w:t>
          </w:r>
          <w:proofErr w:type="gramEnd"/>
          <w:r w:rsidRPr="00415418">
            <w:rPr>
              <w:rFonts w:ascii="Times New Roman" w:eastAsia="Times New Roman" w:hAnsi="Times New Roman" w:cs="Times New Roman"/>
            </w:rPr>
            <w:t xml:space="preserve"> Monitoring to Solutions-Based Thinking: Lessons From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for Understanding and Adapting to Marine Climate Change Impacts. Front Mar Sci. 2019;6: 695. doi:10.3389/fmars.2019.00695</w:t>
          </w:r>
        </w:p>
        <w:p w14:paraId="1D309333" w14:textId="77777777" w:rsidR="008C62B8" w:rsidRPr="00415418" w:rsidRDefault="008C62B8">
          <w:pPr>
            <w:autoSpaceDE w:val="0"/>
            <w:autoSpaceDN w:val="0"/>
            <w:ind w:hanging="640"/>
            <w:divId w:val="1839616195"/>
            <w:rPr>
              <w:rFonts w:ascii="Times New Roman" w:eastAsia="Times New Roman" w:hAnsi="Times New Roman" w:cs="Times New Roman"/>
            </w:rPr>
          </w:pPr>
          <w:r w:rsidRPr="00415418">
            <w:rPr>
              <w:rFonts w:ascii="Times New Roman" w:eastAsia="Times New Roman" w:hAnsi="Times New Roman" w:cs="Times New Roman"/>
            </w:rPr>
            <w:t xml:space="preserve">40. </w:t>
          </w:r>
          <w:r w:rsidRPr="00415418">
            <w:rPr>
              <w:rFonts w:ascii="Times New Roman" w:eastAsia="Times New Roman" w:hAnsi="Times New Roman" w:cs="Times New Roman"/>
            </w:rPr>
            <w:tab/>
            <w:t xml:space="preserve">Thompson AR, Watson W, </w:t>
          </w:r>
          <w:proofErr w:type="spellStart"/>
          <w:r w:rsidRPr="00415418">
            <w:rPr>
              <w:rFonts w:ascii="Times New Roman" w:eastAsia="Times New Roman" w:hAnsi="Times New Roman" w:cs="Times New Roman"/>
            </w:rPr>
            <w:t>McClatchie</w:t>
          </w:r>
          <w:proofErr w:type="spellEnd"/>
          <w:r w:rsidRPr="00415418">
            <w:rPr>
              <w:rFonts w:ascii="Times New Roman" w:eastAsia="Times New Roman" w:hAnsi="Times New Roman" w:cs="Times New Roman"/>
            </w:rPr>
            <w:t xml:space="preserve"> S, Weber ED. Multi-scale sampling to evaluate assemblage dynamics in an oceanic marine reserve. Thrush S, editor. </w:t>
          </w:r>
          <w:proofErr w:type="spellStart"/>
          <w:r w:rsidRPr="00415418">
            <w:rPr>
              <w:rFonts w:ascii="Times New Roman" w:eastAsia="Times New Roman" w:hAnsi="Times New Roman" w:cs="Times New Roman"/>
            </w:rPr>
            <w:t>PLoS</w:t>
          </w:r>
          <w:proofErr w:type="spellEnd"/>
          <w:r w:rsidRPr="00415418">
            <w:rPr>
              <w:rFonts w:ascii="Times New Roman" w:eastAsia="Times New Roman" w:hAnsi="Times New Roman" w:cs="Times New Roman"/>
            </w:rPr>
            <w:t xml:space="preserve"> ONE. 2012;7: e33131. </w:t>
          </w:r>
          <w:proofErr w:type="gramStart"/>
          <w:r w:rsidRPr="00415418">
            <w:rPr>
              <w:rFonts w:ascii="Times New Roman" w:eastAsia="Times New Roman" w:hAnsi="Times New Roman" w:cs="Times New Roman"/>
            </w:rPr>
            <w:t>doi:10.1371/journal.pone</w:t>
          </w:r>
          <w:proofErr w:type="gramEnd"/>
          <w:r w:rsidRPr="00415418">
            <w:rPr>
              <w:rFonts w:ascii="Times New Roman" w:eastAsia="Times New Roman" w:hAnsi="Times New Roman" w:cs="Times New Roman"/>
            </w:rPr>
            <w:t>.0033131</w:t>
          </w:r>
        </w:p>
        <w:p w14:paraId="6B8BD2A2" w14:textId="77777777" w:rsidR="008C62B8" w:rsidRPr="00415418" w:rsidRDefault="008C62B8">
          <w:pPr>
            <w:autoSpaceDE w:val="0"/>
            <w:autoSpaceDN w:val="0"/>
            <w:ind w:hanging="640"/>
            <w:divId w:val="1875655443"/>
            <w:rPr>
              <w:rFonts w:ascii="Times New Roman" w:eastAsia="Times New Roman" w:hAnsi="Times New Roman" w:cs="Times New Roman"/>
            </w:rPr>
          </w:pPr>
          <w:r w:rsidRPr="00415418">
            <w:rPr>
              <w:rFonts w:ascii="Times New Roman" w:eastAsia="Times New Roman" w:hAnsi="Times New Roman" w:cs="Times New Roman"/>
            </w:rPr>
            <w:t xml:space="preserve">41. </w:t>
          </w:r>
          <w:r w:rsidRPr="00415418">
            <w:rPr>
              <w:rFonts w:ascii="Times New Roman" w:eastAsia="Times New Roman" w:hAnsi="Times New Roman" w:cs="Times New Roman"/>
            </w:rPr>
            <w:tab/>
            <w:t xml:space="preserve">Miya M, Sato Y, Fukunaga T, </w:t>
          </w:r>
          <w:proofErr w:type="spellStart"/>
          <w:r w:rsidRPr="00415418">
            <w:rPr>
              <w:rFonts w:ascii="Times New Roman" w:eastAsia="Times New Roman" w:hAnsi="Times New Roman" w:cs="Times New Roman"/>
            </w:rPr>
            <w:t>Sado</w:t>
          </w:r>
          <w:proofErr w:type="spellEnd"/>
          <w:r w:rsidRPr="00415418">
            <w:rPr>
              <w:rFonts w:ascii="Times New Roman" w:eastAsia="Times New Roman" w:hAnsi="Times New Roman" w:cs="Times New Roman"/>
            </w:rPr>
            <w:t xml:space="preserve"> T, Poulsen JY, Sato K, et al.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a set of universal PCR primers for metabarcoding environmental DNA from fishes: Detection of more than 230 subtropical marine species. Royal Society Open Science. 2015;2: 150088. doi:10.1098/rsos.150088</w:t>
          </w:r>
        </w:p>
        <w:p w14:paraId="6E1C7926" w14:textId="77777777" w:rsidR="008C62B8" w:rsidRPr="00415418" w:rsidRDefault="008C62B8">
          <w:pPr>
            <w:autoSpaceDE w:val="0"/>
            <w:autoSpaceDN w:val="0"/>
            <w:ind w:hanging="640"/>
            <w:divId w:val="1581914761"/>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42. </w:t>
          </w:r>
          <w:r w:rsidRPr="00415418">
            <w:rPr>
              <w:rFonts w:ascii="Times New Roman" w:eastAsia="Times New Roman" w:hAnsi="Times New Roman" w:cs="Times New Roman"/>
            </w:rPr>
            <w:tab/>
            <w:t xml:space="preserve">Curd EE, Gold Z, </w:t>
          </w:r>
          <w:proofErr w:type="spellStart"/>
          <w:r w:rsidRPr="00415418">
            <w:rPr>
              <w:rFonts w:ascii="Times New Roman" w:eastAsia="Times New Roman" w:hAnsi="Times New Roman" w:cs="Times New Roman"/>
            </w:rPr>
            <w:t>Kandlikar</w:t>
          </w:r>
          <w:proofErr w:type="spellEnd"/>
          <w:r w:rsidRPr="00415418">
            <w:rPr>
              <w:rFonts w:ascii="Times New Roman" w:eastAsia="Times New Roman" w:hAnsi="Times New Roman" w:cs="Times New Roman"/>
            </w:rPr>
            <w:t xml:space="preserve"> GS, Gomer J, Ogden M, O’Connell T, et al. Anacapa Toolkit: An environmental DNA toolkit for processing </w:t>
          </w:r>
          <w:proofErr w:type="spellStart"/>
          <w:r w:rsidRPr="00415418">
            <w:rPr>
              <w:rFonts w:ascii="Times New Roman" w:eastAsia="Times New Roman" w:hAnsi="Times New Roman" w:cs="Times New Roman"/>
            </w:rPr>
            <w:t>multilocus</w:t>
          </w:r>
          <w:proofErr w:type="spellEnd"/>
          <w:r w:rsidRPr="00415418">
            <w:rPr>
              <w:rFonts w:ascii="Times New Roman" w:eastAsia="Times New Roman" w:hAnsi="Times New Roman" w:cs="Times New Roman"/>
            </w:rPr>
            <w:t xml:space="preserve"> </w:t>
          </w:r>
          <w:proofErr w:type="spellStart"/>
          <w:r w:rsidRPr="00415418">
            <w:rPr>
              <w:rFonts w:ascii="Times New Roman" w:eastAsia="Times New Roman" w:hAnsi="Times New Roman" w:cs="Times New Roman"/>
            </w:rPr>
            <w:t>metabarcode</w:t>
          </w:r>
          <w:proofErr w:type="spellEnd"/>
          <w:r w:rsidRPr="00415418">
            <w:rPr>
              <w:rFonts w:ascii="Times New Roman" w:eastAsia="Times New Roman" w:hAnsi="Times New Roman" w:cs="Times New Roman"/>
            </w:rPr>
            <w:t xml:space="preserve"> datasets. Methods in Ecology and Evolution. 2019;10: 1469–1475. doi:10.1111/2041-210X.13214</w:t>
          </w:r>
        </w:p>
        <w:p w14:paraId="5560A103" w14:textId="77777777" w:rsidR="008C62B8" w:rsidRPr="00415418" w:rsidRDefault="008C62B8">
          <w:pPr>
            <w:autoSpaceDE w:val="0"/>
            <w:autoSpaceDN w:val="0"/>
            <w:ind w:hanging="640"/>
            <w:divId w:val="320234725"/>
            <w:rPr>
              <w:rFonts w:ascii="Times New Roman" w:eastAsia="Times New Roman" w:hAnsi="Times New Roman" w:cs="Times New Roman"/>
            </w:rPr>
          </w:pPr>
          <w:r w:rsidRPr="00415418">
            <w:rPr>
              <w:rFonts w:ascii="Times New Roman" w:eastAsia="Times New Roman" w:hAnsi="Times New Roman" w:cs="Times New Roman"/>
            </w:rPr>
            <w:t xml:space="preserve">43. </w:t>
          </w:r>
          <w:r w:rsidRPr="00415418">
            <w:rPr>
              <w:rFonts w:ascii="Times New Roman" w:eastAsia="Times New Roman" w:hAnsi="Times New Roman" w:cs="Times New Roman"/>
            </w:rPr>
            <w:tab/>
            <w:t xml:space="preserve">Gold Z, Curd EE, Goodwin KD, Choi ES, </w:t>
          </w:r>
          <w:proofErr w:type="spellStart"/>
          <w:r w:rsidRPr="00415418">
            <w:rPr>
              <w:rFonts w:ascii="Times New Roman" w:eastAsia="Times New Roman" w:hAnsi="Times New Roman" w:cs="Times New Roman"/>
            </w:rPr>
            <w:t>Frable</w:t>
          </w:r>
          <w:proofErr w:type="spellEnd"/>
          <w:r w:rsidRPr="00415418">
            <w:rPr>
              <w:rFonts w:ascii="Times New Roman" w:eastAsia="Times New Roman" w:hAnsi="Times New Roman" w:cs="Times New Roman"/>
            </w:rPr>
            <w:t xml:space="preserve"> BW, Thompson AR, et al. Improving metabarcoding taxonomic assignment: A case study of fishes in a large marine ecosystem. Molecular Ecology Resources. 2021;21: 2546–2564. doi:10.1111/1755-0998.13450</w:t>
          </w:r>
        </w:p>
        <w:p w14:paraId="770DD3D1" w14:textId="77777777" w:rsidR="008C62B8" w:rsidRPr="00415418" w:rsidRDefault="008C62B8">
          <w:pPr>
            <w:autoSpaceDE w:val="0"/>
            <w:autoSpaceDN w:val="0"/>
            <w:ind w:hanging="640"/>
            <w:divId w:val="1191455258"/>
            <w:rPr>
              <w:rFonts w:ascii="Times New Roman" w:eastAsia="Times New Roman" w:hAnsi="Times New Roman" w:cs="Times New Roman"/>
            </w:rPr>
          </w:pPr>
          <w:r w:rsidRPr="00415418">
            <w:rPr>
              <w:rFonts w:ascii="Times New Roman" w:eastAsia="Times New Roman" w:hAnsi="Times New Roman" w:cs="Times New Roman"/>
            </w:rPr>
            <w:t xml:space="preserve">44. </w:t>
          </w:r>
          <w:r w:rsidRPr="00415418">
            <w:rPr>
              <w:rFonts w:ascii="Times New Roman" w:eastAsia="Times New Roman" w:hAnsi="Times New Roman" w:cs="Times New Roman"/>
            </w:rPr>
            <w:tab/>
            <w:t xml:space="preserve">Collins RA, </w:t>
          </w:r>
          <w:proofErr w:type="spellStart"/>
          <w:r w:rsidRPr="00415418">
            <w:rPr>
              <w:rFonts w:ascii="Times New Roman" w:eastAsia="Times New Roman" w:hAnsi="Times New Roman" w:cs="Times New Roman"/>
            </w:rPr>
            <w:t>Trauzzi</w:t>
          </w:r>
          <w:proofErr w:type="spellEnd"/>
          <w:r w:rsidRPr="00415418">
            <w:rPr>
              <w:rFonts w:ascii="Times New Roman" w:eastAsia="Times New Roman" w:hAnsi="Times New Roman" w:cs="Times New Roman"/>
            </w:rPr>
            <w:t xml:space="preserve"> G, Maltby KM, Gibson TI, Ratcliffe FC, Hallam J, et al. Meta-Fish-Lib: A </w:t>
          </w:r>
          <w:proofErr w:type="spellStart"/>
          <w:r w:rsidRPr="00415418">
            <w:rPr>
              <w:rFonts w:ascii="Times New Roman" w:eastAsia="Times New Roman" w:hAnsi="Times New Roman" w:cs="Times New Roman"/>
            </w:rPr>
            <w:t>generalised</w:t>
          </w:r>
          <w:proofErr w:type="spellEnd"/>
          <w:r w:rsidRPr="00415418">
            <w:rPr>
              <w:rFonts w:ascii="Times New Roman" w:eastAsia="Times New Roman" w:hAnsi="Times New Roman" w:cs="Times New Roman"/>
            </w:rPr>
            <w:t>, dynamic DNA reference library pipeline for metabarcoding of fishes. Journal of Fish Biology. 2021;99: 1446–1454. doi:10.1111/jfb.14852</w:t>
          </w:r>
        </w:p>
        <w:p w14:paraId="6883F00F" w14:textId="77777777" w:rsidR="008C62B8" w:rsidRPr="00415418" w:rsidRDefault="008C62B8">
          <w:pPr>
            <w:autoSpaceDE w:val="0"/>
            <w:autoSpaceDN w:val="0"/>
            <w:ind w:hanging="640"/>
            <w:divId w:val="1000079499"/>
            <w:rPr>
              <w:rFonts w:ascii="Times New Roman" w:eastAsia="Times New Roman" w:hAnsi="Times New Roman" w:cs="Times New Roman"/>
            </w:rPr>
          </w:pPr>
          <w:r w:rsidRPr="00415418">
            <w:rPr>
              <w:rFonts w:ascii="Times New Roman" w:eastAsia="Times New Roman" w:hAnsi="Times New Roman" w:cs="Times New Roman"/>
            </w:rPr>
            <w:t xml:space="preserve">45. </w:t>
          </w:r>
          <w:r w:rsidRPr="00415418">
            <w:rPr>
              <w:rFonts w:ascii="Times New Roman" w:eastAsia="Times New Roman" w:hAnsi="Times New Roman" w:cs="Times New Roman"/>
            </w:rPr>
            <w:tab/>
            <w:t>Shelton AO, Ramón-</w:t>
          </w:r>
          <w:proofErr w:type="spellStart"/>
          <w:r w:rsidRPr="00415418">
            <w:rPr>
              <w:rFonts w:ascii="Times New Roman" w:eastAsia="Times New Roman" w:hAnsi="Times New Roman" w:cs="Times New Roman"/>
            </w:rPr>
            <w:t>Laca</w:t>
          </w:r>
          <w:proofErr w:type="spellEnd"/>
          <w:r w:rsidRPr="00415418">
            <w:rPr>
              <w:rFonts w:ascii="Times New Roman" w:eastAsia="Times New Roman" w:hAnsi="Times New Roman" w:cs="Times New Roman"/>
            </w:rPr>
            <w:t xml:space="preserve"> A, Wells A, Clemons J, Chu D, Feist BE, et al. Environmental DNA provides quantitative estimates of Pacific hake abundance and distribution in the open ocean. Proceedings of the Royal Society B. 2022;289: 20212613. </w:t>
          </w:r>
        </w:p>
        <w:p w14:paraId="289D6876" w14:textId="77777777" w:rsidR="008C62B8" w:rsidRPr="00415418" w:rsidRDefault="008C62B8">
          <w:pPr>
            <w:autoSpaceDE w:val="0"/>
            <w:autoSpaceDN w:val="0"/>
            <w:ind w:hanging="640"/>
            <w:divId w:val="1427993092"/>
            <w:rPr>
              <w:rFonts w:ascii="Times New Roman" w:eastAsia="Times New Roman" w:hAnsi="Times New Roman" w:cs="Times New Roman"/>
            </w:rPr>
          </w:pPr>
          <w:r w:rsidRPr="00415418">
            <w:rPr>
              <w:rFonts w:ascii="Times New Roman" w:eastAsia="Times New Roman" w:hAnsi="Times New Roman" w:cs="Times New Roman"/>
            </w:rPr>
            <w:t xml:space="preserve">46.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Forootan</w:t>
          </w:r>
          <w:proofErr w:type="spellEnd"/>
          <w:r w:rsidRPr="00415418">
            <w:rPr>
              <w:rFonts w:ascii="Times New Roman" w:eastAsia="Times New Roman" w:hAnsi="Times New Roman" w:cs="Times New Roman"/>
            </w:rPr>
            <w:t xml:space="preserve"> A, </w:t>
          </w:r>
          <w:proofErr w:type="spellStart"/>
          <w:r w:rsidRPr="00415418">
            <w:rPr>
              <w:rFonts w:ascii="Times New Roman" w:eastAsia="Times New Roman" w:hAnsi="Times New Roman" w:cs="Times New Roman"/>
            </w:rPr>
            <w:t>Sjöback</w:t>
          </w:r>
          <w:proofErr w:type="spellEnd"/>
          <w:r w:rsidRPr="00415418">
            <w:rPr>
              <w:rFonts w:ascii="Times New Roman" w:eastAsia="Times New Roman" w:hAnsi="Times New Roman" w:cs="Times New Roman"/>
            </w:rPr>
            <w:t xml:space="preserve"> R, </w:t>
          </w:r>
          <w:proofErr w:type="spellStart"/>
          <w:r w:rsidRPr="00415418">
            <w:rPr>
              <w:rFonts w:ascii="Times New Roman" w:eastAsia="Times New Roman" w:hAnsi="Times New Roman" w:cs="Times New Roman"/>
            </w:rPr>
            <w:t>Björkman</w:t>
          </w:r>
          <w:proofErr w:type="spellEnd"/>
          <w:r w:rsidRPr="00415418">
            <w:rPr>
              <w:rFonts w:ascii="Times New Roman" w:eastAsia="Times New Roman" w:hAnsi="Times New Roman" w:cs="Times New Roman"/>
            </w:rPr>
            <w:t xml:space="preserve"> J, </w:t>
          </w:r>
          <w:proofErr w:type="spellStart"/>
          <w:r w:rsidRPr="00415418">
            <w:rPr>
              <w:rFonts w:ascii="Times New Roman" w:eastAsia="Times New Roman" w:hAnsi="Times New Roman" w:cs="Times New Roman"/>
            </w:rPr>
            <w:t>Sjögreen</w:t>
          </w:r>
          <w:proofErr w:type="spellEnd"/>
          <w:r w:rsidRPr="00415418">
            <w:rPr>
              <w:rFonts w:ascii="Times New Roman" w:eastAsia="Times New Roman" w:hAnsi="Times New Roman" w:cs="Times New Roman"/>
            </w:rPr>
            <w:t xml:space="preserve"> B, Linz L, </w:t>
          </w:r>
          <w:proofErr w:type="spellStart"/>
          <w:r w:rsidRPr="00415418">
            <w:rPr>
              <w:rFonts w:ascii="Times New Roman" w:eastAsia="Times New Roman" w:hAnsi="Times New Roman" w:cs="Times New Roman"/>
            </w:rPr>
            <w:t>Kubista</w:t>
          </w:r>
          <w:proofErr w:type="spellEnd"/>
          <w:r w:rsidRPr="00415418">
            <w:rPr>
              <w:rFonts w:ascii="Times New Roman" w:eastAsia="Times New Roman" w:hAnsi="Times New Roman" w:cs="Times New Roman"/>
            </w:rPr>
            <w:t xml:space="preserve"> M. Methods to determine limit of detection and limit of quantification in quantitative real-time PCR (qPCR). </w:t>
          </w:r>
          <w:proofErr w:type="spellStart"/>
          <w:r w:rsidRPr="00415418">
            <w:rPr>
              <w:rFonts w:ascii="Times New Roman" w:eastAsia="Times New Roman" w:hAnsi="Times New Roman" w:cs="Times New Roman"/>
            </w:rPr>
            <w:t>Biomol</w:t>
          </w:r>
          <w:proofErr w:type="spellEnd"/>
          <w:r w:rsidRPr="00415418">
            <w:rPr>
              <w:rFonts w:ascii="Times New Roman" w:eastAsia="Times New Roman" w:hAnsi="Times New Roman" w:cs="Times New Roman"/>
            </w:rPr>
            <w:t xml:space="preserve"> Detect </w:t>
          </w:r>
          <w:proofErr w:type="spellStart"/>
          <w:r w:rsidRPr="00415418">
            <w:rPr>
              <w:rFonts w:ascii="Times New Roman" w:eastAsia="Times New Roman" w:hAnsi="Times New Roman" w:cs="Times New Roman"/>
            </w:rPr>
            <w:t>Quantif</w:t>
          </w:r>
          <w:proofErr w:type="spellEnd"/>
          <w:r w:rsidRPr="00415418">
            <w:rPr>
              <w:rFonts w:ascii="Times New Roman" w:eastAsia="Times New Roman" w:hAnsi="Times New Roman" w:cs="Times New Roman"/>
            </w:rPr>
            <w:t xml:space="preserve">. 2017;12: 1–6. </w:t>
          </w:r>
        </w:p>
        <w:p w14:paraId="39BD37C1" w14:textId="77777777" w:rsidR="008C62B8" w:rsidRPr="00415418" w:rsidRDefault="008C62B8">
          <w:pPr>
            <w:autoSpaceDE w:val="0"/>
            <w:autoSpaceDN w:val="0"/>
            <w:ind w:hanging="640"/>
            <w:divId w:val="897283311"/>
            <w:rPr>
              <w:rFonts w:ascii="Times New Roman" w:eastAsia="Times New Roman" w:hAnsi="Times New Roman" w:cs="Times New Roman"/>
            </w:rPr>
          </w:pPr>
          <w:r w:rsidRPr="00415418">
            <w:rPr>
              <w:rFonts w:ascii="Times New Roman" w:eastAsia="Times New Roman" w:hAnsi="Times New Roman" w:cs="Times New Roman"/>
            </w:rPr>
            <w:t xml:space="preserve">47.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Lesperance</w:t>
          </w:r>
          <w:proofErr w:type="spellEnd"/>
          <w:r w:rsidRPr="00415418">
            <w:rPr>
              <w:rFonts w:ascii="Times New Roman" w:eastAsia="Times New Roman" w:hAnsi="Times New Roman" w:cs="Times New Roman"/>
            </w:rPr>
            <w:t xml:space="preserve"> ML, Allison MJ, Bergman LC, Hocking MD, Helbing CC. A statistical model for calibration and computation of detection and quantification limits for low copy number environmental DNA samples. Environmental DNA. 2021;3: 970–981. doi:10.1002/EDN3.220</w:t>
          </w:r>
        </w:p>
        <w:p w14:paraId="2B10CC7E" w14:textId="77777777" w:rsidR="008C62B8" w:rsidRPr="00415418" w:rsidRDefault="008C62B8">
          <w:pPr>
            <w:autoSpaceDE w:val="0"/>
            <w:autoSpaceDN w:val="0"/>
            <w:ind w:hanging="640"/>
            <w:divId w:val="610863209"/>
            <w:rPr>
              <w:rFonts w:ascii="Times New Roman" w:eastAsia="Times New Roman" w:hAnsi="Times New Roman" w:cs="Times New Roman"/>
            </w:rPr>
          </w:pPr>
          <w:r w:rsidRPr="00415418">
            <w:rPr>
              <w:rFonts w:ascii="Times New Roman" w:eastAsia="Times New Roman" w:hAnsi="Times New Roman" w:cs="Times New Roman"/>
            </w:rPr>
            <w:t xml:space="preserve">48. </w:t>
          </w:r>
          <w:r w:rsidRPr="00415418">
            <w:rPr>
              <w:rFonts w:ascii="Times New Roman" w:eastAsia="Times New Roman" w:hAnsi="Times New Roman" w:cs="Times New Roman"/>
            </w:rPr>
            <w:tab/>
            <w:t xml:space="preserve">Abbott C, Coulson M, </w:t>
          </w:r>
          <w:proofErr w:type="spellStart"/>
          <w:r w:rsidRPr="00415418">
            <w:rPr>
              <w:rFonts w:ascii="Times New Roman" w:eastAsia="Times New Roman" w:hAnsi="Times New Roman" w:cs="Times New Roman"/>
            </w:rPr>
            <w:t>Gagné</w:t>
          </w:r>
          <w:proofErr w:type="spellEnd"/>
          <w:r w:rsidRPr="00415418">
            <w:rPr>
              <w:rFonts w:ascii="Times New Roman" w:eastAsia="Times New Roman" w:hAnsi="Times New Roman" w:cs="Times New Roman"/>
            </w:rPr>
            <w:t xml:space="preserve"> N, </w:t>
          </w:r>
          <w:proofErr w:type="spellStart"/>
          <w:r w:rsidRPr="00415418">
            <w:rPr>
              <w:rFonts w:ascii="Times New Roman" w:eastAsia="Times New Roman" w:hAnsi="Times New Roman" w:cs="Times New Roman"/>
            </w:rPr>
            <w:t>Lacoursière</w:t>
          </w:r>
          <w:proofErr w:type="spellEnd"/>
          <w:r w:rsidRPr="00415418">
            <w:rPr>
              <w:rFonts w:ascii="Times New Roman" w:eastAsia="Times New Roman" w:hAnsi="Times New Roman" w:cs="Times New Roman"/>
            </w:rPr>
            <w:t xml:space="preserve">‐Roussel A, Parent GJ, </w:t>
          </w:r>
          <w:proofErr w:type="spellStart"/>
          <w:r w:rsidRPr="00415418">
            <w:rPr>
              <w:rFonts w:ascii="Times New Roman" w:eastAsia="Times New Roman" w:hAnsi="Times New Roman" w:cs="Times New Roman"/>
            </w:rPr>
            <w:t>Bajno</w:t>
          </w:r>
          <w:proofErr w:type="spellEnd"/>
          <w:r w:rsidRPr="00415418">
            <w:rPr>
              <w:rFonts w:ascii="Times New Roman" w:eastAsia="Times New Roman" w:hAnsi="Times New Roman" w:cs="Times New Roman"/>
            </w:rPr>
            <w:t xml:space="preserve"> R, et al. Guidance on the Use of Targeted Environmental DNA (eDNA) Analysis for the Management of Aquatic Invasive Species and Species at Risk. Canadian Science Advisory Secretariat. Canadian Science Advisory Secretariat (CSAS); 2021. Available: https://escholarship.org/content/qt4ts0c9g8/qt4ts0c9g8_noSplash_e37874707346976a26b1c2022238d2df.pdf%0Ahttps://westernregionalpanel.org/wp-content/uploads/2021/04/Canada_eDNAGuidanceDoc.pdf</w:t>
          </w:r>
        </w:p>
        <w:p w14:paraId="3E81CE66" w14:textId="77777777" w:rsidR="008C62B8" w:rsidRPr="00415418" w:rsidRDefault="008C62B8">
          <w:pPr>
            <w:autoSpaceDE w:val="0"/>
            <w:autoSpaceDN w:val="0"/>
            <w:ind w:hanging="640"/>
            <w:divId w:val="652679589"/>
            <w:rPr>
              <w:rFonts w:ascii="Times New Roman" w:eastAsia="Times New Roman" w:hAnsi="Times New Roman" w:cs="Times New Roman"/>
            </w:rPr>
          </w:pPr>
          <w:r w:rsidRPr="00415418">
            <w:rPr>
              <w:rFonts w:ascii="Times New Roman" w:eastAsia="Times New Roman" w:hAnsi="Times New Roman" w:cs="Times New Roman"/>
            </w:rPr>
            <w:t xml:space="preserve">49.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Hatzenbuhler</w:t>
          </w:r>
          <w:proofErr w:type="spellEnd"/>
          <w:r w:rsidRPr="00415418">
            <w:rPr>
              <w:rFonts w:ascii="Times New Roman" w:eastAsia="Times New Roman" w:hAnsi="Times New Roman" w:cs="Times New Roman"/>
            </w:rPr>
            <w:t xml:space="preserve"> C, Kelly JR, Martinson J, </w:t>
          </w:r>
          <w:proofErr w:type="spellStart"/>
          <w:r w:rsidRPr="00415418">
            <w:rPr>
              <w:rFonts w:ascii="Times New Roman" w:eastAsia="Times New Roman" w:hAnsi="Times New Roman" w:cs="Times New Roman"/>
            </w:rPr>
            <w:t>Okum</w:t>
          </w:r>
          <w:proofErr w:type="spellEnd"/>
          <w:r w:rsidRPr="00415418">
            <w:rPr>
              <w:rFonts w:ascii="Times New Roman" w:eastAsia="Times New Roman" w:hAnsi="Times New Roman" w:cs="Times New Roman"/>
            </w:rPr>
            <w:t xml:space="preserve"> S, Pilgrim E. Sensitivity and accuracy of high-throughput metabarcoding methods for early detection of invasive fish species. Sci Rep. 2017;7: 1–10. </w:t>
          </w:r>
        </w:p>
        <w:p w14:paraId="14D7E39E" w14:textId="77777777" w:rsidR="008C62B8" w:rsidRPr="00415418" w:rsidRDefault="008C62B8">
          <w:pPr>
            <w:autoSpaceDE w:val="0"/>
            <w:autoSpaceDN w:val="0"/>
            <w:ind w:hanging="640"/>
            <w:divId w:val="1689716318"/>
            <w:rPr>
              <w:rFonts w:ascii="Times New Roman" w:eastAsia="Times New Roman" w:hAnsi="Times New Roman" w:cs="Times New Roman"/>
            </w:rPr>
          </w:pPr>
          <w:r w:rsidRPr="00415418">
            <w:rPr>
              <w:rFonts w:ascii="Times New Roman" w:eastAsia="Times New Roman" w:hAnsi="Times New Roman" w:cs="Times New Roman"/>
            </w:rPr>
            <w:t xml:space="preserve">50. </w:t>
          </w:r>
          <w:r w:rsidRPr="00415418">
            <w:rPr>
              <w:rFonts w:ascii="Times New Roman" w:eastAsia="Times New Roman" w:hAnsi="Times New Roman" w:cs="Times New Roman"/>
            </w:rPr>
            <w:tab/>
            <w:t xml:space="preserve">Taylor SC, Nadeau K, Abbasi M, Lachance C, Nguyen M, </w:t>
          </w:r>
          <w:proofErr w:type="spellStart"/>
          <w:r w:rsidRPr="00415418">
            <w:rPr>
              <w:rFonts w:ascii="Times New Roman" w:eastAsia="Times New Roman" w:hAnsi="Times New Roman" w:cs="Times New Roman"/>
            </w:rPr>
            <w:t>Fenrich</w:t>
          </w:r>
          <w:proofErr w:type="spellEnd"/>
          <w:r w:rsidRPr="00415418">
            <w:rPr>
              <w:rFonts w:ascii="Times New Roman" w:eastAsia="Times New Roman" w:hAnsi="Times New Roman" w:cs="Times New Roman"/>
            </w:rPr>
            <w:t xml:space="preserve"> J. The ultimate qPCR experiment: producing publication quality, reproducible data the first time. Trends in Biotechnology. 2019;37: 761–774. </w:t>
          </w:r>
        </w:p>
        <w:p w14:paraId="3943DF98" w14:textId="77777777" w:rsidR="008C62B8" w:rsidRPr="00415418" w:rsidRDefault="008C62B8">
          <w:pPr>
            <w:autoSpaceDE w:val="0"/>
            <w:autoSpaceDN w:val="0"/>
            <w:ind w:hanging="640"/>
            <w:divId w:val="1198354952"/>
            <w:rPr>
              <w:rFonts w:ascii="Times New Roman" w:eastAsia="Times New Roman" w:hAnsi="Times New Roman" w:cs="Times New Roman"/>
            </w:rPr>
          </w:pPr>
          <w:r w:rsidRPr="00415418">
            <w:rPr>
              <w:rFonts w:ascii="Times New Roman" w:eastAsia="Times New Roman" w:hAnsi="Times New Roman" w:cs="Times New Roman"/>
            </w:rPr>
            <w:t xml:space="preserve">51.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Deiner</w:t>
          </w:r>
          <w:proofErr w:type="spellEnd"/>
          <w:r w:rsidRPr="00415418">
            <w:rPr>
              <w:rFonts w:ascii="Times New Roman" w:eastAsia="Times New Roman" w:hAnsi="Times New Roman" w:cs="Times New Roman"/>
            </w:rPr>
            <w:t xml:space="preserve"> K, Bik HM, </w:t>
          </w:r>
          <w:proofErr w:type="spellStart"/>
          <w:r w:rsidRPr="00415418">
            <w:rPr>
              <w:rFonts w:ascii="Times New Roman" w:eastAsia="Times New Roman" w:hAnsi="Times New Roman" w:cs="Times New Roman"/>
            </w:rPr>
            <w:t>Mächler</w:t>
          </w:r>
          <w:proofErr w:type="spellEnd"/>
          <w:r w:rsidRPr="00415418">
            <w:rPr>
              <w:rFonts w:ascii="Times New Roman" w:eastAsia="Times New Roman" w:hAnsi="Times New Roman" w:cs="Times New Roman"/>
            </w:rPr>
            <w:t xml:space="preserve"> E, Seymour M, </w:t>
          </w:r>
          <w:proofErr w:type="spellStart"/>
          <w:r w:rsidRPr="00415418">
            <w:rPr>
              <w:rFonts w:ascii="Times New Roman" w:eastAsia="Times New Roman" w:hAnsi="Times New Roman" w:cs="Times New Roman"/>
            </w:rPr>
            <w:t>Lacoursière</w:t>
          </w:r>
          <w:proofErr w:type="spellEnd"/>
          <w:r w:rsidRPr="00415418">
            <w:rPr>
              <w:rFonts w:ascii="Times New Roman" w:eastAsia="Times New Roman" w:hAnsi="Times New Roman" w:cs="Times New Roman"/>
            </w:rPr>
            <w:t xml:space="preserve">-Roussel A, </w:t>
          </w:r>
          <w:proofErr w:type="spellStart"/>
          <w:r w:rsidRPr="00415418">
            <w:rPr>
              <w:rFonts w:ascii="Times New Roman" w:eastAsia="Times New Roman" w:hAnsi="Times New Roman" w:cs="Times New Roman"/>
            </w:rPr>
            <w:t>Altermatt</w:t>
          </w:r>
          <w:proofErr w:type="spellEnd"/>
          <w:r w:rsidRPr="00415418">
            <w:rPr>
              <w:rFonts w:ascii="Times New Roman" w:eastAsia="Times New Roman" w:hAnsi="Times New Roman" w:cs="Times New Roman"/>
            </w:rPr>
            <w:t xml:space="preserve"> F, et al. Environmental DNA metabarcoding: Transforming how we survey animal and plant communities. Molecular Ecology. 2017;26: 5872–5895. doi:10.1111/mec.14350</w:t>
          </w:r>
        </w:p>
        <w:p w14:paraId="7BE590B9" w14:textId="77777777" w:rsidR="008C62B8" w:rsidRPr="00415418" w:rsidRDefault="008C62B8">
          <w:pPr>
            <w:autoSpaceDE w:val="0"/>
            <w:autoSpaceDN w:val="0"/>
            <w:ind w:hanging="640"/>
            <w:divId w:val="1066606801"/>
            <w:rPr>
              <w:rFonts w:ascii="Times New Roman" w:eastAsia="Times New Roman" w:hAnsi="Times New Roman" w:cs="Times New Roman"/>
            </w:rPr>
          </w:pPr>
          <w:r w:rsidRPr="00415418">
            <w:rPr>
              <w:rFonts w:ascii="Times New Roman" w:eastAsia="Times New Roman" w:hAnsi="Times New Roman" w:cs="Times New Roman"/>
            </w:rPr>
            <w:t xml:space="preserve">52.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Hänfling</w:t>
          </w:r>
          <w:proofErr w:type="spellEnd"/>
          <w:r w:rsidRPr="00415418">
            <w:rPr>
              <w:rFonts w:ascii="Times New Roman" w:eastAsia="Times New Roman" w:hAnsi="Times New Roman" w:cs="Times New Roman"/>
            </w:rPr>
            <w:t xml:space="preserve"> B, Handley LL, Read DS, Hahn C, Li J, Nichols P, et al. Environmental DNA metabarcoding of lake fish communities reflects long-term data from established survey methods. Molecular Ecology. 2016;25: 3101–3119. doi:10.1111/mec.13660</w:t>
          </w:r>
        </w:p>
        <w:p w14:paraId="30EE067D" w14:textId="77777777" w:rsidR="008C62B8" w:rsidRPr="00415418" w:rsidRDefault="008C62B8">
          <w:pPr>
            <w:autoSpaceDE w:val="0"/>
            <w:autoSpaceDN w:val="0"/>
            <w:ind w:hanging="640"/>
            <w:divId w:val="260141653"/>
            <w:rPr>
              <w:rFonts w:ascii="Times New Roman" w:eastAsia="Times New Roman" w:hAnsi="Times New Roman" w:cs="Times New Roman"/>
            </w:rPr>
          </w:pPr>
          <w:r w:rsidRPr="00415418">
            <w:rPr>
              <w:rFonts w:ascii="Times New Roman" w:eastAsia="Times New Roman" w:hAnsi="Times New Roman" w:cs="Times New Roman"/>
            </w:rPr>
            <w:t xml:space="preserve">53.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Moushomi</w:t>
          </w:r>
          <w:proofErr w:type="spellEnd"/>
          <w:r w:rsidRPr="00415418">
            <w:rPr>
              <w:rFonts w:ascii="Times New Roman" w:eastAsia="Times New Roman" w:hAnsi="Times New Roman" w:cs="Times New Roman"/>
            </w:rPr>
            <w:t xml:space="preserve"> R, </w:t>
          </w:r>
          <w:proofErr w:type="spellStart"/>
          <w:r w:rsidRPr="00415418">
            <w:rPr>
              <w:rFonts w:ascii="Times New Roman" w:eastAsia="Times New Roman" w:hAnsi="Times New Roman" w:cs="Times New Roman"/>
            </w:rPr>
            <w:t>Wilgar</w:t>
          </w:r>
          <w:proofErr w:type="spellEnd"/>
          <w:r w:rsidRPr="00415418">
            <w:rPr>
              <w:rFonts w:ascii="Times New Roman" w:eastAsia="Times New Roman" w:hAnsi="Times New Roman" w:cs="Times New Roman"/>
            </w:rPr>
            <w:t xml:space="preserve"> G, Carvalho G, </w:t>
          </w:r>
          <w:proofErr w:type="spellStart"/>
          <w:r w:rsidRPr="00415418">
            <w:rPr>
              <w:rFonts w:ascii="Times New Roman" w:eastAsia="Times New Roman" w:hAnsi="Times New Roman" w:cs="Times New Roman"/>
            </w:rPr>
            <w:t>Creer</w:t>
          </w:r>
          <w:proofErr w:type="spellEnd"/>
          <w:r w:rsidRPr="00415418">
            <w:rPr>
              <w:rFonts w:ascii="Times New Roman" w:eastAsia="Times New Roman" w:hAnsi="Times New Roman" w:cs="Times New Roman"/>
            </w:rPr>
            <w:t xml:space="preserve"> S, Seymour M. Environmental DNA size sorting and degradation experiment indicates the state of Daphnia magna mitochondrial and nuclear eDNA is subcellular. Sci Rep. 2019;9: 1–9. </w:t>
          </w:r>
        </w:p>
        <w:p w14:paraId="367BB7DC" w14:textId="77777777" w:rsidR="008C62B8" w:rsidRPr="00415418" w:rsidRDefault="008C62B8">
          <w:pPr>
            <w:autoSpaceDE w:val="0"/>
            <w:autoSpaceDN w:val="0"/>
            <w:ind w:hanging="640"/>
            <w:divId w:val="1315405590"/>
            <w:rPr>
              <w:rFonts w:ascii="Times New Roman" w:eastAsia="Times New Roman" w:hAnsi="Times New Roman" w:cs="Times New Roman"/>
            </w:rPr>
          </w:pPr>
          <w:r w:rsidRPr="00415418">
            <w:rPr>
              <w:rFonts w:ascii="Times New Roman" w:eastAsia="Times New Roman" w:hAnsi="Times New Roman" w:cs="Times New Roman"/>
            </w:rPr>
            <w:t xml:space="preserve">54.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Piñol</w:t>
          </w:r>
          <w:proofErr w:type="spellEnd"/>
          <w:r w:rsidRPr="00415418">
            <w:rPr>
              <w:rFonts w:ascii="Times New Roman" w:eastAsia="Times New Roman" w:hAnsi="Times New Roman" w:cs="Times New Roman"/>
            </w:rPr>
            <w:t xml:space="preserve"> J, Mir G, Gomez‐Polo P, </w:t>
          </w:r>
          <w:proofErr w:type="spellStart"/>
          <w:r w:rsidRPr="00415418">
            <w:rPr>
              <w:rFonts w:ascii="Times New Roman" w:eastAsia="Times New Roman" w:hAnsi="Times New Roman" w:cs="Times New Roman"/>
            </w:rPr>
            <w:t>Agustí</w:t>
          </w:r>
          <w:proofErr w:type="spellEnd"/>
          <w:r w:rsidRPr="00415418">
            <w:rPr>
              <w:rFonts w:ascii="Times New Roman" w:eastAsia="Times New Roman" w:hAnsi="Times New Roman" w:cs="Times New Roman"/>
            </w:rPr>
            <w:t xml:space="preserve"> N. Universal and blocking primer mismatches limit the use of high‐throughput DNA sequencing for the quantitative metabarcoding of arthropods. Mol </w:t>
          </w:r>
          <w:proofErr w:type="spellStart"/>
          <w:r w:rsidRPr="00415418">
            <w:rPr>
              <w:rFonts w:ascii="Times New Roman" w:eastAsia="Times New Roman" w:hAnsi="Times New Roman" w:cs="Times New Roman"/>
            </w:rPr>
            <w:t>Ecol</w:t>
          </w:r>
          <w:proofErr w:type="spellEnd"/>
          <w:r w:rsidRPr="00415418">
            <w:rPr>
              <w:rFonts w:ascii="Times New Roman" w:eastAsia="Times New Roman" w:hAnsi="Times New Roman" w:cs="Times New Roman"/>
            </w:rPr>
            <w:t xml:space="preserve"> </w:t>
          </w:r>
          <w:proofErr w:type="spellStart"/>
          <w:r w:rsidRPr="00415418">
            <w:rPr>
              <w:rFonts w:ascii="Times New Roman" w:eastAsia="Times New Roman" w:hAnsi="Times New Roman" w:cs="Times New Roman"/>
            </w:rPr>
            <w:t>Resour</w:t>
          </w:r>
          <w:proofErr w:type="spellEnd"/>
          <w:r w:rsidRPr="00415418">
            <w:rPr>
              <w:rFonts w:ascii="Times New Roman" w:eastAsia="Times New Roman" w:hAnsi="Times New Roman" w:cs="Times New Roman"/>
            </w:rPr>
            <w:t xml:space="preserve">. 2015;15: 819–830. </w:t>
          </w:r>
        </w:p>
        <w:p w14:paraId="43495394" w14:textId="77777777" w:rsidR="008C62B8" w:rsidRPr="00415418" w:rsidRDefault="008C62B8">
          <w:pPr>
            <w:autoSpaceDE w:val="0"/>
            <w:autoSpaceDN w:val="0"/>
            <w:ind w:hanging="640"/>
            <w:divId w:val="173225665"/>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55. </w:t>
          </w:r>
          <w:r w:rsidRPr="00415418">
            <w:rPr>
              <w:rFonts w:ascii="Times New Roman" w:eastAsia="Times New Roman" w:hAnsi="Times New Roman" w:cs="Times New Roman"/>
            </w:rPr>
            <w:tab/>
            <w:t xml:space="preserve">Sipos R, </w:t>
          </w:r>
          <w:proofErr w:type="spellStart"/>
          <w:r w:rsidRPr="00415418">
            <w:rPr>
              <w:rFonts w:ascii="Times New Roman" w:eastAsia="Times New Roman" w:hAnsi="Times New Roman" w:cs="Times New Roman"/>
            </w:rPr>
            <w:t>Székely</w:t>
          </w:r>
          <w:proofErr w:type="spellEnd"/>
          <w:r w:rsidRPr="00415418">
            <w:rPr>
              <w:rFonts w:ascii="Times New Roman" w:eastAsia="Times New Roman" w:hAnsi="Times New Roman" w:cs="Times New Roman"/>
            </w:rPr>
            <w:t xml:space="preserve"> AJ, </w:t>
          </w:r>
          <w:proofErr w:type="spellStart"/>
          <w:r w:rsidRPr="00415418">
            <w:rPr>
              <w:rFonts w:ascii="Times New Roman" w:eastAsia="Times New Roman" w:hAnsi="Times New Roman" w:cs="Times New Roman"/>
            </w:rPr>
            <w:t>Palatinszky</w:t>
          </w:r>
          <w:proofErr w:type="spellEnd"/>
          <w:r w:rsidRPr="00415418">
            <w:rPr>
              <w:rFonts w:ascii="Times New Roman" w:eastAsia="Times New Roman" w:hAnsi="Times New Roman" w:cs="Times New Roman"/>
            </w:rPr>
            <w:t xml:space="preserve"> M, </w:t>
          </w:r>
          <w:proofErr w:type="spellStart"/>
          <w:r w:rsidRPr="00415418">
            <w:rPr>
              <w:rFonts w:ascii="Times New Roman" w:eastAsia="Times New Roman" w:hAnsi="Times New Roman" w:cs="Times New Roman"/>
            </w:rPr>
            <w:t>Révész</w:t>
          </w:r>
          <w:proofErr w:type="spellEnd"/>
          <w:r w:rsidRPr="00415418">
            <w:rPr>
              <w:rFonts w:ascii="Times New Roman" w:eastAsia="Times New Roman" w:hAnsi="Times New Roman" w:cs="Times New Roman"/>
            </w:rPr>
            <w:t xml:space="preserve"> S, </w:t>
          </w:r>
          <w:proofErr w:type="spellStart"/>
          <w:r w:rsidRPr="00415418">
            <w:rPr>
              <w:rFonts w:ascii="Times New Roman" w:eastAsia="Times New Roman" w:hAnsi="Times New Roman" w:cs="Times New Roman"/>
            </w:rPr>
            <w:t>Márialigeti</w:t>
          </w:r>
          <w:proofErr w:type="spellEnd"/>
          <w:r w:rsidRPr="00415418">
            <w:rPr>
              <w:rFonts w:ascii="Times New Roman" w:eastAsia="Times New Roman" w:hAnsi="Times New Roman" w:cs="Times New Roman"/>
            </w:rPr>
            <w:t xml:space="preserve"> K, </w:t>
          </w:r>
          <w:proofErr w:type="spellStart"/>
          <w:r w:rsidRPr="00415418">
            <w:rPr>
              <w:rFonts w:ascii="Times New Roman" w:eastAsia="Times New Roman" w:hAnsi="Times New Roman" w:cs="Times New Roman"/>
            </w:rPr>
            <w:t>Nikolausz</w:t>
          </w:r>
          <w:proofErr w:type="spellEnd"/>
          <w:r w:rsidRPr="00415418">
            <w:rPr>
              <w:rFonts w:ascii="Times New Roman" w:eastAsia="Times New Roman" w:hAnsi="Times New Roman" w:cs="Times New Roman"/>
            </w:rPr>
            <w:t xml:space="preserve"> M. Effect of primer mismatch, annealing temperature and PCR cycle number on 16S rRNA gene-</w:t>
          </w:r>
          <w:proofErr w:type="spellStart"/>
          <w:r w:rsidRPr="00415418">
            <w:rPr>
              <w:rFonts w:ascii="Times New Roman" w:eastAsia="Times New Roman" w:hAnsi="Times New Roman" w:cs="Times New Roman"/>
            </w:rPr>
            <w:t>targetting</w:t>
          </w:r>
          <w:proofErr w:type="spellEnd"/>
          <w:r w:rsidRPr="00415418">
            <w:rPr>
              <w:rFonts w:ascii="Times New Roman" w:eastAsia="Times New Roman" w:hAnsi="Times New Roman" w:cs="Times New Roman"/>
            </w:rPr>
            <w:t xml:space="preserve"> bacterial community analysis. FEMS Microbiol Ecol. 2007;60: 341–350. </w:t>
          </w:r>
        </w:p>
        <w:p w14:paraId="6F183ABE" w14:textId="77777777" w:rsidR="008C62B8" w:rsidRPr="00415418" w:rsidRDefault="008C62B8">
          <w:pPr>
            <w:autoSpaceDE w:val="0"/>
            <w:autoSpaceDN w:val="0"/>
            <w:ind w:hanging="640"/>
            <w:divId w:val="325597328"/>
            <w:rPr>
              <w:rFonts w:ascii="Times New Roman" w:eastAsia="Times New Roman" w:hAnsi="Times New Roman" w:cs="Times New Roman"/>
            </w:rPr>
          </w:pPr>
          <w:r w:rsidRPr="00415418">
            <w:rPr>
              <w:rFonts w:ascii="Times New Roman" w:eastAsia="Times New Roman" w:hAnsi="Times New Roman" w:cs="Times New Roman"/>
            </w:rPr>
            <w:t xml:space="preserve">56. </w:t>
          </w:r>
          <w:r w:rsidRPr="00415418">
            <w:rPr>
              <w:rFonts w:ascii="Times New Roman" w:eastAsia="Times New Roman" w:hAnsi="Times New Roman" w:cs="Times New Roman"/>
            </w:rPr>
            <w:tab/>
            <w:t xml:space="preserve">Ye J, </w:t>
          </w:r>
          <w:proofErr w:type="spellStart"/>
          <w:r w:rsidRPr="00415418">
            <w:rPr>
              <w:rFonts w:ascii="Times New Roman" w:eastAsia="Times New Roman" w:hAnsi="Times New Roman" w:cs="Times New Roman"/>
            </w:rPr>
            <w:t>Coulouris</w:t>
          </w:r>
          <w:proofErr w:type="spellEnd"/>
          <w:r w:rsidRPr="00415418">
            <w:rPr>
              <w:rFonts w:ascii="Times New Roman" w:eastAsia="Times New Roman" w:hAnsi="Times New Roman" w:cs="Times New Roman"/>
            </w:rPr>
            <w:t xml:space="preserve"> G, </w:t>
          </w:r>
          <w:proofErr w:type="spellStart"/>
          <w:r w:rsidRPr="00415418">
            <w:rPr>
              <w:rFonts w:ascii="Times New Roman" w:eastAsia="Times New Roman" w:hAnsi="Times New Roman" w:cs="Times New Roman"/>
            </w:rPr>
            <w:t>Zaretskaya</w:t>
          </w:r>
          <w:proofErr w:type="spellEnd"/>
          <w:r w:rsidRPr="00415418">
            <w:rPr>
              <w:rFonts w:ascii="Times New Roman" w:eastAsia="Times New Roman" w:hAnsi="Times New Roman" w:cs="Times New Roman"/>
            </w:rPr>
            <w:t xml:space="preserve"> I, </w:t>
          </w:r>
          <w:proofErr w:type="spellStart"/>
          <w:r w:rsidRPr="00415418">
            <w:rPr>
              <w:rFonts w:ascii="Times New Roman" w:eastAsia="Times New Roman" w:hAnsi="Times New Roman" w:cs="Times New Roman"/>
            </w:rPr>
            <w:t>Cutcutache</w:t>
          </w:r>
          <w:proofErr w:type="spellEnd"/>
          <w:r w:rsidRPr="00415418">
            <w:rPr>
              <w:rFonts w:ascii="Times New Roman" w:eastAsia="Times New Roman" w:hAnsi="Times New Roman" w:cs="Times New Roman"/>
            </w:rPr>
            <w:t xml:space="preserve"> I, </w:t>
          </w:r>
          <w:proofErr w:type="spellStart"/>
          <w:r w:rsidRPr="00415418">
            <w:rPr>
              <w:rFonts w:ascii="Times New Roman" w:eastAsia="Times New Roman" w:hAnsi="Times New Roman" w:cs="Times New Roman"/>
            </w:rPr>
            <w:t>Rozen</w:t>
          </w:r>
          <w:proofErr w:type="spellEnd"/>
          <w:r w:rsidRPr="00415418">
            <w:rPr>
              <w:rFonts w:ascii="Times New Roman" w:eastAsia="Times New Roman" w:hAnsi="Times New Roman" w:cs="Times New Roman"/>
            </w:rPr>
            <w:t xml:space="preserve"> S, Madden TL. Primer-BLAST: a tool to design target-specific primers for polymerase chain reaction. BMC Bioinformatics. 2012;13: 1–11. </w:t>
          </w:r>
        </w:p>
        <w:p w14:paraId="0F926D08" w14:textId="77777777" w:rsidR="008C62B8" w:rsidRPr="00415418" w:rsidRDefault="008C62B8">
          <w:pPr>
            <w:autoSpaceDE w:val="0"/>
            <w:autoSpaceDN w:val="0"/>
            <w:ind w:hanging="640"/>
            <w:divId w:val="2039309774"/>
            <w:rPr>
              <w:rFonts w:ascii="Times New Roman" w:eastAsia="Times New Roman" w:hAnsi="Times New Roman" w:cs="Times New Roman"/>
            </w:rPr>
          </w:pPr>
          <w:r w:rsidRPr="00415418">
            <w:rPr>
              <w:rFonts w:ascii="Times New Roman" w:eastAsia="Times New Roman" w:hAnsi="Times New Roman" w:cs="Times New Roman"/>
            </w:rPr>
            <w:t xml:space="preserve">57. </w:t>
          </w:r>
          <w:r w:rsidRPr="00415418">
            <w:rPr>
              <w:rFonts w:ascii="Times New Roman" w:eastAsia="Times New Roman" w:hAnsi="Times New Roman" w:cs="Times New Roman"/>
            </w:rPr>
            <w:tab/>
            <w:t xml:space="preserve">Riaz T, Shehzad W, </w:t>
          </w:r>
          <w:proofErr w:type="spellStart"/>
          <w:r w:rsidRPr="00415418">
            <w:rPr>
              <w:rFonts w:ascii="Times New Roman" w:eastAsia="Times New Roman" w:hAnsi="Times New Roman" w:cs="Times New Roman"/>
            </w:rPr>
            <w:t>Viari</w:t>
          </w:r>
          <w:proofErr w:type="spellEnd"/>
          <w:r w:rsidRPr="00415418">
            <w:rPr>
              <w:rFonts w:ascii="Times New Roman" w:eastAsia="Times New Roman" w:hAnsi="Times New Roman" w:cs="Times New Roman"/>
            </w:rPr>
            <w:t xml:space="preserve"> A, </w:t>
          </w:r>
          <w:proofErr w:type="spellStart"/>
          <w:r w:rsidRPr="00415418">
            <w:rPr>
              <w:rFonts w:ascii="Times New Roman" w:eastAsia="Times New Roman" w:hAnsi="Times New Roman" w:cs="Times New Roman"/>
            </w:rPr>
            <w:t>Pompanon</w:t>
          </w:r>
          <w:proofErr w:type="spellEnd"/>
          <w:r w:rsidRPr="00415418">
            <w:rPr>
              <w:rFonts w:ascii="Times New Roman" w:eastAsia="Times New Roman" w:hAnsi="Times New Roman" w:cs="Times New Roman"/>
            </w:rPr>
            <w:t xml:space="preserve"> F, </w:t>
          </w:r>
          <w:proofErr w:type="spellStart"/>
          <w:r w:rsidRPr="00415418">
            <w:rPr>
              <w:rFonts w:ascii="Times New Roman" w:eastAsia="Times New Roman" w:hAnsi="Times New Roman" w:cs="Times New Roman"/>
            </w:rPr>
            <w:t>Taberlet</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Coissac</w:t>
          </w:r>
          <w:proofErr w:type="spellEnd"/>
          <w:r w:rsidRPr="00415418">
            <w:rPr>
              <w:rFonts w:ascii="Times New Roman" w:eastAsia="Times New Roman" w:hAnsi="Times New Roman" w:cs="Times New Roman"/>
            </w:rPr>
            <w:t xml:space="preserve"> E. </w:t>
          </w:r>
          <w:proofErr w:type="spellStart"/>
          <w:r w:rsidRPr="00415418">
            <w:rPr>
              <w:rFonts w:ascii="Times New Roman" w:eastAsia="Times New Roman" w:hAnsi="Times New Roman" w:cs="Times New Roman"/>
            </w:rPr>
            <w:t>ecoPrimers</w:t>
          </w:r>
          <w:proofErr w:type="spellEnd"/>
          <w:r w:rsidRPr="00415418">
            <w:rPr>
              <w:rFonts w:ascii="Times New Roman" w:eastAsia="Times New Roman" w:hAnsi="Times New Roman" w:cs="Times New Roman"/>
            </w:rPr>
            <w:t xml:space="preserve">: inference of new DNA barcode markers from whole genome sequence analysis. Nucleic Acids Res. 2011;39: e145–e145. </w:t>
          </w:r>
        </w:p>
        <w:p w14:paraId="7F6D95DB" w14:textId="77777777" w:rsidR="008C62B8" w:rsidRPr="00415418" w:rsidRDefault="008C62B8">
          <w:pPr>
            <w:autoSpaceDE w:val="0"/>
            <w:autoSpaceDN w:val="0"/>
            <w:ind w:hanging="640"/>
            <w:divId w:val="876431834"/>
            <w:rPr>
              <w:rFonts w:ascii="Times New Roman" w:eastAsia="Times New Roman" w:hAnsi="Times New Roman" w:cs="Times New Roman"/>
            </w:rPr>
          </w:pPr>
          <w:r w:rsidRPr="00415418">
            <w:rPr>
              <w:rFonts w:ascii="Times New Roman" w:eastAsia="Times New Roman" w:hAnsi="Times New Roman" w:cs="Times New Roman"/>
            </w:rPr>
            <w:t xml:space="preserve">58.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Sidstedt</w:t>
          </w:r>
          <w:proofErr w:type="spellEnd"/>
          <w:r w:rsidRPr="00415418">
            <w:rPr>
              <w:rFonts w:ascii="Times New Roman" w:eastAsia="Times New Roman" w:hAnsi="Times New Roman" w:cs="Times New Roman"/>
            </w:rPr>
            <w:t xml:space="preserve"> M, </w:t>
          </w:r>
          <w:proofErr w:type="spellStart"/>
          <w:r w:rsidRPr="00415418">
            <w:rPr>
              <w:rFonts w:ascii="Times New Roman" w:eastAsia="Times New Roman" w:hAnsi="Times New Roman" w:cs="Times New Roman"/>
            </w:rPr>
            <w:t>Rådström</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Hedman</w:t>
          </w:r>
          <w:proofErr w:type="spellEnd"/>
          <w:r w:rsidRPr="00415418">
            <w:rPr>
              <w:rFonts w:ascii="Times New Roman" w:eastAsia="Times New Roman" w:hAnsi="Times New Roman" w:cs="Times New Roman"/>
            </w:rPr>
            <w:t xml:space="preserve"> J. PCR inhibition in qPCR, </w:t>
          </w:r>
          <w:proofErr w:type="spellStart"/>
          <w:r w:rsidRPr="00415418">
            <w:rPr>
              <w:rFonts w:ascii="Times New Roman" w:eastAsia="Times New Roman" w:hAnsi="Times New Roman" w:cs="Times New Roman"/>
            </w:rPr>
            <w:t>dPCR</w:t>
          </w:r>
          <w:proofErr w:type="spellEnd"/>
          <w:r w:rsidRPr="00415418">
            <w:rPr>
              <w:rFonts w:ascii="Times New Roman" w:eastAsia="Times New Roman" w:hAnsi="Times New Roman" w:cs="Times New Roman"/>
            </w:rPr>
            <w:t xml:space="preserve"> and MPS—mechanisms and solutions. Anal </w:t>
          </w:r>
          <w:proofErr w:type="spellStart"/>
          <w:r w:rsidRPr="00415418">
            <w:rPr>
              <w:rFonts w:ascii="Times New Roman" w:eastAsia="Times New Roman" w:hAnsi="Times New Roman" w:cs="Times New Roman"/>
            </w:rPr>
            <w:t>Bioanal</w:t>
          </w:r>
          <w:proofErr w:type="spellEnd"/>
          <w:r w:rsidRPr="00415418">
            <w:rPr>
              <w:rFonts w:ascii="Times New Roman" w:eastAsia="Times New Roman" w:hAnsi="Times New Roman" w:cs="Times New Roman"/>
            </w:rPr>
            <w:t xml:space="preserve"> Chem. 2020;412: 2009–2023. </w:t>
          </w:r>
        </w:p>
        <w:p w14:paraId="2A1AFD7A" w14:textId="77777777" w:rsidR="008C62B8" w:rsidRPr="00415418" w:rsidRDefault="008C62B8">
          <w:pPr>
            <w:autoSpaceDE w:val="0"/>
            <w:autoSpaceDN w:val="0"/>
            <w:ind w:hanging="640"/>
            <w:divId w:val="1482162305"/>
            <w:rPr>
              <w:rFonts w:ascii="Times New Roman" w:eastAsia="Times New Roman" w:hAnsi="Times New Roman" w:cs="Times New Roman"/>
            </w:rPr>
          </w:pPr>
          <w:r w:rsidRPr="00415418">
            <w:rPr>
              <w:rFonts w:ascii="Times New Roman" w:eastAsia="Times New Roman" w:hAnsi="Times New Roman" w:cs="Times New Roman"/>
            </w:rPr>
            <w:t xml:space="preserve">59. </w:t>
          </w:r>
          <w:r w:rsidRPr="00415418">
            <w:rPr>
              <w:rFonts w:ascii="Times New Roman" w:eastAsia="Times New Roman" w:hAnsi="Times New Roman" w:cs="Times New Roman"/>
            </w:rPr>
            <w:tab/>
            <w:t xml:space="preserve">Fonseca VG, Nichols B, </w:t>
          </w:r>
          <w:proofErr w:type="spellStart"/>
          <w:r w:rsidRPr="00415418">
            <w:rPr>
              <w:rFonts w:ascii="Times New Roman" w:eastAsia="Times New Roman" w:hAnsi="Times New Roman" w:cs="Times New Roman"/>
            </w:rPr>
            <w:t>Lallias</w:t>
          </w:r>
          <w:proofErr w:type="spellEnd"/>
          <w:r w:rsidRPr="00415418">
            <w:rPr>
              <w:rFonts w:ascii="Times New Roman" w:eastAsia="Times New Roman" w:hAnsi="Times New Roman" w:cs="Times New Roman"/>
            </w:rPr>
            <w:t xml:space="preserve"> D, Quince C, Carvalho GR, Power DM, et al. Sample richness and genetic diversity as drivers of chimera formation in </w:t>
          </w:r>
          <w:proofErr w:type="spellStart"/>
          <w:r w:rsidRPr="00415418">
            <w:rPr>
              <w:rFonts w:ascii="Times New Roman" w:eastAsia="Times New Roman" w:hAnsi="Times New Roman" w:cs="Times New Roman"/>
            </w:rPr>
            <w:t>nSSU</w:t>
          </w:r>
          <w:proofErr w:type="spellEnd"/>
          <w:r w:rsidRPr="00415418">
            <w:rPr>
              <w:rFonts w:ascii="Times New Roman" w:eastAsia="Times New Roman" w:hAnsi="Times New Roman" w:cs="Times New Roman"/>
            </w:rPr>
            <w:t xml:space="preserve"> metagenetic analyses. Nucleic Acids Res. 2012;40: e66–e66. </w:t>
          </w:r>
        </w:p>
        <w:p w14:paraId="687B022A" w14:textId="77777777" w:rsidR="008C62B8" w:rsidRPr="00415418" w:rsidRDefault="008C62B8">
          <w:pPr>
            <w:autoSpaceDE w:val="0"/>
            <w:autoSpaceDN w:val="0"/>
            <w:ind w:hanging="640"/>
            <w:divId w:val="1770931534"/>
            <w:rPr>
              <w:rFonts w:ascii="Times New Roman" w:eastAsia="Times New Roman" w:hAnsi="Times New Roman" w:cs="Times New Roman"/>
            </w:rPr>
          </w:pPr>
          <w:r w:rsidRPr="00415418">
            <w:rPr>
              <w:rFonts w:ascii="Times New Roman" w:eastAsia="Times New Roman" w:hAnsi="Times New Roman" w:cs="Times New Roman"/>
            </w:rPr>
            <w:t xml:space="preserve">60. </w:t>
          </w:r>
          <w:r w:rsidRPr="00415418">
            <w:rPr>
              <w:rFonts w:ascii="Times New Roman" w:eastAsia="Times New Roman" w:hAnsi="Times New Roman" w:cs="Times New Roman"/>
            </w:rPr>
            <w:tab/>
            <w:t xml:space="preserve">Miya M, </w:t>
          </w:r>
          <w:proofErr w:type="spellStart"/>
          <w:r w:rsidRPr="00415418">
            <w:rPr>
              <w:rFonts w:ascii="Times New Roman" w:eastAsia="Times New Roman" w:hAnsi="Times New Roman" w:cs="Times New Roman"/>
            </w:rPr>
            <w:t>Gotoh</w:t>
          </w:r>
          <w:proofErr w:type="spellEnd"/>
          <w:r w:rsidRPr="00415418">
            <w:rPr>
              <w:rFonts w:ascii="Times New Roman" w:eastAsia="Times New Roman" w:hAnsi="Times New Roman" w:cs="Times New Roman"/>
            </w:rPr>
            <w:t xml:space="preserve"> RO, </w:t>
          </w:r>
          <w:proofErr w:type="spellStart"/>
          <w:r w:rsidRPr="00415418">
            <w:rPr>
              <w:rFonts w:ascii="Times New Roman" w:eastAsia="Times New Roman" w:hAnsi="Times New Roman" w:cs="Times New Roman"/>
            </w:rPr>
            <w:t>Sado</w:t>
          </w:r>
          <w:proofErr w:type="spellEnd"/>
          <w:r w:rsidRPr="00415418">
            <w:rPr>
              <w:rFonts w:ascii="Times New Roman" w:eastAsia="Times New Roman" w:hAnsi="Times New Roman" w:cs="Times New Roman"/>
            </w:rPr>
            <w:t xml:space="preserve"> T.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metabarcoding: a high-throughput approach for simultaneous detection of multiple fish species from environmental DNA and other samples. Fisheries Science. 2020;86: 939–970. doi:10.1007/s12562-020-01461-x</w:t>
          </w:r>
        </w:p>
        <w:p w14:paraId="520F0516" w14:textId="77777777" w:rsidR="008C62B8" w:rsidRPr="00415418" w:rsidRDefault="008C62B8">
          <w:pPr>
            <w:autoSpaceDE w:val="0"/>
            <w:autoSpaceDN w:val="0"/>
            <w:ind w:hanging="640"/>
            <w:divId w:val="1394698794"/>
            <w:rPr>
              <w:rFonts w:ascii="Times New Roman" w:eastAsia="Times New Roman" w:hAnsi="Times New Roman" w:cs="Times New Roman"/>
            </w:rPr>
          </w:pPr>
          <w:r w:rsidRPr="00415418">
            <w:rPr>
              <w:rFonts w:ascii="Times New Roman" w:eastAsia="Times New Roman" w:hAnsi="Times New Roman" w:cs="Times New Roman"/>
            </w:rPr>
            <w:t xml:space="preserve">61.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Leray</w:t>
          </w:r>
          <w:proofErr w:type="spellEnd"/>
          <w:r w:rsidRPr="00415418">
            <w:rPr>
              <w:rFonts w:ascii="Times New Roman" w:eastAsia="Times New Roman" w:hAnsi="Times New Roman" w:cs="Times New Roman"/>
            </w:rPr>
            <w:t xml:space="preserve"> M, Yang JY, Meyer CP, Mills SC, </w:t>
          </w:r>
          <w:proofErr w:type="spellStart"/>
          <w:r w:rsidRPr="00415418">
            <w:rPr>
              <w:rFonts w:ascii="Times New Roman" w:eastAsia="Times New Roman" w:hAnsi="Times New Roman" w:cs="Times New Roman"/>
            </w:rPr>
            <w:t>Agudelo</w:t>
          </w:r>
          <w:proofErr w:type="spellEnd"/>
          <w:r w:rsidRPr="00415418">
            <w:rPr>
              <w:rFonts w:ascii="Times New Roman" w:eastAsia="Times New Roman" w:hAnsi="Times New Roman" w:cs="Times New Roman"/>
            </w:rPr>
            <w:t xml:space="preserve"> N, </w:t>
          </w:r>
          <w:proofErr w:type="spellStart"/>
          <w:r w:rsidRPr="00415418">
            <w:rPr>
              <w:rFonts w:ascii="Times New Roman" w:eastAsia="Times New Roman" w:hAnsi="Times New Roman" w:cs="Times New Roman"/>
            </w:rPr>
            <w:t>Ranwez</w:t>
          </w:r>
          <w:proofErr w:type="spellEnd"/>
          <w:r w:rsidRPr="00415418">
            <w:rPr>
              <w:rFonts w:ascii="Times New Roman" w:eastAsia="Times New Roman" w:hAnsi="Times New Roman" w:cs="Times New Roman"/>
            </w:rPr>
            <w:t xml:space="preserve"> V, et al. A new versatile primer set targeting a short fragment of the mitochondrial COI region for metabarcoding metazoan diversity: Application for characterizing coral reef fish gut contents. Frontiers in Zoology. 2013;10: 34. doi:10.1186/1742-9994-10-34</w:t>
          </w:r>
        </w:p>
        <w:p w14:paraId="2542F230" w14:textId="77777777" w:rsidR="008C62B8" w:rsidRPr="00415418" w:rsidRDefault="008C62B8">
          <w:pPr>
            <w:autoSpaceDE w:val="0"/>
            <w:autoSpaceDN w:val="0"/>
            <w:ind w:hanging="640"/>
            <w:divId w:val="2014870569"/>
            <w:rPr>
              <w:rFonts w:ascii="Times New Roman" w:eastAsia="Times New Roman" w:hAnsi="Times New Roman" w:cs="Times New Roman"/>
            </w:rPr>
          </w:pPr>
          <w:r w:rsidRPr="00415418">
            <w:rPr>
              <w:rFonts w:ascii="Times New Roman" w:eastAsia="Times New Roman" w:hAnsi="Times New Roman" w:cs="Times New Roman"/>
            </w:rPr>
            <w:t xml:space="preserve">62. </w:t>
          </w:r>
          <w:r w:rsidRPr="00415418">
            <w:rPr>
              <w:rFonts w:ascii="Times New Roman" w:eastAsia="Times New Roman" w:hAnsi="Times New Roman" w:cs="Times New Roman"/>
            </w:rPr>
            <w:tab/>
            <w:t xml:space="preserve">Leese F, Sander M, Buchner D, </w:t>
          </w:r>
          <w:proofErr w:type="spellStart"/>
          <w:r w:rsidRPr="00415418">
            <w:rPr>
              <w:rFonts w:ascii="Times New Roman" w:eastAsia="Times New Roman" w:hAnsi="Times New Roman" w:cs="Times New Roman"/>
            </w:rPr>
            <w:t>Elbrecht</w:t>
          </w:r>
          <w:proofErr w:type="spellEnd"/>
          <w:r w:rsidRPr="00415418">
            <w:rPr>
              <w:rFonts w:ascii="Times New Roman" w:eastAsia="Times New Roman" w:hAnsi="Times New Roman" w:cs="Times New Roman"/>
            </w:rPr>
            <w:t xml:space="preserve"> V, </w:t>
          </w:r>
          <w:proofErr w:type="spellStart"/>
          <w:r w:rsidRPr="00415418">
            <w:rPr>
              <w:rFonts w:ascii="Times New Roman" w:eastAsia="Times New Roman" w:hAnsi="Times New Roman" w:cs="Times New Roman"/>
            </w:rPr>
            <w:t>Haase</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Zizka</w:t>
          </w:r>
          <w:proofErr w:type="spellEnd"/>
          <w:r w:rsidRPr="00415418">
            <w:rPr>
              <w:rFonts w:ascii="Times New Roman" w:eastAsia="Times New Roman" w:hAnsi="Times New Roman" w:cs="Times New Roman"/>
            </w:rPr>
            <w:t xml:space="preserve"> VMA. Improved freshwater macroinvertebrate detection from environmental DNA through minimized nontarget amplification. Environmental DNA. 2021;3: 261–276. </w:t>
          </w:r>
        </w:p>
        <w:p w14:paraId="1451E312" w14:textId="77777777" w:rsidR="008C62B8" w:rsidRPr="00415418" w:rsidRDefault="008C62B8">
          <w:pPr>
            <w:autoSpaceDE w:val="0"/>
            <w:autoSpaceDN w:val="0"/>
            <w:ind w:hanging="640"/>
            <w:divId w:val="1315067222"/>
            <w:rPr>
              <w:rFonts w:ascii="Times New Roman" w:eastAsia="Times New Roman" w:hAnsi="Times New Roman" w:cs="Times New Roman"/>
            </w:rPr>
          </w:pPr>
          <w:r w:rsidRPr="00415418">
            <w:rPr>
              <w:rFonts w:ascii="Times New Roman" w:eastAsia="Times New Roman" w:hAnsi="Times New Roman" w:cs="Times New Roman"/>
            </w:rPr>
            <w:t xml:space="preserve">63. </w:t>
          </w:r>
          <w:r w:rsidRPr="00415418">
            <w:rPr>
              <w:rFonts w:ascii="Times New Roman" w:eastAsia="Times New Roman" w:hAnsi="Times New Roman" w:cs="Times New Roman"/>
            </w:rPr>
            <w:tab/>
            <w:t xml:space="preserve">Dorn-In S, </w:t>
          </w:r>
          <w:proofErr w:type="spellStart"/>
          <w:r w:rsidRPr="00415418">
            <w:rPr>
              <w:rFonts w:ascii="Times New Roman" w:eastAsia="Times New Roman" w:hAnsi="Times New Roman" w:cs="Times New Roman"/>
            </w:rPr>
            <w:t>Bassitta</w:t>
          </w:r>
          <w:proofErr w:type="spellEnd"/>
          <w:r w:rsidRPr="00415418">
            <w:rPr>
              <w:rFonts w:ascii="Times New Roman" w:eastAsia="Times New Roman" w:hAnsi="Times New Roman" w:cs="Times New Roman"/>
            </w:rPr>
            <w:t xml:space="preserve"> R, </w:t>
          </w:r>
          <w:proofErr w:type="spellStart"/>
          <w:r w:rsidRPr="00415418">
            <w:rPr>
              <w:rFonts w:ascii="Times New Roman" w:eastAsia="Times New Roman" w:hAnsi="Times New Roman" w:cs="Times New Roman"/>
            </w:rPr>
            <w:t>Schwaiger</w:t>
          </w:r>
          <w:proofErr w:type="spellEnd"/>
          <w:r w:rsidRPr="00415418">
            <w:rPr>
              <w:rFonts w:ascii="Times New Roman" w:eastAsia="Times New Roman" w:hAnsi="Times New Roman" w:cs="Times New Roman"/>
            </w:rPr>
            <w:t xml:space="preserve"> K, Bauer J, </w:t>
          </w:r>
          <w:proofErr w:type="spellStart"/>
          <w:r w:rsidRPr="00415418">
            <w:rPr>
              <w:rFonts w:ascii="Times New Roman" w:eastAsia="Times New Roman" w:hAnsi="Times New Roman" w:cs="Times New Roman"/>
            </w:rPr>
            <w:t>Hölzel</w:t>
          </w:r>
          <w:proofErr w:type="spellEnd"/>
          <w:r w:rsidRPr="00415418">
            <w:rPr>
              <w:rFonts w:ascii="Times New Roman" w:eastAsia="Times New Roman" w:hAnsi="Times New Roman" w:cs="Times New Roman"/>
            </w:rPr>
            <w:t xml:space="preserve"> CS. Specific amplification of bacterial DNA by optimized so-called universal bacterial primers in samples rich of plant DNA. J Microbiol Methods. 2015;113: 50–56. </w:t>
          </w:r>
        </w:p>
        <w:p w14:paraId="2480F5E5" w14:textId="77777777" w:rsidR="008C62B8" w:rsidRPr="00415418" w:rsidRDefault="008C62B8">
          <w:pPr>
            <w:autoSpaceDE w:val="0"/>
            <w:autoSpaceDN w:val="0"/>
            <w:ind w:hanging="640"/>
            <w:divId w:val="1741440869"/>
            <w:rPr>
              <w:rFonts w:ascii="Times New Roman" w:eastAsia="Times New Roman" w:hAnsi="Times New Roman" w:cs="Times New Roman"/>
            </w:rPr>
          </w:pPr>
          <w:r w:rsidRPr="00415418">
            <w:rPr>
              <w:rFonts w:ascii="Times New Roman" w:eastAsia="Times New Roman" w:hAnsi="Times New Roman" w:cs="Times New Roman"/>
            </w:rPr>
            <w:t xml:space="preserve">64. </w:t>
          </w:r>
          <w:r w:rsidRPr="00415418">
            <w:rPr>
              <w:rFonts w:ascii="Times New Roman" w:eastAsia="Times New Roman" w:hAnsi="Times New Roman" w:cs="Times New Roman"/>
            </w:rPr>
            <w:tab/>
            <w:t xml:space="preserve">Nichols R v, </w:t>
          </w:r>
          <w:proofErr w:type="spellStart"/>
          <w:r w:rsidRPr="00415418">
            <w:rPr>
              <w:rFonts w:ascii="Times New Roman" w:eastAsia="Times New Roman" w:hAnsi="Times New Roman" w:cs="Times New Roman"/>
            </w:rPr>
            <w:t>Vollmers</w:t>
          </w:r>
          <w:proofErr w:type="spellEnd"/>
          <w:r w:rsidRPr="00415418">
            <w:rPr>
              <w:rFonts w:ascii="Times New Roman" w:eastAsia="Times New Roman" w:hAnsi="Times New Roman" w:cs="Times New Roman"/>
            </w:rPr>
            <w:t xml:space="preserve"> C, Newsom LA, Wang Y, </w:t>
          </w:r>
          <w:proofErr w:type="spellStart"/>
          <w:r w:rsidRPr="00415418">
            <w:rPr>
              <w:rFonts w:ascii="Times New Roman" w:eastAsia="Times New Roman" w:hAnsi="Times New Roman" w:cs="Times New Roman"/>
            </w:rPr>
            <w:t>Heintzman</w:t>
          </w:r>
          <w:proofErr w:type="spellEnd"/>
          <w:r w:rsidRPr="00415418">
            <w:rPr>
              <w:rFonts w:ascii="Times New Roman" w:eastAsia="Times New Roman" w:hAnsi="Times New Roman" w:cs="Times New Roman"/>
            </w:rPr>
            <w:t xml:space="preserve"> PD, Leighton M, et al. Minimizing polymerase biases in metabarcoding. Mol </w:t>
          </w:r>
          <w:proofErr w:type="spellStart"/>
          <w:r w:rsidRPr="00415418">
            <w:rPr>
              <w:rFonts w:ascii="Times New Roman" w:eastAsia="Times New Roman" w:hAnsi="Times New Roman" w:cs="Times New Roman"/>
            </w:rPr>
            <w:t>Ecol</w:t>
          </w:r>
          <w:proofErr w:type="spellEnd"/>
          <w:r w:rsidRPr="00415418">
            <w:rPr>
              <w:rFonts w:ascii="Times New Roman" w:eastAsia="Times New Roman" w:hAnsi="Times New Roman" w:cs="Times New Roman"/>
            </w:rPr>
            <w:t xml:space="preserve"> </w:t>
          </w:r>
          <w:proofErr w:type="spellStart"/>
          <w:r w:rsidRPr="00415418">
            <w:rPr>
              <w:rFonts w:ascii="Times New Roman" w:eastAsia="Times New Roman" w:hAnsi="Times New Roman" w:cs="Times New Roman"/>
            </w:rPr>
            <w:t>Resour</w:t>
          </w:r>
          <w:proofErr w:type="spellEnd"/>
          <w:r w:rsidRPr="00415418">
            <w:rPr>
              <w:rFonts w:ascii="Times New Roman" w:eastAsia="Times New Roman" w:hAnsi="Times New Roman" w:cs="Times New Roman"/>
            </w:rPr>
            <w:t xml:space="preserve">. 2018;18: 927–939. </w:t>
          </w:r>
        </w:p>
        <w:p w14:paraId="02660931" w14:textId="77777777" w:rsidR="008C62B8" w:rsidRPr="00415418" w:rsidRDefault="008C62B8">
          <w:pPr>
            <w:autoSpaceDE w:val="0"/>
            <w:autoSpaceDN w:val="0"/>
            <w:ind w:hanging="640"/>
            <w:divId w:val="224460938"/>
            <w:rPr>
              <w:rFonts w:ascii="Times New Roman" w:eastAsia="Times New Roman" w:hAnsi="Times New Roman" w:cs="Times New Roman"/>
            </w:rPr>
          </w:pPr>
          <w:r w:rsidRPr="00415418">
            <w:rPr>
              <w:rFonts w:ascii="Times New Roman" w:eastAsia="Times New Roman" w:hAnsi="Times New Roman" w:cs="Times New Roman"/>
            </w:rPr>
            <w:t xml:space="preserve">65. </w:t>
          </w:r>
          <w:r w:rsidRPr="00415418">
            <w:rPr>
              <w:rFonts w:ascii="Times New Roman" w:eastAsia="Times New Roman" w:hAnsi="Times New Roman" w:cs="Times New Roman"/>
            </w:rPr>
            <w:tab/>
            <w:t xml:space="preserve">Doi H, </w:t>
          </w:r>
          <w:proofErr w:type="spellStart"/>
          <w:r w:rsidRPr="00415418">
            <w:rPr>
              <w:rFonts w:ascii="Times New Roman" w:eastAsia="Times New Roman" w:hAnsi="Times New Roman" w:cs="Times New Roman"/>
            </w:rPr>
            <w:t>Fukaya</w:t>
          </w:r>
          <w:proofErr w:type="spellEnd"/>
          <w:r w:rsidRPr="00415418">
            <w:rPr>
              <w:rFonts w:ascii="Times New Roman" w:eastAsia="Times New Roman" w:hAnsi="Times New Roman" w:cs="Times New Roman"/>
            </w:rPr>
            <w:t xml:space="preserve"> K, Oka S </w:t>
          </w:r>
          <w:proofErr w:type="spellStart"/>
          <w:r w:rsidRPr="00415418">
            <w:rPr>
              <w:rFonts w:ascii="Times New Roman" w:eastAsia="Times New Roman" w:hAnsi="Times New Roman" w:cs="Times New Roman"/>
            </w:rPr>
            <w:t>ichiro</w:t>
          </w:r>
          <w:proofErr w:type="spellEnd"/>
          <w:r w:rsidRPr="00415418">
            <w:rPr>
              <w:rFonts w:ascii="Times New Roman" w:eastAsia="Times New Roman" w:hAnsi="Times New Roman" w:cs="Times New Roman"/>
            </w:rPr>
            <w:t xml:space="preserve">, Sato K, </w:t>
          </w:r>
          <w:proofErr w:type="spellStart"/>
          <w:r w:rsidRPr="00415418">
            <w:rPr>
              <w:rFonts w:ascii="Times New Roman" w:eastAsia="Times New Roman" w:hAnsi="Times New Roman" w:cs="Times New Roman"/>
            </w:rPr>
            <w:t>Kondoh</w:t>
          </w:r>
          <w:proofErr w:type="spellEnd"/>
          <w:r w:rsidRPr="00415418">
            <w:rPr>
              <w:rFonts w:ascii="Times New Roman" w:eastAsia="Times New Roman" w:hAnsi="Times New Roman" w:cs="Times New Roman"/>
            </w:rPr>
            <w:t xml:space="preserve"> M, Miya M. Evaluation of detection probabilities at the water-filtering and initial PCR steps in environmental DNA metabarcoding using a multispecies site occupancy model. Scientific Reports. 2019;9: 3581. doi:10.1038/s41598-019-40233-1</w:t>
          </w:r>
        </w:p>
        <w:p w14:paraId="1F7B5CB8" w14:textId="77777777" w:rsidR="008C62B8" w:rsidRPr="00415418" w:rsidRDefault="008C62B8">
          <w:pPr>
            <w:autoSpaceDE w:val="0"/>
            <w:autoSpaceDN w:val="0"/>
            <w:ind w:hanging="640"/>
            <w:divId w:val="677925864"/>
            <w:rPr>
              <w:rFonts w:ascii="Times New Roman" w:eastAsia="Times New Roman" w:hAnsi="Times New Roman" w:cs="Times New Roman"/>
            </w:rPr>
          </w:pPr>
          <w:r w:rsidRPr="00415418">
            <w:rPr>
              <w:rFonts w:ascii="Times New Roman" w:eastAsia="Times New Roman" w:hAnsi="Times New Roman" w:cs="Times New Roman"/>
            </w:rPr>
            <w:t xml:space="preserve">66. </w:t>
          </w:r>
          <w:r w:rsidRPr="00415418">
            <w:rPr>
              <w:rFonts w:ascii="Times New Roman" w:eastAsia="Times New Roman" w:hAnsi="Times New Roman" w:cs="Times New Roman"/>
            </w:rPr>
            <w:tab/>
            <w:t xml:space="preserve">Mata VA, </w:t>
          </w:r>
          <w:proofErr w:type="spellStart"/>
          <w:r w:rsidRPr="00415418">
            <w:rPr>
              <w:rFonts w:ascii="Times New Roman" w:eastAsia="Times New Roman" w:hAnsi="Times New Roman" w:cs="Times New Roman"/>
            </w:rPr>
            <w:t>Rebelo</w:t>
          </w:r>
          <w:proofErr w:type="spellEnd"/>
          <w:r w:rsidRPr="00415418">
            <w:rPr>
              <w:rFonts w:ascii="Times New Roman" w:eastAsia="Times New Roman" w:hAnsi="Times New Roman" w:cs="Times New Roman"/>
            </w:rPr>
            <w:t xml:space="preserve"> H, Amorim F, McCracken GF, </w:t>
          </w:r>
          <w:proofErr w:type="spellStart"/>
          <w:r w:rsidRPr="00415418">
            <w:rPr>
              <w:rFonts w:ascii="Times New Roman" w:eastAsia="Times New Roman" w:hAnsi="Times New Roman" w:cs="Times New Roman"/>
            </w:rPr>
            <w:t>Jarman</w:t>
          </w:r>
          <w:proofErr w:type="spellEnd"/>
          <w:r w:rsidRPr="00415418">
            <w:rPr>
              <w:rFonts w:ascii="Times New Roman" w:eastAsia="Times New Roman" w:hAnsi="Times New Roman" w:cs="Times New Roman"/>
            </w:rPr>
            <w:t xml:space="preserve"> S, Beja P. How much is enough? Effects of technical and biological replication on metabarcoding dietary analysis. Molecular Ecology. 2019;28: 165–175. doi:10.1111/mec.14779</w:t>
          </w:r>
        </w:p>
        <w:p w14:paraId="5AA0AFFF" w14:textId="77777777" w:rsidR="008C62B8" w:rsidRPr="00415418" w:rsidRDefault="008C62B8">
          <w:pPr>
            <w:autoSpaceDE w:val="0"/>
            <w:autoSpaceDN w:val="0"/>
            <w:ind w:hanging="640"/>
            <w:divId w:val="7416003"/>
            <w:rPr>
              <w:rFonts w:ascii="Times New Roman" w:eastAsia="Times New Roman" w:hAnsi="Times New Roman" w:cs="Times New Roman"/>
            </w:rPr>
          </w:pPr>
          <w:r w:rsidRPr="00415418">
            <w:rPr>
              <w:rFonts w:ascii="Times New Roman" w:eastAsia="Times New Roman" w:hAnsi="Times New Roman" w:cs="Times New Roman"/>
            </w:rPr>
            <w:t xml:space="preserve">67.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Krehenwinkel</w:t>
          </w:r>
          <w:proofErr w:type="spellEnd"/>
          <w:r w:rsidRPr="00415418">
            <w:rPr>
              <w:rFonts w:ascii="Times New Roman" w:eastAsia="Times New Roman" w:hAnsi="Times New Roman" w:cs="Times New Roman"/>
            </w:rPr>
            <w:t xml:space="preserve"> H, Wolf M, Lim JY, Rominger AJ, </w:t>
          </w:r>
          <w:proofErr w:type="spellStart"/>
          <w:r w:rsidRPr="00415418">
            <w:rPr>
              <w:rFonts w:ascii="Times New Roman" w:eastAsia="Times New Roman" w:hAnsi="Times New Roman" w:cs="Times New Roman"/>
            </w:rPr>
            <w:t>Simison</w:t>
          </w:r>
          <w:proofErr w:type="spellEnd"/>
          <w:r w:rsidRPr="00415418">
            <w:rPr>
              <w:rFonts w:ascii="Times New Roman" w:eastAsia="Times New Roman" w:hAnsi="Times New Roman" w:cs="Times New Roman"/>
            </w:rPr>
            <w:t xml:space="preserve"> WB, Gillespie RG. Estimating and mitigating amplification bias in qualitative and quantitative arthropod metabarcoding. Scientific Reports 2017 7:1. 2017;7: 1–12. doi:10.1038/s41598-017-17333-x</w:t>
          </w:r>
        </w:p>
        <w:p w14:paraId="618CC079" w14:textId="77777777" w:rsidR="008C62B8" w:rsidRPr="00415418" w:rsidRDefault="008C62B8">
          <w:pPr>
            <w:autoSpaceDE w:val="0"/>
            <w:autoSpaceDN w:val="0"/>
            <w:ind w:hanging="640"/>
            <w:divId w:val="1362585554"/>
            <w:rPr>
              <w:rFonts w:ascii="Times New Roman" w:eastAsia="Times New Roman" w:hAnsi="Times New Roman" w:cs="Times New Roman"/>
            </w:rPr>
          </w:pPr>
          <w:r w:rsidRPr="00415418">
            <w:rPr>
              <w:rFonts w:ascii="Times New Roman" w:eastAsia="Times New Roman" w:hAnsi="Times New Roman" w:cs="Times New Roman"/>
            </w:rPr>
            <w:t xml:space="preserve">68.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Valentini</w:t>
          </w:r>
          <w:proofErr w:type="spellEnd"/>
          <w:r w:rsidRPr="00415418">
            <w:rPr>
              <w:rFonts w:ascii="Times New Roman" w:eastAsia="Times New Roman" w:hAnsi="Times New Roman" w:cs="Times New Roman"/>
            </w:rPr>
            <w:t xml:space="preserve"> A, </w:t>
          </w:r>
          <w:proofErr w:type="spellStart"/>
          <w:r w:rsidRPr="00415418">
            <w:rPr>
              <w:rFonts w:ascii="Times New Roman" w:eastAsia="Times New Roman" w:hAnsi="Times New Roman" w:cs="Times New Roman"/>
            </w:rPr>
            <w:t>Taberlet</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Miaud</w:t>
          </w:r>
          <w:proofErr w:type="spellEnd"/>
          <w:r w:rsidRPr="00415418">
            <w:rPr>
              <w:rFonts w:ascii="Times New Roman" w:eastAsia="Times New Roman" w:hAnsi="Times New Roman" w:cs="Times New Roman"/>
            </w:rPr>
            <w:t xml:space="preserve"> C, </w:t>
          </w:r>
          <w:proofErr w:type="spellStart"/>
          <w:r w:rsidRPr="00415418">
            <w:rPr>
              <w:rFonts w:ascii="Times New Roman" w:eastAsia="Times New Roman" w:hAnsi="Times New Roman" w:cs="Times New Roman"/>
            </w:rPr>
            <w:t>Civade</w:t>
          </w:r>
          <w:proofErr w:type="spellEnd"/>
          <w:r w:rsidRPr="00415418">
            <w:rPr>
              <w:rFonts w:ascii="Times New Roman" w:eastAsia="Times New Roman" w:hAnsi="Times New Roman" w:cs="Times New Roman"/>
            </w:rPr>
            <w:t xml:space="preserve"> R, Herder J, Thomsen PF, et al. Next-generation monitoring of aquatic biodiversity using environmental DNA metabarcoding. Molecular Ecology. 2016;25: 929–942. doi:10.1111/mec.13428</w:t>
          </w:r>
        </w:p>
        <w:p w14:paraId="6FC0BEF1" w14:textId="77777777" w:rsidR="008C62B8" w:rsidRPr="00415418" w:rsidRDefault="008C62B8">
          <w:pPr>
            <w:autoSpaceDE w:val="0"/>
            <w:autoSpaceDN w:val="0"/>
            <w:ind w:hanging="640"/>
            <w:divId w:val="314996776"/>
            <w:rPr>
              <w:rFonts w:ascii="Times New Roman" w:eastAsia="Times New Roman" w:hAnsi="Times New Roman" w:cs="Times New Roman"/>
            </w:rPr>
          </w:pPr>
          <w:r w:rsidRPr="00415418">
            <w:rPr>
              <w:rFonts w:ascii="Times New Roman" w:eastAsia="Times New Roman" w:hAnsi="Times New Roman" w:cs="Times New Roman"/>
            </w:rPr>
            <w:t xml:space="preserve">69. </w:t>
          </w:r>
          <w:r w:rsidRPr="00415418">
            <w:rPr>
              <w:rFonts w:ascii="Times New Roman" w:eastAsia="Times New Roman" w:hAnsi="Times New Roman" w:cs="Times New Roman"/>
            </w:rPr>
            <w:tab/>
            <w:t>Harrison JB, Sunday JM, Rogers SM. Predicting the fate of eDNA in the environment and implications for studying biodiversity. Proceedings of the Royal Society B: Biological Sciences. 2019;286: 20191409. doi:10.1098/rspb.2019.1409</w:t>
          </w:r>
        </w:p>
        <w:p w14:paraId="55B44105" w14:textId="506A0D59" w:rsidR="00D65723" w:rsidRPr="00415418" w:rsidRDefault="008C62B8" w:rsidP="005009D4">
          <w:pPr>
            <w:pBdr>
              <w:top w:val="nil"/>
              <w:left w:val="nil"/>
              <w:bottom w:val="nil"/>
              <w:right w:val="nil"/>
              <w:between w:val="nil"/>
            </w:pBdr>
            <w:spacing w:line="480" w:lineRule="auto"/>
            <w:rPr>
              <w:rFonts w:ascii="Times New Roman" w:hAnsi="Times New Roman" w:cs="Times New Roman"/>
            </w:rPr>
          </w:pPr>
          <w:r w:rsidRPr="00415418">
            <w:rPr>
              <w:rFonts w:ascii="Times New Roman" w:eastAsia="Times New Roman" w:hAnsi="Times New Roman" w:cs="Times New Roman"/>
            </w:rPr>
            <w:t> </w:t>
          </w:r>
        </w:p>
      </w:sdtContent>
    </w:sdt>
    <w:p w14:paraId="67F5FD3C" w14:textId="3567444E" w:rsidR="008C446A" w:rsidRPr="00415418" w:rsidRDefault="00463330" w:rsidP="005009D4">
      <w:pPr>
        <w:pBdr>
          <w:top w:val="nil"/>
          <w:left w:val="nil"/>
          <w:bottom w:val="nil"/>
          <w:right w:val="nil"/>
          <w:between w:val="nil"/>
        </w:pBdr>
        <w:spacing w:line="480" w:lineRule="auto"/>
        <w:rPr>
          <w:rFonts w:ascii="Times New Roman" w:eastAsia="Times New Roman" w:hAnsi="Times New Roman" w:cs="Times New Roman"/>
          <w:b/>
          <w:color w:val="1A1D21"/>
        </w:rPr>
      </w:pPr>
      <w:r w:rsidRPr="00415418">
        <w:rPr>
          <w:rFonts w:ascii="Times New Roman" w:hAnsi="Times New Roman" w:cs="Times New Roman"/>
        </w:rPr>
        <w:lastRenderedPageBreak/>
        <w:br w:type="page"/>
      </w:r>
    </w:p>
    <w:p w14:paraId="30D3A8E7" w14:textId="3C90364E" w:rsidR="008C446A" w:rsidRPr="00415418" w:rsidRDefault="00463330" w:rsidP="007E6A32">
      <w:pPr>
        <w:pBdr>
          <w:top w:val="nil"/>
          <w:left w:val="nil"/>
          <w:bottom w:val="nil"/>
          <w:right w:val="nil"/>
          <w:between w:val="nil"/>
        </w:pBdr>
        <w:spacing w:line="480" w:lineRule="auto"/>
        <w:rPr>
          <w:rFonts w:ascii="Times New Roman" w:eastAsia="Times New Roman" w:hAnsi="Times New Roman" w:cs="Times New Roman"/>
          <w:b/>
        </w:rPr>
      </w:pPr>
      <w:r w:rsidRPr="00415418">
        <w:rPr>
          <w:rFonts w:ascii="Times New Roman" w:eastAsia="Times New Roman" w:hAnsi="Times New Roman" w:cs="Times New Roman"/>
          <w:b/>
        </w:rPr>
        <w:lastRenderedPageBreak/>
        <w:t>S</w:t>
      </w:r>
      <w:r w:rsidR="007E6A32" w:rsidRPr="00415418">
        <w:rPr>
          <w:rFonts w:ascii="Times New Roman" w:eastAsia="Times New Roman" w:hAnsi="Times New Roman" w:cs="Times New Roman"/>
          <w:b/>
        </w:rPr>
        <w:t xml:space="preserve">upplement </w:t>
      </w:r>
      <w:r w:rsidR="007B5CCF">
        <w:rPr>
          <w:rFonts w:ascii="Times New Roman" w:eastAsia="Times New Roman" w:hAnsi="Times New Roman" w:cs="Times New Roman"/>
          <w:b/>
        </w:rPr>
        <w:t>1</w:t>
      </w:r>
      <w:r w:rsidR="007E6A32" w:rsidRPr="00415418">
        <w:rPr>
          <w:rFonts w:ascii="Times New Roman" w:eastAsia="Times New Roman" w:hAnsi="Times New Roman" w:cs="Times New Roman"/>
          <w:b/>
        </w:rPr>
        <w:t xml:space="preserve">: </w:t>
      </w:r>
      <w:r w:rsidRPr="00415418">
        <w:rPr>
          <w:rFonts w:ascii="Times New Roman" w:eastAsia="Times New Roman" w:hAnsi="Times New Roman" w:cs="Times New Roman"/>
          <w:b/>
        </w:rPr>
        <w:t>A note on sampling depth and the probability of observing zeros.</w:t>
      </w:r>
    </w:p>
    <w:p w14:paraId="76B69940" w14:textId="5AFD819E" w:rsidR="008C446A" w:rsidRPr="00415418" w:rsidRDefault="0046333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In the metabarcoding literature, it is often asserted that if more reads are sampled, it is more likely that rare variants will be observed.  While this is true, the magnitude of the effect is likely less than one would like and only meaningfully changes the probability for a relatively narrow range of rare things.  This supplement provides some simple examples for how to do that calculation.  </w:t>
      </w:r>
    </w:p>
    <w:p w14:paraId="78386E13" w14:textId="6524F105" w:rsidR="008C446A" w:rsidRPr="00415418" w:rsidRDefault="00463330" w:rsidP="007E6A32">
      <w:pPr>
        <w:pBdr>
          <w:top w:val="nil"/>
          <w:left w:val="nil"/>
          <w:bottom w:val="nil"/>
          <w:right w:val="nil"/>
          <w:between w:val="nil"/>
        </w:pBd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Let us focus on only the last step of the metabarcoding process:</w:t>
      </w:r>
      <w:r w:rsidR="007E6A32"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multinomial sampling. As we are interested in isolating the contribution of sampling </w:t>
      </w:r>
      <w:proofErr w:type="gramStart"/>
      <w:r w:rsidRPr="00415418">
        <w:rPr>
          <w:rFonts w:ascii="Times New Roman" w:eastAsia="Times New Roman" w:hAnsi="Times New Roman" w:cs="Times New Roman"/>
        </w:rPr>
        <w:t>depth</w:t>
      </w:r>
      <w:proofErr w:type="gramEnd"/>
      <w:r w:rsidRPr="00415418">
        <w:rPr>
          <w:rFonts w:ascii="Times New Roman" w:eastAsia="Times New Roman" w:hAnsi="Times New Roman" w:cs="Times New Roman"/>
        </w:rPr>
        <w:t xml:space="preserve"> we can assert that everything prior to the sampling of DNA strands is identical; only the sampling depth changes.  </w:t>
      </w:r>
      <w:proofErr w:type="gramStart"/>
      <w:r w:rsidRPr="00415418">
        <w:rPr>
          <w:rFonts w:ascii="Times New Roman" w:eastAsia="Times New Roman" w:hAnsi="Times New Roman" w:cs="Times New Roman"/>
        </w:rPr>
        <w:t>So</w:t>
      </w:r>
      <w:proofErr w:type="gramEnd"/>
      <w:r w:rsidRPr="00415418">
        <w:rPr>
          <w:rFonts w:ascii="Times New Roman" w:eastAsia="Times New Roman" w:hAnsi="Times New Roman" w:cs="Times New Roman"/>
        </w:rPr>
        <w:t xml:space="preserve"> for illustration, let’s discuss a single taxon (“A”) that comprises 0.0001</w:t>
      </w:r>
      <w:r w:rsidR="007B5CCF">
        <w:rPr>
          <w:rFonts w:ascii="Times New Roman" w:eastAsia="Times New Roman" w:hAnsi="Times New Roman" w:cs="Times New Roman"/>
        </w:rPr>
        <w:t>%</w:t>
      </w:r>
      <w:r w:rsidRPr="00415418">
        <w:rPr>
          <w:rFonts w:ascii="Times New Roman" w:eastAsia="Times New Roman" w:hAnsi="Times New Roman" w:cs="Times New Roman"/>
        </w:rPr>
        <w:t xml:space="preserve"> of the DNA (1 in 10,000 sequences) of the post-PCR product. We will assume that multinomial sampling is a decent approximation to the process (</w:t>
      </w:r>
      <w:r w:rsidR="007B5CCF" w:rsidRPr="00415418">
        <w:rPr>
          <w:rFonts w:ascii="Times New Roman" w:eastAsia="Times New Roman" w:hAnsi="Times New Roman" w:cs="Times New Roman"/>
        </w:rPr>
        <w:t>i.e.,</w:t>
      </w:r>
      <w:r w:rsidRPr="00415418">
        <w:rPr>
          <w:rFonts w:ascii="Times New Roman" w:eastAsia="Times New Roman" w:hAnsi="Times New Roman" w:cs="Times New Roman"/>
        </w:rPr>
        <w:t xml:space="preserve"> there are so many DNA copies floating around removing a few doesn’t materially change the probability of observing a given taxon; for those who are uncomfortable with this assumption, the below can be reframed using the hypergeometric distribution in place of the multinomial).  For a single taxon, the multinomial collapses to the binomial (</w:t>
      </w:r>
      <w:r w:rsidR="007B5CCF" w:rsidRPr="00415418">
        <w:rPr>
          <w:rFonts w:ascii="Times New Roman" w:eastAsia="Times New Roman" w:hAnsi="Times New Roman" w:cs="Times New Roman"/>
        </w:rPr>
        <w:t>i.e.,</w:t>
      </w:r>
      <w:r w:rsidRPr="00415418">
        <w:rPr>
          <w:rFonts w:ascii="Times New Roman" w:eastAsia="Times New Roman" w:hAnsi="Times New Roman" w:cs="Times New Roman"/>
        </w:rPr>
        <w:t xml:space="preserve"> we can think of many taxa collapsing to two groups: taxon A and not taxon A).  The probability mass function for the binomial is:</w:t>
      </w:r>
    </w:p>
    <w:p w14:paraId="67A18698" w14:textId="3450F8B5" w:rsidR="008C446A" w:rsidRPr="00415418" w:rsidRDefault="00463330" w:rsidP="007E6A32">
      <w:pPr>
        <w:pBdr>
          <w:top w:val="nil"/>
          <w:left w:val="nil"/>
          <w:bottom w:val="nil"/>
          <w:right w:val="nil"/>
          <w:between w:val="nil"/>
        </w:pBdr>
        <w:spacing w:line="480" w:lineRule="auto"/>
        <w:ind w:firstLine="720"/>
        <w:rPr>
          <w:rFonts w:ascii="Times New Roman" w:eastAsia="Times New Roman" w:hAnsi="Times New Roman" w:cs="Times New Roman"/>
        </w:rPr>
      </w:pPr>
      <m:oMath>
        <m:r>
          <w:rPr>
            <w:rFonts w:ascii="Cambria Math" w:eastAsia="Times New Roman" w:hAnsi="Cambria Math" w:cs="Times New Roman"/>
          </w:rPr>
          <m:t xml:space="preserve">p(k|π,n) = </m:t>
        </m:r>
        <m:f>
          <m:fPr>
            <m:ctrlPr>
              <w:rPr>
                <w:rFonts w:ascii="Cambria Math" w:eastAsia="Times New Roman" w:hAnsi="Cambria Math" w:cs="Times New Roman"/>
              </w:rPr>
            </m:ctrlPr>
          </m:fPr>
          <m:num>
            <m:r>
              <w:rPr>
                <w:rFonts w:ascii="Cambria Math" w:eastAsia="Times New Roman" w:hAnsi="Cambria Math" w:cs="Times New Roman"/>
              </w:rPr>
              <m:t>n!</m:t>
            </m:r>
          </m:num>
          <m:den>
            <m:r>
              <w:rPr>
                <w:rFonts w:ascii="Cambria Math" w:eastAsia="Times New Roman" w:hAnsi="Cambria Math" w:cs="Times New Roman"/>
              </w:rPr>
              <m:t>k!(n-k)!</m:t>
            </m:r>
          </m:den>
        </m:f>
        <m:r>
          <w:rPr>
            <w:rFonts w:ascii="Cambria Math" w:eastAsia="Times New Roman" w:hAnsi="Cambria Math" w:cs="Times New Roman"/>
          </w:rPr>
          <m:t xml:space="preserve"> </m:t>
        </m:r>
        <m:sSup>
          <m:sSupPr>
            <m:ctrlPr>
              <w:rPr>
                <w:rFonts w:ascii="Cambria Math" w:eastAsia="Times New Roman" w:hAnsi="Cambria Math" w:cs="Times New Roman"/>
              </w:rPr>
            </m:ctrlPr>
          </m:sSupPr>
          <m:e>
            <m:r>
              <w:rPr>
                <w:rFonts w:ascii="Cambria Math" w:eastAsia="Times New Roman" w:hAnsi="Cambria Math" w:cs="Times New Roman"/>
              </w:rPr>
              <m:t>π</m:t>
            </m:r>
          </m:e>
          <m:sup>
            <m:r>
              <w:rPr>
                <w:rFonts w:ascii="Cambria Math" w:eastAsia="Times New Roman" w:hAnsi="Cambria Math" w:cs="Times New Roman"/>
              </w:rPr>
              <m:t>k</m:t>
            </m:r>
          </m:sup>
        </m:sSup>
        <m:r>
          <w:rPr>
            <w:rFonts w:ascii="Cambria Math" w:eastAsia="Times New Roman" w:hAnsi="Cambria Math" w:cs="Times New Roman"/>
          </w:rPr>
          <m:t>(1-π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n-k</m:t>
            </m:r>
          </m:sup>
        </m:sSup>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t xml:space="preserve">       (1)</w:t>
      </w:r>
    </w:p>
    <w:p w14:paraId="5AB4CC74" w14:textId="4FC991F3" w:rsidR="008C446A" w:rsidRPr="00415418" w:rsidRDefault="00463330" w:rsidP="003C33C6">
      <w:pPr>
        <w:pBdr>
          <w:top w:val="nil"/>
          <w:left w:val="nil"/>
          <w:bottom w:val="nil"/>
          <w:right w:val="nil"/>
          <w:between w:val="nil"/>
        </w:pBdr>
        <w:spacing w:line="480" w:lineRule="auto"/>
        <w:rPr>
          <w:rFonts w:ascii="Times New Roman" w:eastAsia="Times New Roman" w:hAnsi="Times New Roman" w:cs="Times New Roman"/>
          <w:i/>
        </w:rPr>
      </w:pPr>
      <w:r w:rsidRPr="00415418">
        <w:rPr>
          <w:rFonts w:ascii="Times New Roman" w:eastAsia="Times New Roman" w:hAnsi="Times New Roman" w:cs="Times New Roman"/>
        </w:rPr>
        <w:t xml:space="preserve">where k is the number of “successes” (observations of taxon A by the sequencer) and </w:t>
      </w:r>
      <w:r w:rsidRPr="00415418">
        <w:rPr>
          <w:rFonts w:ascii="Times New Roman" w:eastAsia="Times New Roman" w:hAnsi="Times New Roman" w:cs="Times New Roman"/>
          <w:i/>
        </w:rPr>
        <w:t>n</w:t>
      </w:r>
      <w:r w:rsidRPr="00415418">
        <w:rPr>
          <w:rFonts w:ascii="Times New Roman" w:eastAsia="Times New Roman" w:hAnsi="Times New Roman" w:cs="Times New Roman"/>
        </w:rPr>
        <w:t xml:space="preserve"> is the number of sequences read.  We are interested in a single value here: what is the probability of </w:t>
      </w:r>
      <w:r w:rsidRPr="00415418">
        <w:rPr>
          <w:rFonts w:ascii="Times New Roman" w:eastAsia="Times New Roman" w:hAnsi="Times New Roman" w:cs="Times New Roman"/>
          <w:i/>
        </w:rPr>
        <w:t>k=0</w:t>
      </w:r>
      <w:r w:rsidRPr="00415418">
        <w:rPr>
          <w:rFonts w:ascii="Times New Roman" w:eastAsia="Times New Roman" w:hAnsi="Times New Roman" w:cs="Times New Roman"/>
        </w:rPr>
        <w:t xml:space="preserve"> (</w:t>
      </w:r>
      <w:proofErr w:type="gramStart"/>
      <w:r w:rsidRPr="00415418">
        <w:rPr>
          <w:rFonts w:ascii="Times New Roman" w:eastAsia="Times New Roman" w:hAnsi="Times New Roman" w:cs="Times New Roman"/>
        </w:rPr>
        <w:t>i.e.</w:t>
      </w:r>
      <w:proofErr w:type="gramEnd"/>
      <w:r w:rsidRPr="00415418">
        <w:rPr>
          <w:rFonts w:ascii="Times New Roman" w:eastAsia="Times New Roman" w:hAnsi="Times New Roman" w:cs="Times New Roman"/>
        </w:rPr>
        <w:t xml:space="preserve"> taxon A was not observed) as the number of sequences examined (</w:t>
      </w:r>
      <w:r w:rsidRPr="00415418">
        <w:rPr>
          <w:rFonts w:ascii="Times New Roman" w:eastAsia="Times New Roman" w:hAnsi="Times New Roman" w:cs="Times New Roman"/>
          <w:i/>
        </w:rPr>
        <w:t>n</w:t>
      </w:r>
      <w:r w:rsidRPr="00415418">
        <w:rPr>
          <w:rFonts w:ascii="Times New Roman" w:eastAsia="Times New Roman" w:hAnsi="Times New Roman" w:cs="Times New Roman"/>
        </w:rPr>
        <w:t xml:space="preserve">) increases.  First, simplify for the case </w:t>
      </w:r>
      <w:r w:rsidRPr="00415418">
        <w:rPr>
          <w:rFonts w:ascii="Times New Roman" w:eastAsia="Times New Roman" w:hAnsi="Times New Roman" w:cs="Times New Roman"/>
          <w:i/>
        </w:rPr>
        <w:t>k=0</w:t>
      </w:r>
    </w:p>
    <w:p w14:paraId="5A65D400" w14:textId="2ED5E216" w:rsidR="008C446A" w:rsidRPr="00415418" w:rsidRDefault="0046333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p(k=0|π,n) =(1-π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m:t>
            </m:r>
          </m:sup>
        </m:sSup>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t xml:space="preserve">       (2)</w:t>
      </w:r>
    </w:p>
    <w:p w14:paraId="2990FDC6" w14:textId="536ADFC4" w:rsidR="008C446A" w:rsidRPr="00415418" w:rsidRDefault="0046333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then plug in </w:t>
      </w:r>
      <m:oMath>
        <m:r>
          <w:rPr>
            <w:rFonts w:ascii="Cambria Math" w:hAnsi="Cambria Math" w:cs="Times New Roman"/>
          </w:rPr>
          <m:t>π</m:t>
        </m:r>
        <m:r>
          <w:rPr>
            <w:rFonts w:ascii="Cambria Math" w:eastAsia="Times New Roman" w:hAnsi="Cambria Math" w:cs="Times New Roman"/>
          </w:rPr>
          <m:t>=0.0001</m:t>
        </m:r>
      </m:oMath>
      <w:r w:rsidRPr="00415418">
        <w:rPr>
          <w:rFonts w:ascii="Times New Roman" w:eastAsia="Times New Roman" w:hAnsi="Times New Roman" w:cs="Times New Roman"/>
        </w:rPr>
        <w:t xml:space="preserve"> a range of values for sampling </w:t>
      </w:r>
      <w:proofErr w:type="gramStart"/>
      <w:r w:rsidRPr="00415418">
        <w:rPr>
          <w:rFonts w:ascii="Times New Roman" w:eastAsia="Times New Roman" w:hAnsi="Times New Roman" w:cs="Times New Roman"/>
        </w:rPr>
        <w:t>depth(</w:t>
      </w:r>
      <w:proofErr w:type="gramEnd"/>
      <w:r w:rsidRPr="00415418">
        <w:rPr>
          <w:rFonts w:ascii="Times New Roman" w:eastAsia="Times New Roman" w:hAnsi="Times New Roman" w:cs="Times New Roman"/>
        </w:rPr>
        <w:t>below I use 10 thousand, 100 thousand, and 1 million reads):</w:t>
      </w:r>
    </w:p>
    <w:p w14:paraId="3A644CFA" w14:textId="766CA57B" w:rsidR="008C446A" w:rsidRPr="00415418" w:rsidRDefault="0046333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=0.367861</m:t>
        </m:r>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t xml:space="preserve">       (3)</w:t>
      </w:r>
    </w:p>
    <w:p w14:paraId="34E9E791" w14:textId="2EE6C3CA" w:rsidR="008C446A" w:rsidRPr="00415418" w:rsidRDefault="0046333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=0.00045377</m:t>
        </m:r>
      </m:oMath>
      <w:r w:rsidR="007E6A32" w:rsidRPr="00415418">
        <w:rPr>
          <w:rFonts w:ascii="Times New Roman" w:eastAsia="Times New Roman" w:hAnsi="Times New Roman" w:cs="Times New Roman"/>
        </w:rPr>
        <w:tab/>
        <w:t xml:space="preserve">       (4)</w:t>
      </w:r>
    </w:p>
    <w:p w14:paraId="299B0200" w14:textId="14E0E591" w:rsidR="008C446A" w:rsidRPr="00415418" w:rsidRDefault="0046333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=3.7× 1</m:t>
        </m:r>
        <m:sSup>
          <m:sSupPr>
            <m:ctrlPr>
              <w:rPr>
                <w:rFonts w:ascii="Cambria Math" w:eastAsia="Times New Roman" w:hAnsi="Cambria Math" w:cs="Times New Roman"/>
              </w:rPr>
            </m:ctrlPr>
          </m:sSupPr>
          <m:e>
            <m:r>
              <w:rPr>
                <w:rFonts w:ascii="Cambria Math" w:eastAsia="Times New Roman" w:hAnsi="Cambria Math" w:cs="Times New Roman"/>
              </w:rPr>
              <m:t>0</m:t>
            </m:r>
          </m:e>
          <m:sup>
            <m:r>
              <w:rPr>
                <w:rFonts w:ascii="Cambria Math" w:eastAsia="Times New Roman" w:hAnsi="Cambria Math" w:cs="Times New Roman"/>
              </w:rPr>
              <m:t>-44</m:t>
            </m:r>
          </m:sup>
        </m:sSup>
      </m:oMath>
      <w:r w:rsidR="007E6A32" w:rsidRPr="00415418">
        <w:rPr>
          <w:rFonts w:ascii="Times New Roman" w:eastAsia="Times New Roman" w:hAnsi="Times New Roman" w:cs="Times New Roman"/>
        </w:rPr>
        <w:t xml:space="preserve">      (5)</w:t>
      </w:r>
    </w:p>
    <w:p w14:paraId="706D4E93" w14:textId="33EBBBD2" w:rsidR="008C446A" w:rsidRPr="00415418" w:rsidRDefault="0046333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So for a </w:t>
      </w:r>
      <w:proofErr w:type="gramStart"/>
      <w:r w:rsidRPr="00415418">
        <w:rPr>
          <w:rFonts w:ascii="Times New Roman" w:eastAsia="Times New Roman" w:hAnsi="Times New Roman" w:cs="Times New Roman"/>
        </w:rPr>
        <w:t>species  that</w:t>
      </w:r>
      <w:proofErr w:type="gramEnd"/>
      <w:r w:rsidRPr="00415418">
        <w:rPr>
          <w:rFonts w:ascii="Times New Roman" w:eastAsia="Times New Roman" w:hAnsi="Times New Roman" w:cs="Times New Roman"/>
        </w:rPr>
        <w:t xml:space="preserve"> is rare we go from seeing 1 or greater sequences with probability of 0.64   (1-0.36) at 10,000 reads to seeing it with almost certainty at 100,000 or more reads.  Let’s do the calculation for a rarer sequence.</w:t>
      </w:r>
    </w:p>
    <w:p w14:paraId="2C6C63D3" w14:textId="78EAC69F" w:rsidR="008C446A" w:rsidRPr="00415418" w:rsidRDefault="0046333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p(k=0|π=0.000001,n=10,000)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=0.99</m:t>
        </m:r>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t xml:space="preserve">       (6)</w:t>
      </w:r>
    </w:p>
    <w:p w14:paraId="553E6A65" w14:textId="1DBF82FC" w:rsidR="008C446A" w:rsidRPr="00415418" w:rsidRDefault="0046333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p(k=0|π=0.000001,n=100,000)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=0.90</m:t>
        </m:r>
      </m:oMath>
      <w:r w:rsidR="007E6A32" w:rsidRPr="00415418">
        <w:rPr>
          <w:rFonts w:ascii="Times New Roman" w:eastAsia="Times New Roman" w:hAnsi="Times New Roman" w:cs="Times New Roman"/>
        </w:rPr>
        <w:tab/>
        <w:t xml:space="preserve">       (7)</w:t>
      </w:r>
    </w:p>
    <w:p w14:paraId="3677FC3D" w14:textId="4A6103B1" w:rsidR="008C446A" w:rsidRPr="00415418" w:rsidRDefault="0046333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p(k=0|π=0.000001,n=1,000,000)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=0.367</m:t>
        </m:r>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t xml:space="preserve">       (8)</w:t>
      </w:r>
    </w:p>
    <w:p w14:paraId="132FD17A" w14:textId="4FB228DA" w:rsidR="008C446A" w:rsidRPr="00415418" w:rsidRDefault="0046333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So for a sequence that occurs at a rate of 1 in a million you go from observing 0 99% of the time with a sampling depth of 10,000 reads to 90% at 100 thousand reads to only 36</w:t>
      </w:r>
      <w:proofErr w:type="gramStart"/>
      <w:r w:rsidRPr="00415418">
        <w:rPr>
          <w:rFonts w:ascii="Times New Roman" w:eastAsia="Times New Roman" w:hAnsi="Times New Roman" w:cs="Times New Roman"/>
        </w:rPr>
        <w:t>%  at</w:t>
      </w:r>
      <w:proofErr w:type="gramEnd"/>
      <w:r w:rsidRPr="00415418">
        <w:rPr>
          <w:rFonts w:ascii="Times New Roman" w:eastAsia="Times New Roman" w:hAnsi="Times New Roman" w:cs="Times New Roman"/>
        </w:rPr>
        <w:t xml:space="preserve"> 1 million reads.</w:t>
      </w:r>
    </w:p>
    <w:p w14:paraId="2C83EF04" w14:textId="77777777" w:rsidR="008C446A" w:rsidRPr="00415418" w:rsidRDefault="00463330" w:rsidP="007E6A32">
      <w:pPr>
        <w:pBdr>
          <w:top w:val="nil"/>
          <w:left w:val="nil"/>
          <w:bottom w:val="nil"/>
          <w:right w:val="nil"/>
          <w:between w:val="nil"/>
        </w:pBd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Going the other direction, let’s look at something that is more common, say 1 in 1,000:</w:t>
      </w:r>
    </w:p>
    <w:p w14:paraId="5C75410C" w14:textId="007A85C3" w:rsidR="008C446A" w:rsidRPr="00415418" w:rsidRDefault="00463330" w:rsidP="007E6A32">
      <w:pPr>
        <w:spacing w:line="480" w:lineRule="auto"/>
        <w:ind w:firstLine="720"/>
        <w:rPr>
          <w:rFonts w:ascii="Times New Roman" w:eastAsia="Times New Roman" w:hAnsi="Times New Roman" w:cs="Times New Roman"/>
        </w:rPr>
      </w:pPr>
      <m:oMath>
        <m:r>
          <w:rPr>
            <w:rFonts w:ascii="Cambria Math" w:eastAsia="Times New Roman" w:hAnsi="Cambria Math" w:cs="Times New Roman"/>
          </w:rPr>
          <m:t>p(k=0|π=0.001,n=10,000)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=0.00045377</m:t>
        </m:r>
      </m:oMath>
      <w:r w:rsidR="007E6A32" w:rsidRPr="00415418">
        <w:rPr>
          <w:rFonts w:ascii="Times New Roman" w:eastAsia="Times New Roman" w:hAnsi="Times New Roman" w:cs="Times New Roman"/>
        </w:rPr>
        <w:tab/>
        <w:t xml:space="preserve">                   (9)</w:t>
      </w:r>
    </w:p>
    <w:p w14:paraId="194D45F9" w14:textId="26D8973D" w:rsidR="008C446A" w:rsidRPr="00415418" w:rsidRDefault="00463330" w:rsidP="007E6A32">
      <w:pPr>
        <w:spacing w:line="480" w:lineRule="auto"/>
        <w:ind w:firstLine="720"/>
        <w:rPr>
          <w:rFonts w:ascii="Times New Roman" w:eastAsia="Times New Roman" w:hAnsi="Times New Roman" w:cs="Times New Roman"/>
        </w:rPr>
      </w:pPr>
      <m:oMath>
        <m:r>
          <w:rPr>
            <w:rFonts w:ascii="Cambria Math" w:eastAsia="Times New Roman" w:hAnsi="Cambria Math" w:cs="Times New Roman"/>
          </w:rPr>
          <m:t>p(k=0|π=0.001,n=100,000)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=3.7× 1</m:t>
        </m:r>
        <m:sSup>
          <m:sSupPr>
            <m:ctrlPr>
              <w:rPr>
                <w:rFonts w:ascii="Cambria Math" w:eastAsia="Times New Roman" w:hAnsi="Cambria Math" w:cs="Times New Roman"/>
              </w:rPr>
            </m:ctrlPr>
          </m:sSupPr>
          <m:e>
            <m:r>
              <w:rPr>
                <w:rFonts w:ascii="Cambria Math" w:eastAsia="Times New Roman" w:hAnsi="Cambria Math" w:cs="Times New Roman"/>
              </w:rPr>
              <m:t>0</m:t>
            </m:r>
          </m:e>
          <m:sup>
            <m:r>
              <w:rPr>
                <w:rFonts w:ascii="Cambria Math" w:eastAsia="Times New Roman" w:hAnsi="Cambria Math" w:cs="Times New Roman"/>
              </w:rPr>
              <m:t>-44</m:t>
            </m:r>
          </m:sup>
        </m:sSup>
      </m:oMath>
      <w:r w:rsidR="007E6A32" w:rsidRPr="00415418">
        <w:rPr>
          <w:rFonts w:ascii="Times New Roman" w:eastAsia="Times New Roman" w:hAnsi="Times New Roman" w:cs="Times New Roman"/>
        </w:rPr>
        <w:tab/>
        <w:t xml:space="preserve">     </w:t>
      </w:r>
      <w:r w:rsidR="007E6A32" w:rsidRPr="00415418">
        <w:rPr>
          <w:rFonts w:ascii="Times New Roman" w:eastAsia="Times New Roman" w:hAnsi="Times New Roman" w:cs="Times New Roman"/>
        </w:rPr>
        <w:tab/>
        <w:t xml:space="preserve">     (10)</w:t>
      </w:r>
    </w:p>
    <w:p w14:paraId="505544DF" w14:textId="69AE1D6C" w:rsidR="008C446A" w:rsidRPr="00415418" w:rsidRDefault="00463330" w:rsidP="007E6A32">
      <w:pPr>
        <w:spacing w:line="480" w:lineRule="auto"/>
        <w:ind w:firstLine="720"/>
        <w:rPr>
          <w:rFonts w:ascii="Times New Roman" w:eastAsia="Times New Roman" w:hAnsi="Times New Roman" w:cs="Times New Roman"/>
          <w:b/>
        </w:rPr>
      </w:pPr>
      <m:oMath>
        <m:r>
          <w:rPr>
            <w:rFonts w:ascii="Cambria Math" w:eastAsia="Times New Roman" w:hAnsi="Cambria Math" w:cs="Times New Roman"/>
          </w:rPr>
          <m:t>p(k=0|π=0.001,n=1,000,000)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=0</m:t>
        </m:r>
      </m:oMath>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t xml:space="preserve">     (11)</w:t>
      </w:r>
    </w:p>
    <w:p w14:paraId="1B90D0FD" w14:textId="4B7A357F" w:rsidR="008C446A"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Thus, you are almost certain to see at least one copy at 10,000 or greater read depths.</w:t>
      </w:r>
    </w:p>
    <w:p w14:paraId="1DAE4AC3" w14:textId="52F881C8" w:rsidR="008C446A" w:rsidRPr="00415418" w:rsidRDefault="00463330" w:rsidP="007E6A32">
      <w:pPr>
        <w:pBdr>
          <w:top w:val="nil"/>
          <w:left w:val="nil"/>
          <w:bottom w:val="nil"/>
          <w:right w:val="nil"/>
          <w:between w:val="nil"/>
        </w:pBdr>
        <w:spacing w:line="480" w:lineRule="auto"/>
        <w:ind w:firstLine="720"/>
        <w:rPr>
          <w:rFonts w:ascii="Times New Roman" w:eastAsia="Times New Roman" w:hAnsi="Times New Roman" w:cs="Times New Roman"/>
        </w:rPr>
      </w:pPr>
      <w:proofErr w:type="gramStart"/>
      <w:r w:rsidRPr="00415418">
        <w:rPr>
          <w:rFonts w:ascii="Times New Roman" w:eastAsia="Times New Roman" w:hAnsi="Times New Roman" w:cs="Times New Roman"/>
        </w:rPr>
        <w:lastRenderedPageBreak/>
        <w:t>So</w:t>
      </w:r>
      <w:proofErr w:type="gramEnd"/>
      <w:r w:rsidRPr="00415418">
        <w:rPr>
          <w:rFonts w:ascii="Times New Roman" w:eastAsia="Times New Roman" w:hAnsi="Times New Roman" w:cs="Times New Roman"/>
        </w:rPr>
        <w:t xml:space="preserve"> what does this mean in general? Basically, you will see rarer things at higher read depths but moving from a read depth of say 10,000 to 1 million will only meaningfully change non-detection of very rare sequence variants (sequences that make up </w:t>
      </w:r>
      <w:r w:rsidR="007E6A32" w:rsidRPr="00415418">
        <w:rPr>
          <w:rFonts w:ascii="Times New Roman" w:eastAsia="Times New Roman" w:hAnsi="Times New Roman" w:cs="Times New Roman"/>
        </w:rPr>
        <w:t>somewhere between</w:t>
      </w:r>
      <w:r w:rsidRPr="00415418">
        <w:rPr>
          <w:rFonts w:ascii="Times New Roman" w:eastAsia="Times New Roman" w:hAnsi="Times New Roman" w:cs="Times New Roman"/>
        </w:rPr>
        <w:t xml:space="preserve"> 1 in 10,000 and 1 in 1 million copies).  If you think that there are a lot of taxa that you care about are in this very rare zone, it may make sense to do more sequencing. But things that are extremely rare (occur at a frequency of less than 1 in a million) still will not be detected.  Note that things can be rare after PCR because they are rare in the sample or because they are poor amplifiers, or both. One caveat to the description above is it only includes the probability of observing exactly zero. Many researchers use a higher threshold to determine presence (say </w:t>
      </w:r>
      <w:r w:rsidRPr="00415418">
        <w:rPr>
          <w:rFonts w:ascii="Times New Roman" w:eastAsia="Times New Roman" w:hAnsi="Times New Roman" w:cs="Times New Roman"/>
          <w:i/>
        </w:rPr>
        <w:t>k &gt; 10</w:t>
      </w:r>
      <w:r w:rsidRPr="007B5CCF">
        <w:rPr>
          <w:rFonts w:ascii="Times New Roman" w:eastAsia="Times New Roman" w:hAnsi="Times New Roman" w:cs="Times New Roman"/>
          <w:iCs/>
        </w:rPr>
        <w:t>, for example</w:t>
      </w:r>
      <w:r w:rsidRPr="00415418">
        <w:rPr>
          <w:rFonts w:ascii="Times New Roman" w:eastAsia="Times New Roman" w:hAnsi="Times New Roman" w:cs="Times New Roman"/>
        </w:rPr>
        <w:t xml:space="preserve">).  Calculating </w:t>
      </w:r>
      <w:r w:rsidRPr="00415418">
        <w:rPr>
          <w:rFonts w:ascii="Times New Roman" w:eastAsia="Times New Roman" w:hAnsi="Times New Roman" w:cs="Times New Roman"/>
          <w:i/>
        </w:rPr>
        <w:t>k &gt; K</w:t>
      </w:r>
      <w:r w:rsidRPr="00415418">
        <w:rPr>
          <w:rFonts w:ascii="Times New Roman" w:eastAsia="Times New Roman" w:hAnsi="Times New Roman" w:cs="Times New Roman"/>
        </w:rPr>
        <w:t xml:space="preserve"> is not quite as easy as </w:t>
      </w:r>
      <w:r w:rsidRPr="00415418">
        <w:rPr>
          <w:rFonts w:ascii="Times New Roman" w:eastAsia="Times New Roman" w:hAnsi="Times New Roman" w:cs="Times New Roman"/>
          <w:i/>
        </w:rPr>
        <w:t>p(k=0)</w:t>
      </w:r>
      <w:r w:rsidRPr="00415418">
        <w:rPr>
          <w:rFonts w:ascii="Times New Roman" w:eastAsia="Times New Roman" w:hAnsi="Times New Roman" w:cs="Times New Roman"/>
        </w:rPr>
        <w:t xml:space="preserve"> in that more terms are involved, but it is certainly not a hard calculation and involves summing the probability of </w:t>
      </w:r>
      <w:r w:rsidRPr="00415418">
        <w:rPr>
          <w:rFonts w:ascii="Times New Roman" w:eastAsia="Times New Roman" w:hAnsi="Times New Roman" w:cs="Times New Roman"/>
          <w:i/>
        </w:rPr>
        <w:t>k=0</w:t>
      </w:r>
      <w:r w:rsidRPr="00415418">
        <w:rPr>
          <w:rFonts w:ascii="Times New Roman" w:eastAsia="Times New Roman" w:hAnsi="Times New Roman" w:cs="Times New Roman"/>
        </w:rPr>
        <w:t xml:space="preserve"> to </w:t>
      </w:r>
      <w:r w:rsidRPr="00415418">
        <w:rPr>
          <w:rFonts w:ascii="Times New Roman" w:eastAsia="Times New Roman" w:hAnsi="Times New Roman" w:cs="Times New Roman"/>
          <w:i/>
        </w:rPr>
        <w:t>k=K,</w:t>
      </w:r>
    </w:p>
    <w:p w14:paraId="58CE1663" w14:textId="5B50CD67" w:rsidR="007E6A32" w:rsidRPr="00415418" w:rsidRDefault="00463330" w:rsidP="007E6A32">
      <w:pPr>
        <w:pBdr>
          <w:top w:val="nil"/>
          <w:left w:val="nil"/>
          <w:bottom w:val="nil"/>
          <w:right w:val="nil"/>
          <w:between w:val="nil"/>
        </w:pBd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p(k≥K|π,n) =1-</m:t>
        </m:r>
        <m:nary>
          <m:naryPr>
            <m:chr m:val="∑"/>
            <m:ctrlPr>
              <w:rPr>
                <w:rFonts w:ascii="Cambria Math" w:eastAsia="Times New Roman" w:hAnsi="Cambria Math" w:cs="Times New Roman"/>
              </w:rPr>
            </m:ctrlPr>
          </m:naryPr>
          <m:sub>
            <m:r>
              <w:rPr>
                <w:rFonts w:ascii="Cambria Math" w:eastAsia="Times New Roman" w:hAnsi="Cambria Math" w:cs="Times New Roman"/>
              </w:rPr>
              <m:t>k=0</m:t>
            </m:r>
          </m:sub>
          <m:sup>
            <m:r>
              <w:rPr>
                <w:rFonts w:ascii="Cambria Math" w:eastAsia="Times New Roman" w:hAnsi="Cambria Math" w:cs="Times New Roman"/>
              </w:rPr>
              <m:t>k=K</m:t>
            </m:r>
          </m:sup>
          <m:e>
            <m:sSup>
              <m:sSupPr>
                <m:ctrlPr>
                  <w:rPr>
                    <w:rFonts w:ascii="Cambria Math" w:eastAsia="Times New Roman" w:hAnsi="Cambria Math" w:cs="Times New Roman"/>
                  </w:rPr>
                </m:ctrlPr>
              </m:sSupPr>
              <m:e>
                <m:f>
                  <m:fPr>
                    <m:ctrlPr>
                      <w:rPr>
                        <w:rFonts w:ascii="Cambria Math" w:eastAsia="Times New Roman" w:hAnsi="Cambria Math" w:cs="Times New Roman"/>
                      </w:rPr>
                    </m:ctrlPr>
                  </m:fPr>
                  <m:num>
                    <m:r>
                      <w:rPr>
                        <w:rFonts w:ascii="Cambria Math" w:eastAsia="Times New Roman" w:hAnsi="Cambria Math" w:cs="Times New Roman"/>
                      </w:rPr>
                      <m:t>n!</m:t>
                    </m:r>
                  </m:num>
                  <m:den>
                    <m:r>
                      <w:rPr>
                        <w:rFonts w:ascii="Cambria Math" w:eastAsia="Times New Roman" w:hAnsi="Cambria Math" w:cs="Times New Roman"/>
                      </w:rPr>
                      <m:t>k!(n-k)!</m:t>
                    </m:r>
                  </m:den>
                </m:f>
                <m:r>
                  <w:rPr>
                    <w:rFonts w:ascii="Cambria Math" w:eastAsia="Times New Roman" w:hAnsi="Cambria Math" w:cs="Times New Roman"/>
                  </w:rPr>
                  <m:t xml:space="preserve">π </m:t>
                </m:r>
              </m:e>
              <m:sup>
                <m:r>
                  <w:rPr>
                    <w:rFonts w:ascii="Cambria Math" w:eastAsia="Times New Roman" w:hAnsi="Cambria Math" w:cs="Times New Roman"/>
                  </w:rPr>
                  <m:t>k</m:t>
                </m:r>
              </m:sup>
            </m:sSup>
            <m:r>
              <w:rPr>
                <w:rFonts w:ascii="Cambria Math" w:eastAsia="Times New Roman" w:hAnsi="Cambria Math" w:cs="Times New Roman"/>
              </w:rPr>
              <m:t>(1-π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n-k</m:t>
                </m:r>
              </m:sup>
            </m:sSup>
          </m:e>
        </m:nary>
        <m:r>
          <w:rPr>
            <w:rFonts w:ascii="Cambria Math" w:eastAsia="Times New Roman" w:hAnsi="Cambria Math" w:cs="Times New Roman"/>
          </w:rPr>
          <m:t xml:space="preserve"> </m:t>
        </m:r>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t xml:space="preserve">                             (12)</w:t>
      </w:r>
    </w:p>
    <w:p w14:paraId="6FA586C1"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FCC6447"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45EAD8E"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10EE2000"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4A65426A"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486D9F9"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FF1C720"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3524BE3D"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33AD4D21"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5B2A43E"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0BD8B63"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48A0E65D" w14:textId="4E9CAD52" w:rsidR="007E6A32" w:rsidRPr="00415418" w:rsidRDefault="00463330" w:rsidP="003C33C6">
      <w:pPr>
        <w:pBdr>
          <w:top w:val="nil"/>
          <w:left w:val="nil"/>
          <w:bottom w:val="nil"/>
          <w:right w:val="nil"/>
          <w:between w:val="nil"/>
        </w:pBdr>
        <w:spacing w:line="480" w:lineRule="auto"/>
        <w:rPr>
          <w:rFonts w:ascii="Times New Roman" w:eastAsia="Times New Roman" w:hAnsi="Times New Roman" w:cs="Times New Roman"/>
          <w:b/>
        </w:rPr>
      </w:pPr>
      <w:r w:rsidRPr="00415418">
        <w:rPr>
          <w:rFonts w:ascii="Times New Roman" w:eastAsia="Times New Roman" w:hAnsi="Times New Roman" w:cs="Times New Roman"/>
          <w:b/>
        </w:rPr>
        <w:lastRenderedPageBreak/>
        <w:t>S</w:t>
      </w:r>
      <w:r w:rsidR="007E6A32" w:rsidRPr="00415418">
        <w:rPr>
          <w:rFonts w:ascii="Times New Roman" w:eastAsia="Times New Roman" w:hAnsi="Times New Roman" w:cs="Times New Roman"/>
          <w:b/>
        </w:rPr>
        <w:t xml:space="preserve">upplemental </w:t>
      </w:r>
      <w:r w:rsidR="007B5CCF">
        <w:rPr>
          <w:rFonts w:ascii="Times New Roman" w:eastAsia="Times New Roman" w:hAnsi="Times New Roman" w:cs="Times New Roman"/>
          <w:b/>
        </w:rPr>
        <w:t>2</w:t>
      </w:r>
      <w:r w:rsidRPr="00415418">
        <w:rPr>
          <w:rFonts w:ascii="Times New Roman" w:eastAsia="Times New Roman" w:hAnsi="Times New Roman" w:cs="Times New Roman"/>
          <w:b/>
        </w:rPr>
        <w:t xml:space="preserve"> Alternate simulation results</w:t>
      </w:r>
    </w:p>
    <w:p w14:paraId="06EB2377" w14:textId="3F76B8EB" w:rsidR="008C446A" w:rsidRPr="00415418" w:rsidRDefault="00463330" w:rsidP="003C33C6">
      <w:pPr>
        <w:pBdr>
          <w:top w:val="nil"/>
          <w:left w:val="nil"/>
          <w:bottom w:val="nil"/>
          <w:right w:val="nil"/>
          <w:between w:val="nil"/>
        </w:pBdr>
        <w:spacing w:line="480" w:lineRule="auto"/>
        <w:rPr>
          <w:rFonts w:ascii="Times New Roman" w:eastAsia="Times New Roman" w:hAnsi="Times New Roman" w:cs="Times New Roman"/>
          <w:b/>
        </w:rPr>
      </w:pPr>
      <w:r w:rsidRPr="00415418">
        <w:rPr>
          <w:rFonts w:ascii="Times New Roman" w:eastAsia="Times New Roman" w:hAnsi="Times New Roman" w:cs="Times New Roman"/>
          <w:b/>
        </w:rPr>
        <w:t>Chang</w:t>
      </w:r>
      <w:r w:rsidR="007E6A32" w:rsidRPr="00415418">
        <w:rPr>
          <w:rFonts w:ascii="Times New Roman" w:eastAsia="Times New Roman" w:hAnsi="Times New Roman" w:cs="Times New Roman"/>
          <w:b/>
        </w:rPr>
        <w:t>ing</w:t>
      </w:r>
      <w:r w:rsidRPr="00415418">
        <w:rPr>
          <w:rFonts w:ascii="Times New Roman" w:eastAsia="Times New Roman" w:hAnsi="Times New Roman" w:cs="Times New Roman"/>
          <w:b/>
        </w:rPr>
        <w:t xml:space="preserve"> N_pcr1</w:t>
      </w:r>
    </w:p>
    <w:p w14:paraId="05BC3D63" w14:textId="01D14362" w:rsidR="008C446A" w:rsidRPr="00415418" w:rsidRDefault="0046333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It is important to understand how changing some of the parameters in the simulation affect the probability of non-detection.  In Fig.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 xml:space="preserve">1 we used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=20</m:t>
        </m:r>
      </m:oMath>
      <w:r w:rsidRPr="00415418">
        <w:rPr>
          <w:rFonts w:ascii="Times New Roman" w:eastAsia="Times New Roman" w:hAnsi="Times New Roman" w:cs="Times New Roman"/>
        </w:rPr>
        <w:t xml:space="preserve"> rather than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415418">
        <w:rPr>
          <w:rFonts w:ascii="Times New Roman" w:eastAsia="Times New Roman" w:hAnsi="Times New Roman" w:cs="Times New Roman"/>
        </w:rPr>
        <w:t xml:space="preserve"> presented in the main text. As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oMath>
      <w:r w:rsidRPr="00415418">
        <w:rPr>
          <w:rFonts w:ascii="Times New Roman" w:eastAsia="Times New Roman" w:hAnsi="Times New Roman" w:cs="Times New Roman"/>
        </w:rPr>
        <w:t xml:space="preserve"> declines, the probability of non-detects becomes more similar among species and only species with amplification efficiencies that are much lower than the average </w:t>
      </w:r>
      <m:oMath>
        <m:r>
          <w:rPr>
            <w:rFonts w:ascii="Cambria Math" w:eastAsia="Times New Roman" w:hAnsi="Cambria Math" w:cs="Times New Roman"/>
          </w:rPr>
          <m:t>a</m:t>
        </m:r>
      </m:oMath>
      <w:r w:rsidRPr="00415418">
        <w:rPr>
          <w:rFonts w:ascii="Times New Roman" w:eastAsia="Times New Roman" w:hAnsi="Times New Roman" w:cs="Times New Roman"/>
        </w:rPr>
        <w:t xml:space="preserve"> (in this case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&lt;0.4</m:t>
        </m:r>
      </m:oMath>
      <w:r w:rsidRPr="00415418">
        <w:rPr>
          <w:rFonts w:ascii="Times New Roman" w:eastAsia="Times New Roman" w:hAnsi="Times New Roman" w:cs="Times New Roman"/>
        </w:rPr>
        <w:t>) have increased non-detection probabilities (Fig.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 xml:space="preserve">1A). </w:t>
      </w:r>
      <w:r w:rsidRPr="00415418">
        <w:rPr>
          <w:rFonts w:ascii="Times New Roman" w:eastAsia="Times New Roman" w:hAnsi="Times New Roman" w:cs="Times New Roman"/>
          <w:noProof/>
        </w:rPr>
        <w:drawing>
          <wp:inline distT="114300" distB="114300" distL="114300" distR="114300" wp14:anchorId="44B43C72" wp14:editId="517FAB71">
            <wp:extent cx="5943600" cy="46228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43600" cy="4622800"/>
                    </a:xfrm>
                    <a:prstGeom prst="rect">
                      <a:avLst/>
                    </a:prstGeom>
                    <a:ln/>
                  </pic:spPr>
                </pic:pic>
              </a:graphicData>
            </a:graphic>
          </wp:inline>
        </w:drawing>
      </w:r>
    </w:p>
    <w:p w14:paraId="7A79CADF" w14:textId="24B4C2F4" w:rsidR="007E6A32" w:rsidRPr="00415418" w:rsidRDefault="00463330" w:rsidP="007E6A32">
      <w:pPr>
        <w:pBdr>
          <w:top w:val="nil"/>
          <w:left w:val="nil"/>
          <w:bottom w:val="nil"/>
          <w:right w:val="nil"/>
          <w:between w:val="nil"/>
        </w:pBdr>
        <w:spacing w:line="480" w:lineRule="auto"/>
        <w:ind w:left="720"/>
        <w:rPr>
          <w:rFonts w:ascii="Times New Roman" w:eastAsia="Times New Roman" w:hAnsi="Times New Roman" w:cs="Times New Roman"/>
          <w:b/>
        </w:rPr>
      </w:pPr>
      <w:r w:rsidRPr="00415418">
        <w:rPr>
          <w:rFonts w:ascii="Times New Roman" w:eastAsia="Times New Roman" w:hAnsi="Times New Roman" w:cs="Times New Roman"/>
          <w:b/>
          <w:bCs/>
        </w:rPr>
        <w:t>Figure S</w:t>
      </w:r>
      <w:r w:rsidR="007E6A32" w:rsidRPr="00415418">
        <w:rPr>
          <w:rFonts w:ascii="Times New Roman" w:eastAsia="Times New Roman" w:hAnsi="Times New Roman" w:cs="Times New Roman"/>
          <w:b/>
          <w:bCs/>
        </w:rPr>
        <w:t>3.</w:t>
      </w:r>
      <w:r w:rsidRPr="00415418">
        <w:rPr>
          <w:rFonts w:ascii="Times New Roman" w:eastAsia="Times New Roman" w:hAnsi="Times New Roman" w:cs="Times New Roman"/>
          <w:b/>
          <w:bCs/>
        </w:rPr>
        <w:t>1.</w:t>
      </w:r>
      <w:r w:rsidRPr="00415418">
        <w:rPr>
          <w:rFonts w:ascii="Times New Roman" w:eastAsia="Times New Roman" w:hAnsi="Times New Roman" w:cs="Times New Roman"/>
        </w:rPr>
        <w:t xml:space="preserve"> </w:t>
      </w:r>
      <w:r w:rsidRPr="00415418">
        <w:rPr>
          <w:rFonts w:ascii="Times New Roman" w:eastAsia="Times New Roman" w:hAnsi="Times New Roman" w:cs="Times New Roman"/>
          <w:b/>
        </w:rPr>
        <w:t xml:space="preserve">Non-detects Driven </w:t>
      </w:r>
      <w:proofErr w:type="gramStart"/>
      <w:r w:rsidRPr="00415418">
        <w:rPr>
          <w:rFonts w:ascii="Times New Roman" w:eastAsia="Times New Roman" w:hAnsi="Times New Roman" w:cs="Times New Roman"/>
          <w:b/>
        </w:rPr>
        <w:t>By</w:t>
      </w:r>
      <w:proofErr w:type="gramEnd"/>
      <w:r w:rsidRPr="00415418">
        <w:rPr>
          <w:rFonts w:ascii="Times New Roman" w:eastAsia="Times New Roman" w:hAnsi="Times New Roman" w:cs="Times New Roman"/>
          <w:b/>
        </w:rPr>
        <w:t xml:space="preserve"> Both DNA Concentration and Amplification Efficiency. </w:t>
      </w:r>
    </w:p>
    <w:p w14:paraId="218BB870" w14:textId="17F3AE7E" w:rsidR="008C446A" w:rsidRPr="00415418" w:rsidRDefault="00463330" w:rsidP="007E6A32">
      <w:pPr>
        <w:pBdr>
          <w:top w:val="nil"/>
          <w:left w:val="nil"/>
          <w:bottom w:val="nil"/>
          <w:right w:val="nil"/>
          <w:between w:val="nil"/>
        </w:pBd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lastRenderedPageBreak/>
        <w:t>The probability of non-detection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is shown for a community of 50, equally abundant taxa with the amplification efficiency distribution shown inset in each panel. This simulation uses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=20</m:t>
        </m:r>
      </m:oMath>
      <w:r w:rsidRPr="00415418">
        <w:rPr>
          <w:rFonts w:ascii="Times New Roman" w:eastAsia="Times New Roman" w:hAnsi="Times New Roman" w:cs="Times New Roman"/>
        </w:rPr>
        <w:t xml:space="preserve"> (see Fig. 1 for the same simulation but with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415418">
        <w:rPr>
          <w:rFonts w:ascii="Times New Roman" w:eastAsia="Times New Roman" w:hAnsi="Times New Roman" w:cs="Times New Roman"/>
        </w:rPr>
        <w:t xml:space="preserve">).  The amount of among-taxa variation in amplification efficiency varies from highly variable </w:t>
      </w:r>
      <w:r w:rsidRPr="00415418">
        <w:rPr>
          <w:rFonts w:ascii="Times New Roman" w:eastAsia="Times New Roman" w:hAnsi="Times New Roman" w:cs="Times New Roman"/>
          <w:i/>
        </w:rPr>
        <w:t xml:space="preserve">(A; </w:t>
      </w:r>
      <w:r w:rsidRPr="00415418">
        <w:rPr>
          <w:rFonts w:ascii="Times New Roman" w:eastAsia="Times New Roman" w:hAnsi="Times New Roman" w:cs="Times New Roman"/>
        </w:rPr>
        <w:t>γ=5) to moderate variation (</w:t>
      </w:r>
      <w:r w:rsidRPr="00415418">
        <w:rPr>
          <w:rFonts w:ascii="Times New Roman" w:eastAsia="Times New Roman" w:hAnsi="Times New Roman" w:cs="Times New Roman"/>
          <w:i/>
        </w:rPr>
        <w:t xml:space="preserve">B: </w:t>
      </w:r>
      <w:r w:rsidRPr="00415418">
        <w:rPr>
          <w:rFonts w:ascii="Times New Roman" w:eastAsia="Times New Roman" w:hAnsi="Times New Roman" w:cs="Times New Roman"/>
        </w:rPr>
        <w:t>γ=10) to low variation (</w:t>
      </w:r>
      <w:r w:rsidRPr="00415418">
        <w:rPr>
          <w:rFonts w:ascii="Times New Roman" w:eastAsia="Times New Roman" w:hAnsi="Times New Roman" w:cs="Times New Roman"/>
          <w:i/>
        </w:rPr>
        <w:t xml:space="preserve">C: </w:t>
      </w:r>
      <w:r w:rsidRPr="00415418">
        <w:rPr>
          <w:rFonts w:ascii="Times New Roman" w:eastAsia="Times New Roman" w:hAnsi="Times New Roman" w:cs="Times New Roman"/>
        </w:rPr>
        <w:t>γ=100) to effectively no variation (</w:t>
      </w:r>
      <w:r w:rsidRPr="00415418">
        <w:rPr>
          <w:rFonts w:ascii="Times New Roman" w:eastAsia="Times New Roman" w:hAnsi="Times New Roman" w:cs="Times New Roman"/>
          <w:i/>
        </w:rPr>
        <w:t xml:space="preserve">D: </w:t>
      </w:r>
      <w:r w:rsidRPr="00415418">
        <w:rPr>
          <w:rFonts w:ascii="Times New Roman" w:eastAsia="Times New Roman" w:hAnsi="Times New Roman" w:cs="Times New Roman"/>
        </w:rPr>
        <w:t>γ=1,000,000). Both subsampling and amplification efficiencies influence the rate of non-detection. The probability of observing no DNA in a given technical replicate is highest at low DNA concentrations (&lt;10 copies /µL). However, non-detects are possible for species with low amplification efficiencies and very likely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&gt; 0.5) for amplification well below average (in this case approximately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&lt;0.3</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w:t>
      </w:r>
    </w:p>
    <w:p w14:paraId="082F6061" w14:textId="77777777" w:rsidR="008C446A" w:rsidRPr="00415418" w:rsidRDefault="008C446A" w:rsidP="003C33C6">
      <w:pPr>
        <w:pBdr>
          <w:top w:val="nil"/>
          <w:left w:val="nil"/>
          <w:bottom w:val="nil"/>
          <w:right w:val="nil"/>
          <w:between w:val="nil"/>
        </w:pBdr>
        <w:spacing w:line="480" w:lineRule="auto"/>
        <w:rPr>
          <w:rFonts w:ascii="Times New Roman" w:eastAsia="Times New Roman" w:hAnsi="Times New Roman" w:cs="Times New Roman"/>
        </w:rPr>
      </w:pPr>
    </w:p>
    <w:p w14:paraId="1C912BDA" w14:textId="145A312F" w:rsidR="008C446A" w:rsidRPr="00415418" w:rsidRDefault="00463330" w:rsidP="003C33C6">
      <w:pPr>
        <w:spacing w:line="480" w:lineRule="auto"/>
        <w:rPr>
          <w:rFonts w:ascii="Times New Roman" w:eastAsia="Times New Roman" w:hAnsi="Times New Roman" w:cs="Times New Roman"/>
          <w:b/>
        </w:rPr>
      </w:pPr>
      <w:r w:rsidRPr="00415418">
        <w:rPr>
          <w:rFonts w:ascii="Times New Roman" w:eastAsia="Times New Roman" w:hAnsi="Times New Roman" w:cs="Times New Roman"/>
          <w:b/>
        </w:rPr>
        <w:t>Simulat</w:t>
      </w:r>
      <w:r w:rsidR="007E6A32" w:rsidRPr="00415418">
        <w:rPr>
          <w:rFonts w:ascii="Times New Roman" w:eastAsia="Times New Roman" w:hAnsi="Times New Roman" w:cs="Times New Roman"/>
          <w:b/>
        </w:rPr>
        <w:t>ing</w:t>
      </w:r>
      <w:r w:rsidRPr="00415418">
        <w:rPr>
          <w:rFonts w:ascii="Times New Roman" w:eastAsia="Times New Roman" w:hAnsi="Times New Roman" w:cs="Times New Roman"/>
          <w:b/>
        </w:rPr>
        <w:t xml:space="preserve"> uneven DNA concentrations</w:t>
      </w:r>
    </w:p>
    <w:p w14:paraId="690FC178" w14:textId="39646C96" w:rsidR="008C446A" w:rsidRPr="00415418" w:rsidRDefault="00463330" w:rsidP="003C33C6">
      <w:pPr>
        <w:spacing w:line="480" w:lineRule="auto"/>
        <w:rPr>
          <w:rFonts w:ascii="Times New Roman" w:eastAsia="Times New Roman" w:hAnsi="Times New Roman" w:cs="Times New Roman"/>
          <w:b/>
        </w:rPr>
      </w:pPr>
      <w:r w:rsidRPr="00415418">
        <w:rPr>
          <w:rFonts w:ascii="Times New Roman" w:eastAsia="Times New Roman" w:hAnsi="Times New Roman" w:cs="Times New Roman"/>
        </w:rPr>
        <w:t>The base simulation presented in the main text assumes that the starting DNA concentration for each taxon is equivalent (</w:t>
      </w:r>
      <w:r w:rsidR="007B5CCF" w:rsidRPr="00415418">
        <w:rPr>
          <w:rFonts w:ascii="Times New Roman" w:eastAsia="Times New Roman" w:hAnsi="Times New Roman" w:cs="Times New Roman"/>
        </w:rPr>
        <w:t>i.e.,</w:t>
      </w:r>
      <w:r w:rsidRPr="00415418">
        <w:rPr>
          <w:rFonts w:ascii="Times New Roman" w:eastAsia="Times New Roman" w:hAnsi="Times New Roman" w:cs="Times New Roman"/>
        </w:rPr>
        <w:t xml:space="preserve"> for ten taxa, each comprises 10% of the DNA in a sample).  While this assumption makes it easier to visualize the simulation results, it clearly does not represent natural communities which have skewed abundance distributions (some taxa are common while others are rare).  To illustrate the consequences of a skewed abundance distribution we simulated a community of 20 taxa with 2 taxa each comprising 20% of the DNA, 8 taxa each with 5% of the DNA, and 10 taxa with 2% of the DNA. </w:t>
      </w:r>
      <w:r w:rsidR="007B5CCF" w:rsidRPr="00415418">
        <w:rPr>
          <w:rFonts w:ascii="Times New Roman" w:eastAsia="Times New Roman" w:hAnsi="Times New Roman" w:cs="Times New Roman"/>
        </w:rPr>
        <w:t>Otherwise,</w:t>
      </w:r>
      <w:r w:rsidRPr="00415418">
        <w:rPr>
          <w:rFonts w:ascii="Times New Roman" w:eastAsia="Times New Roman" w:hAnsi="Times New Roman" w:cs="Times New Roman"/>
        </w:rPr>
        <w:t xml:space="preserve"> we followed the simulation parameters described in the main text. Figure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2 presents the patterns of non-detections for a single community of 20 taxa (Figure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2A) with large among-species variation in amplification efficiency (</w:t>
      </w:r>
      <m:oMath>
        <m:r>
          <w:rPr>
            <w:rFonts w:ascii="Cambria Math" w:hAnsi="Cambria Math" w:cs="Times New Roman"/>
          </w:rPr>
          <m:t>γ</m:t>
        </m:r>
        <m:r>
          <w:rPr>
            <w:rFonts w:ascii="Cambria Math" w:eastAsia="Times New Roman" w:hAnsi="Cambria Math" w:cs="Times New Roman"/>
          </w:rPr>
          <m:t>=5)</m:t>
        </m:r>
      </m:oMath>
      <w:r w:rsidRPr="00415418">
        <w:rPr>
          <w:rFonts w:ascii="Times New Roman" w:eastAsia="Times New Roman" w:hAnsi="Times New Roman" w:cs="Times New Roman"/>
        </w:rPr>
        <w:t xml:space="preserve"> and for 20 communities of 20 taxa each overlaid on one figure (Fig.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 xml:space="preserve">2B).  </w:t>
      </w:r>
      <w:r w:rsidRPr="00415418">
        <w:rPr>
          <w:rFonts w:ascii="Times New Roman" w:eastAsia="Times New Roman" w:hAnsi="Times New Roman" w:cs="Times New Roman"/>
        </w:rPr>
        <w:lastRenderedPageBreak/>
        <w:t>Facets show the true starting proportion within each community (proportions of 0.02, 0.05, or 0.20).</w:t>
      </w:r>
    </w:p>
    <w:p w14:paraId="2AA451A4" w14:textId="36737F33" w:rsidR="008C446A" w:rsidRPr="00415418" w:rsidRDefault="00463330" w:rsidP="007E6A32">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As shown in the even community simulated in the main text, for all taxa non-detection increases as DNA concentration declines and taxa with lower amplification rates show higher probability of non-detection. But there is clearly an interaction between the community proportion and amplification efficiency which affects the probability of non-detection. Specifically, for two taxa with equivalent amplification efficiencies, the more abundant taxa (community proportion of 0.20) </w:t>
      </w:r>
      <w:r w:rsidR="007E6A32" w:rsidRPr="00415418">
        <w:rPr>
          <w:rFonts w:ascii="Times New Roman" w:eastAsia="Times New Roman" w:hAnsi="Times New Roman" w:cs="Times New Roman"/>
        </w:rPr>
        <w:t>have</w:t>
      </w:r>
      <w:r w:rsidRPr="00415418">
        <w:rPr>
          <w:rFonts w:ascii="Times New Roman" w:eastAsia="Times New Roman" w:hAnsi="Times New Roman" w:cs="Times New Roman"/>
        </w:rPr>
        <w:t xml:space="preserve"> a much lower probability of non-detection than a relatively rare species (community proportion of 0.02; Fig. S</w:t>
      </w:r>
      <w:r w:rsidR="0097037F" w:rsidRPr="00415418">
        <w:rPr>
          <w:rFonts w:ascii="Times New Roman" w:eastAsia="Times New Roman" w:hAnsi="Times New Roman" w:cs="Times New Roman"/>
        </w:rPr>
        <w:t>3.</w:t>
      </w:r>
      <w:r w:rsidRPr="00415418">
        <w:rPr>
          <w:rFonts w:ascii="Times New Roman" w:eastAsia="Times New Roman" w:hAnsi="Times New Roman" w:cs="Times New Roman"/>
        </w:rPr>
        <w:t xml:space="preserve">2B).  </w:t>
      </w:r>
      <w:r w:rsidR="007E6A32" w:rsidRPr="00415418">
        <w:rPr>
          <w:rFonts w:ascii="Times New Roman" w:eastAsia="Times New Roman" w:hAnsi="Times New Roman" w:cs="Times New Roman"/>
        </w:rPr>
        <w:t>Indeed,</w:t>
      </w:r>
      <w:r w:rsidRPr="00415418">
        <w:rPr>
          <w:rFonts w:ascii="Times New Roman" w:eastAsia="Times New Roman" w:hAnsi="Times New Roman" w:cs="Times New Roman"/>
        </w:rPr>
        <w:t xml:space="preserve"> for taxa with a community proportion of 0.02, at a constant DNA concentration,  </w:t>
      </w:r>
      <m:oMath>
        <m:r>
          <w:rPr>
            <w:rFonts w:ascii="Cambria Math" w:eastAsia="Times New Roman" w:hAnsi="Cambria Math" w:cs="Times New Roman"/>
          </w:rPr>
          <m:t>p(Y=0|λ</m:t>
        </m:r>
      </m:oMath>
      <w:r w:rsidRPr="00415418">
        <w:rPr>
          <w:rFonts w:ascii="Times New Roman" w:eastAsia="Times New Roman" w:hAnsi="Times New Roman" w:cs="Times New Roman"/>
        </w:rPr>
        <w:t xml:space="preserve">=10) &gt; 0.5 when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&lt;0.4</m:t>
        </m:r>
      </m:oMath>
      <w:r w:rsidRPr="00415418">
        <w:rPr>
          <w:rFonts w:ascii="Times New Roman" w:eastAsia="Times New Roman" w:hAnsi="Times New Roman" w:cs="Times New Roman"/>
        </w:rPr>
        <w:t xml:space="preserve">5.  In contrast, for taxa with community proportions of 0.20, </w:t>
      </w:r>
      <m:oMath>
        <m:r>
          <w:rPr>
            <w:rFonts w:ascii="Cambria Math" w:eastAsia="Times New Roman" w:hAnsi="Cambria Math" w:cs="Times New Roman"/>
          </w:rPr>
          <m:t>p(Y=0|λ</m:t>
        </m:r>
      </m:oMath>
      <w:r w:rsidRPr="00415418">
        <w:rPr>
          <w:rFonts w:ascii="Times New Roman" w:eastAsia="Times New Roman" w:hAnsi="Times New Roman" w:cs="Times New Roman"/>
        </w:rPr>
        <w:t xml:space="preserve">=10) &gt; 0.5 only occurred for one </w:t>
      </w:r>
      <w:proofErr w:type="gramStart"/>
      <w:r w:rsidRPr="00415418">
        <w:rPr>
          <w:rFonts w:ascii="Times New Roman" w:eastAsia="Times New Roman" w:hAnsi="Times New Roman" w:cs="Times New Roman"/>
        </w:rPr>
        <w:t>taxa</w:t>
      </w:r>
      <w:proofErr w:type="gramEnd"/>
      <w:r w:rsidRPr="00415418">
        <w:rPr>
          <w:rFonts w:ascii="Times New Roman" w:eastAsia="Times New Roman" w:hAnsi="Times New Roman" w:cs="Times New Roman"/>
        </w:rPr>
        <w:t xml:space="preserve"> in the 20 simulated communities with a very low amplificiation efficiency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=0.19</m:t>
        </m:r>
      </m:oMath>
      <w:r w:rsidRPr="00415418">
        <w:rPr>
          <w:rFonts w:ascii="Times New Roman" w:eastAsia="Times New Roman" w:hAnsi="Times New Roman" w:cs="Times New Roman"/>
        </w:rPr>
        <w:t xml:space="preserve">).  </w:t>
      </w:r>
    </w:p>
    <w:p w14:paraId="7CDCB985" w14:textId="693B4702" w:rsidR="008C446A" w:rsidRPr="00415418" w:rsidRDefault="00463330" w:rsidP="007E6A32">
      <w:pPr>
        <w:spacing w:line="480" w:lineRule="auto"/>
        <w:ind w:firstLine="720"/>
        <w:rPr>
          <w:rFonts w:ascii="Times New Roman" w:eastAsia="Times New Roman" w:hAnsi="Times New Roman" w:cs="Times New Roman"/>
        </w:rPr>
      </w:pPr>
      <w:proofErr w:type="gramStart"/>
      <w:r w:rsidRPr="00415418">
        <w:rPr>
          <w:rFonts w:ascii="Times New Roman" w:eastAsia="Times New Roman" w:hAnsi="Times New Roman" w:cs="Times New Roman"/>
        </w:rPr>
        <w:t>Thus</w:t>
      </w:r>
      <w:proofErr w:type="gramEnd"/>
      <w:r w:rsidRPr="00415418">
        <w:rPr>
          <w:rFonts w:ascii="Times New Roman" w:eastAsia="Times New Roman" w:hAnsi="Times New Roman" w:cs="Times New Roman"/>
        </w:rPr>
        <w:t xml:space="preserve"> both community proportion and amplification efficiency affect the probability of non-detection. In broad strokes, amplification efficiency will play a more important role in determining non-detection when taxa are rare relative to other species in a sample.  The importance of amplification efficiency increases with PCR protocols that use a large number of PCR cycles.  Non-detection </w:t>
      </w:r>
      <w:r w:rsidR="004F7835">
        <w:rPr>
          <w:rFonts w:ascii="Times New Roman" w:eastAsia="Times New Roman" w:hAnsi="Times New Roman" w:cs="Times New Roman"/>
        </w:rPr>
        <w:t xml:space="preserve">of </w:t>
      </w:r>
      <w:r w:rsidRPr="00415418">
        <w:rPr>
          <w:rFonts w:ascii="Times New Roman" w:eastAsia="Times New Roman" w:hAnsi="Times New Roman" w:cs="Times New Roman"/>
        </w:rPr>
        <w:t>relatively common taxa in a community will generally be less influenced by relative amplification efficiency, but non-detection can still occur if amplification efficiency is sufficiently low.</w:t>
      </w:r>
    </w:p>
    <w:p w14:paraId="3AC62551" w14:textId="77777777" w:rsidR="008C446A" w:rsidRPr="00415418" w:rsidRDefault="00463330" w:rsidP="003C33C6">
      <w:pPr>
        <w:spacing w:line="480" w:lineRule="auto"/>
        <w:rPr>
          <w:rFonts w:ascii="Times New Roman" w:eastAsia="Times New Roman" w:hAnsi="Times New Roman" w:cs="Times New Roman"/>
          <w:b/>
        </w:rPr>
      </w:pPr>
      <w:r w:rsidRPr="00415418">
        <w:rPr>
          <w:rFonts w:ascii="Times New Roman" w:eastAsia="Times New Roman" w:hAnsi="Times New Roman" w:cs="Times New Roman"/>
          <w:b/>
          <w:noProof/>
        </w:rPr>
        <w:lastRenderedPageBreak/>
        <w:drawing>
          <wp:inline distT="114300" distB="114300" distL="114300" distR="114300" wp14:anchorId="29E0F993" wp14:editId="36D348FB">
            <wp:extent cx="5943600" cy="46228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943600" cy="4622800"/>
                    </a:xfrm>
                    <a:prstGeom prst="rect">
                      <a:avLst/>
                    </a:prstGeom>
                    <a:ln/>
                  </pic:spPr>
                </pic:pic>
              </a:graphicData>
            </a:graphic>
          </wp:inline>
        </w:drawing>
      </w:r>
    </w:p>
    <w:p w14:paraId="5E9273F5" w14:textId="77777777" w:rsidR="008C446A" w:rsidRPr="00415418" w:rsidRDefault="008C446A" w:rsidP="003C33C6">
      <w:pPr>
        <w:spacing w:line="480" w:lineRule="auto"/>
        <w:rPr>
          <w:rFonts w:ascii="Times New Roman" w:eastAsia="Times New Roman" w:hAnsi="Times New Roman" w:cs="Times New Roman"/>
        </w:rPr>
      </w:pPr>
    </w:p>
    <w:p w14:paraId="22A83505" w14:textId="77777777" w:rsidR="007E6A32" w:rsidRPr="00415418" w:rsidRDefault="00463330" w:rsidP="007E6A32">
      <w:pPr>
        <w:spacing w:line="480" w:lineRule="auto"/>
        <w:ind w:left="720"/>
        <w:rPr>
          <w:rFonts w:ascii="Times New Roman" w:eastAsia="Times New Roman" w:hAnsi="Times New Roman" w:cs="Times New Roman"/>
          <w:b/>
        </w:rPr>
      </w:pPr>
      <w:r w:rsidRPr="00415418">
        <w:rPr>
          <w:rFonts w:ascii="Times New Roman" w:eastAsia="Times New Roman" w:hAnsi="Times New Roman" w:cs="Times New Roman"/>
          <w:b/>
          <w:bCs/>
        </w:rPr>
        <w:t>Figure S</w:t>
      </w:r>
      <w:r w:rsidR="007E6A32" w:rsidRPr="00415418">
        <w:rPr>
          <w:rFonts w:ascii="Times New Roman" w:eastAsia="Times New Roman" w:hAnsi="Times New Roman" w:cs="Times New Roman"/>
          <w:b/>
          <w:bCs/>
        </w:rPr>
        <w:t>3.</w:t>
      </w:r>
      <w:r w:rsidRPr="00415418">
        <w:rPr>
          <w:rFonts w:ascii="Times New Roman" w:eastAsia="Times New Roman" w:hAnsi="Times New Roman" w:cs="Times New Roman"/>
          <w:b/>
          <w:bCs/>
        </w:rPr>
        <w:t>2.</w:t>
      </w:r>
      <w:r w:rsidRPr="00415418">
        <w:rPr>
          <w:rFonts w:ascii="Times New Roman" w:eastAsia="Times New Roman" w:hAnsi="Times New Roman" w:cs="Times New Roman"/>
        </w:rPr>
        <w:t xml:space="preserve"> </w:t>
      </w:r>
      <w:r w:rsidRPr="00415418">
        <w:rPr>
          <w:rFonts w:ascii="Times New Roman" w:eastAsia="Times New Roman" w:hAnsi="Times New Roman" w:cs="Times New Roman"/>
          <w:b/>
        </w:rPr>
        <w:t xml:space="preserve">Non-detects Driven </w:t>
      </w:r>
      <w:proofErr w:type="gramStart"/>
      <w:r w:rsidRPr="00415418">
        <w:rPr>
          <w:rFonts w:ascii="Times New Roman" w:eastAsia="Times New Roman" w:hAnsi="Times New Roman" w:cs="Times New Roman"/>
          <w:b/>
        </w:rPr>
        <w:t>By</w:t>
      </w:r>
      <w:proofErr w:type="gramEnd"/>
      <w:r w:rsidRPr="00415418">
        <w:rPr>
          <w:rFonts w:ascii="Times New Roman" w:eastAsia="Times New Roman" w:hAnsi="Times New Roman" w:cs="Times New Roman"/>
          <w:b/>
        </w:rPr>
        <w:t xml:space="preserve"> Both DNA Concentration and Amplification Efficiency.</w:t>
      </w:r>
    </w:p>
    <w:p w14:paraId="07D8C3F5" w14:textId="2A7B9553" w:rsidR="008C446A" w:rsidRPr="00415418" w:rsidRDefault="00463330" w:rsidP="007E6A32">
      <w:pP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t>The probability of non-detection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is shown for a community of 20 taxa with 4 taxa comprising 0.20 of the initial DNA, 8 with 0.05 of the DNA, and 10 species comprising 2% of the DNA across a range of initial DNA concentrations. </w:t>
      </w:r>
      <w:r w:rsidRPr="00415418">
        <w:rPr>
          <w:rFonts w:ascii="Times New Roman" w:eastAsia="Times New Roman" w:hAnsi="Times New Roman" w:cs="Times New Roman"/>
          <w:i/>
        </w:rPr>
        <w:t xml:space="preserve">A: </w:t>
      </w:r>
      <w:r w:rsidRPr="00415418">
        <w:rPr>
          <w:rFonts w:ascii="Times New Roman" w:eastAsia="Times New Roman" w:hAnsi="Times New Roman" w:cs="Times New Roman"/>
        </w:rPr>
        <w:t xml:space="preserve">Presents results for a single 20 taxa community with facets representing the three abundance categories. </w:t>
      </w:r>
      <w:r w:rsidRPr="00415418">
        <w:rPr>
          <w:rFonts w:ascii="Times New Roman" w:eastAsia="Times New Roman" w:hAnsi="Times New Roman" w:cs="Times New Roman"/>
          <w:i/>
        </w:rPr>
        <w:t xml:space="preserve">B </w:t>
      </w:r>
      <w:r w:rsidRPr="00415418">
        <w:rPr>
          <w:rFonts w:ascii="Times New Roman" w:eastAsia="Times New Roman" w:hAnsi="Times New Roman" w:cs="Times New Roman"/>
        </w:rPr>
        <w:t xml:space="preserve">shows results for 20 communities of 20 taxa each to illustrate general patterns.  For all simulations we use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415418">
        <w:rPr>
          <w:rFonts w:ascii="Times New Roman" w:eastAsia="Times New Roman" w:hAnsi="Times New Roman" w:cs="Times New Roman"/>
        </w:rPr>
        <w:t xml:space="preserve"> and a fixed amount of among-taxa variation in amplification efficiency </w:t>
      </w:r>
      <w:r w:rsidRPr="00415418">
        <w:rPr>
          <w:rFonts w:ascii="Times New Roman" w:eastAsia="Times New Roman" w:hAnsi="Times New Roman" w:cs="Times New Roman"/>
          <w:i/>
        </w:rPr>
        <w:t>(</w:t>
      </w:r>
      <w:r w:rsidRPr="00415418">
        <w:rPr>
          <w:rFonts w:ascii="Times New Roman" w:eastAsia="Times New Roman" w:hAnsi="Times New Roman" w:cs="Times New Roman"/>
        </w:rPr>
        <w:t>γ = 5). Clearly</w:t>
      </w:r>
      <w:r w:rsidR="004F7835">
        <w:rPr>
          <w:rFonts w:ascii="Times New Roman" w:eastAsia="Times New Roman" w:hAnsi="Times New Roman" w:cs="Times New Roman"/>
        </w:rPr>
        <w:t>,</w:t>
      </w:r>
      <w:r w:rsidRPr="00415418">
        <w:rPr>
          <w:rFonts w:ascii="Times New Roman" w:eastAsia="Times New Roman" w:hAnsi="Times New Roman" w:cs="Times New Roman"/>
        </w:rPr>
        <w:t xml:space="preserve"> relative abundance </w:t>
      </w:r>
      <w:proofErr w:type="gramStart"/>
      <w:r w:rsidRPr="00415418">
        <w:rPr>
          <w:rFonts w:ascii="Times New Roman" w:eastAsia="Times New Roman" w:hAnsi="Times New Roman" w:cs="Times New Roman"/>
        </w:rPr>
        <w:t>influence</w:t>
      </w:r>
      <w:proofErr w:type="gramEnd"/>
      <w:r w:rsidRPr="00415418">
        <w:rPr>
          <w:rFonts w:ascii="Times New Roman" w:eastAsia="Times New Roman" w:hAnsi="Times New Roman" w:cs="Times New Roman"/>
        </w:rPr>
        <w:t xml:space="preserve"> the rate </w:t>
      </w:r>
      <w:r w:rsidRPr="00415418">
        <w:rPr>
          <w:rFonts w:ascii="Times New Roman" w:eastAsia="Times New Roman" w:hAnsi="Times New Roman" w:cs="Times New Roman"/>
        </w:rPr>
        <w:lastRenderedPageBreak/>
        <w:t xml:space="preserve">of non-detection with relatively rare taxa (those with 0.02 having larger probabilities of non-detection </w:t>
      </w:r>
      <w:r w:rsidR="004F7835">
        <w:rPr>
          <w:rFonts w:ascii="Times New Roman" w:eastAsia="Times New Roman" w:hAnsi="Times New Roman" w:cs="Times New Roman"/>
        </w:rPr>
        <w:t>than</w:t>
      </w:r>
      <w:r w:rsidRPr="00415418">
        <w:rPr>
          <w:rFonts w:ascii="Times New Roman" w:eastAsia="Times New Roman" w:hAnsi="Times New Roman" w:cs="Times New Roman"/>
        </w:rPr>
        <w:t xml:space="preserve"> common taxa (0.2) with equivalent amplification efficiencies (colors).</w:t>
      </w:r>
    </w:p>
    <w:sectPr w:rsidR="008C446A" w:rsidRPr="00415418" w:rsidSect="003C33C6">
      <w:footerReference w:type="default" r:id="rId16"/>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Erin D'Agnese" w:date="2022-07-18T17:41:00Z" w:initials="">
    <w:p w14:paraId="5E06633A" w14:textId="77777777" w:rsidR="008C446A" w:rsidRDefault="0046333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same as Amy's comment, need p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06633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06633A" w16cid:durableId="268E60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1B8E8" w14:textId="77777777" w:rsidR="00A72281" w:rsidRDefault="00A72281">
      <w:r>
        <w:separator/>
      </w:r>
    </w:p>
  </w:endnote>
  <w:endnote w:type="continuationSeparator" w:id="0">
    <w:p w14:paraId="2EF07510" w14:textId="77777777" w:rsidR="00A72281" w:rsidRDefault="00A72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0A2DA" w14:textId="77777777" w:rsidR="008C446A" w:rsidRDefault="00463330">
    <w:pPr>
      <w:jc w:val="right"/>
    </w:pPr>
    <w:r>
      <w:fldChar w:fldCharType="begin"/>
    </w:r>
    <w:r>
      <w:instrText>PAGE</w:instrText>
    </w:r>
    <w:r>
      <w:fldChar w:fldCharType="separate"/>
    </w:r>
    <w:r w:rsidR="0029766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E5963" w14:textId="77777777" w:rsidR="00A72281" w:rsidRDefault="00A72281">
      <w:r>
        <w:separator/>
      </w:r>
    </w:p>
  </w:footnote>
  <w:footnote w:type="continuationSeparator" w:id="0">
    <w:p w14:paraId="319448E8" w14:textId="77777777" w:rsidR="00A72281" w:rsidRDefault="00A7228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achary Gold">
    <w15:presenceInfo w15:providerId="AD" w15:userId="S::zacharyg@sccwrp.org::ba836b13-25d1-44ab-a7b7-b63b6244e0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46A"/>
    <w:rsid w:val="0001355D"/>
    <w:rsid w:val="0001694E"/>
    <w:rsid w:val="000238C9"/>
    <w:rsid w:val="00025C28"/>
    <w:rsid w:val="000356CD"/>
    <w:rsid w:val="00035A26"/>
    <w:rsid w:val="00035FE9"/>
    <w:rsid w:val="00045653"/>
    <w:rsid w:val="00050B53"/>
    <w:rsid w:val="0005584A"/>
    <w:rsid w:val="00057EBF"/>
    <w:rsid w:val="000631C4"/>
    <w:rsid w:val="0006390D"/>
    <w:rsid w:val="000741CC"/>
    <w:rsid w:val="000960A9"/>
    <w:rsid w:val="000C5E04"/>
    <w:rsid w:val="0010496F"/>
    <w:rsid w:val="001A34A8"/>
    <w:rsid w:val="001C1A79"/>
    <w:rsid w:val="00206D54"/>
    <w:rsid w:val="002400D5"/>
    <w:rsid w:val="0024153E"/>
    <w:rsid w:val="00277C07"/>
    <w:rsid w:val="00284534"/>
    <w:rsid w:val="00297667"/>
    <w:rsid w:val="002E1D8B"/>
    <w:rsid w:val="00305A92"/>
    <w:rsid w:val="00316E5C"/>
    <w:rsid w:val="0032546D"/>
    <w:rsid w:val="003312D5"/>
    <w:rsid w:val="00337FE7"/>
    <w:rsid w:val="00386E77"/>
    <w:rsid w:val="003A565A"/>
    <w:rsid w:val="003B6980"/>
    <w:rsid w:val="003C33C6"/>
    <w:rsid w:val="003E3A73"/>
    <w:rsid w:val="004041C6"/>
    <w:rsid w:val="00415418"/>
    <w:rsid w:val="00417112"/>
    <w:rsid w:val="00417495"/>
    <w:rsid w:val="0044756F"/>
    <w:rsid w:val="00463330"/>
    <w:rsid w:val="00466C1D"/>
    <w:rsid w:val="004960C9"/>
    <w:rsid w:val="004B4357"/>
    <w:rsid w:val="004E2D15"/>
    <w:rsid w:val="004F7835"/>
    <w:rsid w:val="005009D4"/>
    <w:rsid w:val="00516471"/>
    <w:rsid w:val="005229E8"/>
    <w:rsid w:val="00572823"/>
    <w:rsid w:val="005871F7"/>
    <w:rsid w:val="005A5F8A"/>
    <w:rsid w:val="005B1FBD"/>
    <w:rsid w:val="005C7DF4"/>
    <w:rsid w:val="005D09C3"/>
    <w:rsid w:val="005D3935"/>
    <w:rsid w:val="005E20CD"/>
    <w:rsid w:val="00600CE4"/>
    <w:rsid w:val="0060212D"/>
    <w:rsid w:val="0066725D"/>
    <w:rsid w:val="00667B48"/>
    <w:rsid w:val="0067695B"/>
    <w:rsid w:val="00692DFB"/>
    <w:rsid w:val="006A50E3"/>
    <w:rsid w:val="006A7633"/>
    <w:rsid w:val="006E24D2"/>
    <w:rsid w:val="006E5DE7"/>
    <w:rsid w:val="00702FD9"/>
    <w:rsid w:val="007073E9"/>
    <w:rsid w:val="00780533"/>
    <w:rsid w:val="007A3360"/>
    <w:rsid w:val="007B4323"/>
    <w:rsid w:val="007B5CCF"/>
    <w:rsid w:val="007E3F9D"/>
    <w:rsid w:val="007E6A32"/>
    <w:rsid w:val="0083015C"/>
    <w:rsid w:val="00840824"/>
    <w:rsid w:val="00880D71"/>
    <w:rsid w:val="008A0E59"/>
    <w:rsid w:val="008B7193"/>
    <w:rsid w:val="008C446A"/>
    <w:rsid w:val="008C62B8"/>
    <w:rsid w:val="008D313D"/>
    <w:rsid w:val="00902B02"/>
    <w:rsid w:val="0090410B"/>
    <w:rsid w:val="00923412"/>
    <w:rsid w:val="009309B8"/>
    <w:rsid w:val="00936D4C"/>
    <w:rsid w:val="00956772"/>
    <w:rsid w:val="0097037F"/>
    <w:rsid w:val="00986ED7"/>
    <w:rsid w:val="009B5AC5"/>
    <w:rsid w:val="009C1CCE"/>
    <w:rsid w:val="009C4250"/>
    <w:rsid w:val="009F1C57"/>
    <w:rsid w:val="00A07DE3"/>
    <w:rsid w:val="00A17C6C"/>
    <w:rsid w:val="00A65CD5"/>
    <w:rsid w:val="00A72281"/>
    <w:rsid w:val="00A777C3"/>
    <w:rsid w:val="00A841A6"/>
    <w:rsid w:val="00AB156A"/>
    <w:rsid w:val="00AC4B47"/>
    <w:rsid w:val="00AD440C"/>
    <w:rsid w:val="00AD6ED7"/>
    <w:rsid w:val="00B013A3"/>
    <w:rsid w:val="00B1162E"/>
    <w:rsid w:val="00B13984"/>
    <w:rsid w:val="00B4565B"/>
    <w:rsid w:val="00B66CE8"/>
    <w:rsid w:val="00B8552C"/>
    <w:rsid w:val="00B93B32"/>
    <w:rsid w:val="00B94CD2"/>
    <w:rsid w:val="00B9558B"/>
    <w:rsid w:val="00BC1E9D"/>
    <w:rsid w:val="00BE264A"/>
    <w:rsid w:val="00C45929"/>
    <w:rsid w:val="00C74A7D"/>
    <w:rsid w:val="00CB3438"/>
    <w:rsid w:val="00CE7087"/>
    <w:rsid w:val="00CE7D77"/>
    <w:rsid w:val="00D65723"/>
    <w:rsid w:val="00E53605"/>
    <w:rsid w:val="00E74BED"/>
    <w:rsid w:val="00E773C3"/>
    <w:rsid w:val="00E85AB3"/>
    <w:rsid w:val="00EC313F"/>
    <w:rsid w:val="00ED2C4A"/>
    <w:rsid w:val="00F034AE"/>
    <w:rsid w:val="00F27CD6"/>
    <w:rsid w:val="00F64566"/>
    <w:rsid w:val="00F66707"/>
    <w:rsid w:val="00F91C43"/>
    <w:rsid w:val="00FE0C31"/>
    <w:rsid w:val="00FE2AEA"/>
    <w:rsid w:val="00FE4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68C2E"/>
  <w15:docId w15:val="{737225B6-A07C-FB4B-9ABD-E2E43CB12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3C33C6"/>
    <w:rPr>
      <w:color w:val="0000FF" w:themeColor="hyperlink"/>
      <w:u w:val="single"/>
    </w:rPr>
  </w:style>
  <w:style w:type="character" w:styleId="UnresolvedMention">
    <w:name w:val="Unresolved Mention"/>
    <w:basedOn w:val="DefaultParagraphFont"/>
    <w:uiPriority w:val="99"/>
    <w:semiHidden/>
    <w:unhideWhenUsed/>
    <w:rsid w:val="003C33C6"/>
    <w:rPr>
      <w:color w:val="605E5C"/>
      <w:shd w:val="clear" w:color="auto" w:fill="E1DFDD"/>
    </w:rPr>
  </w:style>
  <w:style w:type="character" w:styleId="LineNumber">
    <w:name w:val="line number"/>
    <w:basedOn w:val="DefaultParagraphFont"/>
    <w:uiPriority w:val="99"/>
    <w:semiHidden/>
    <w:unhideWhenUsed/>
    <w:rsid w:val="003C33C6"/>
  </w:style>
  <w:style w:type="character" w:styleId="PlaceholderText">
    <w:name w:val="Placeholder Text"/>
    <w:basedOn w:val="DefaultParagraphFont"/>
    <w:uiPriority w:val="99"/>
    <w:semiHidden/>
    <w:rsid w:val="004960C9"/>
    <w:rPr>
      <w:color w:val="808080"/>
    </w:rPr>
  </w:style>
  <w:style w:type="paragraph" w:styleId="CommentSubject">
    <w:name w:val="annotation subject"/>
    <w:basedOn w:val="CommentText"/>
    <w:next w:val="CommentText"/>
    <w:link w:val="CommentSubjectChar"/>
    <w:uiPriority w:val="99"/>
    <w:semiHidden/>
    <w:unhideWhenUsed/>
    <w:rsid w:val="00386E77"/>
    <w:rPr>
      <w:b/>
      <w:bCs/>
    </w:rPr>
  </w:style>
  <w:style w:type="character" w:customStyle="1" w:styleId="CommentSubjectChar">
    <w:name w:val="Comment Subject Char"/>
    <w:basedOn w:val="CommentTextChar"/>
    <w:link w:val="CommentSubject"/>
    <w:uiPriority w:val="99"/>
    <w:semiHidden/>
    <w:rsid w:val="00386E77"/>
    <w:rPr>
      <w:b/>
      <w:bCs/>
      <w:sz w:val="20"/>
      <w:szCs w:val="20"/>
    </w:rPr>
  </w:style>
  <w:style w:type="paragraph" w:styleId="Revision">
    <w:name w:val="Revision"/>
    <w:hidden/>
    <w:uiPriority w:val="99"/>
    <w:semiHidden/>
    <w:rsid w:val="00045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988">
      <w:bodyDiv w:val="1"/>
      <w:marLeft w:val="0"/>
      <w:marRight w:val="0"/>
      <w:marTop w:val="0"/>
      <w:marBottom w:val="0"/>
      <w:divBdr>
        <w:top w:val="none" w:sz="0" w:space="0" w:color="auto"/>
        <w:left w:val="none" w:sz="0" w:space="0" w:color="auto"/>
        <w:bottom w:val="none" w:sz="0" w:space="0" w:color="auto"/>
        <w:right w:val="none" w:sz="0" w:space="0" w:color="auto"/>
      </w:divBdr>
    </w:div>
    <w:div w:id="1787300">
      <w:bodyDiv w:val="1"/>
      <w:marLeft w:val="0"/>
      <w:marRight w:val="0"/>
      <w:marTop w:val="0"/>
      <w:marBottom w:val="0"/>
      <w:divBdr>
        <w:top w:val="none" w:sz="0" w:space="0" w:color="auto"/>
        <w:left w:val="none" w:sz="0" w:space="0" w:color="auto"/>
        <w:bottom w:val="none" w:sz="0" w:space="0" w:color="auto"/>
        <w:right w:val="none" w:sz="0" w:space="0" w:color="auto"/>
      </w:divBdr>
    </w:div>
    <w:div w:id="9913234">
      <w:bodyDiv w:val="1"/>
      <w:marLeft w:val="0"/>
      <w:marRight w:val="0"/>
      <w:marTop w:val="0"/>
      <w:marBottom w:val="0"/>
      <w:divBdr>
        <w:top w:val="none" w:sz="0" w:space="0" w:color="auto"/>
        <w:left w:val="none" w:sz="0" w:space="0" w:color="auto"/>
        <w:bottom w:val="none" w:sz="0" w:space="0" w:color="auto"/>
        <w:right w:val="none" w:sz="0" w:space="0" w:color="auto"/>
      </w:divBdr>
      <w:divsChild>
        <w:div w:id="1692493226">
          <w:marLeft w:val="640"/>
          <w:marRight w:val="0"/>
          <w:marTop w:val="0"/>
          <w:marBottom w:val="0"/>
          <w:divBdr>
            <w:top w:val="none" w:sz="0" w:space="0" w:color="auto"/>
            <w:left w:val="none" w:sz="0" w:space="0" w:color="auto"/>
            <w:bottom w:val="none" w:sz="0" w:space="0" w:color="auto"/>
            <w:right w:val="none" w:sz="0" w:space="0" w:color="auto"/>
          </w:divBdr>
        </w:div>
        <w:div w:id="1456219098">
          <w:marLeft w:val="640"/>
          <w:marRight w:val="0"/>
          <w:marTop w:val="0"/>
          <w:marBottom w:val="0"/>
          <w:divBdr>
            <w:top w:val="none" w:sz="0" w:space="0" w:color="auto"/>
            <w:left w:val="none" w:sz="0" w:space="0" w:color="auto"/>
            <w:bottom w:val="none" w:sz="0" w:space="0" w:color="auto"/>
            <w:right w:val="none" w:sz="0" w:space="0" w:color="auto"/>
          </w:divBdr>
        </w:div>
        <w:div w:id="1833326172">
          <w:marLeft w:val="640"/>
          <w:marRight w:val="0"/>
          <w:marTop w:val="0"/>
          <w:marBottom w:val="0"/>
          <w:divBdr>
            <w:top w:val="none" w:sz="0" w:space="0" w:color="auto"/>
            <w:left w:val="none" w:sz="0" w:space="0" w:color="auto"/>
            <w:bottom w:val="none" w:sz="0" w:space="0" w:color="auto"/>
            <w:right w:val="none" w:sz="0" w:space="0" w:color="auto"/>
          </w:divBdr>
        </w:div>
        <w:div w:id="689991631">
          <w:marLeft w:val="640"/>
          <w:marRight w:val="0"/>
          <w:marTop w:val="0"/>
          <w:marBottom w:val="0"/>
          <w:divBdr>
            <w:top w:val="none" w:sz="0" w:space="0" w:color="auto"/>
            <w:left w:val="none" w:sz="0" w:space="0" w:color="auto"/>
            <w:bottom w:val="none" w:sz="0" w:space="0" w:color="auto"/>
            <w:right w:val="none" w:sz="0" w:space="0" w:color="auto"/>
          </w:divBdr>
        </w:div>
        <w:div w:id="344134951">
          <w:marLeft w:val="640"/>
          <w:marRight w:val="0"/>
          <w:marTop w:val="0"/>
          <w:marBottom w:val="0"/>
          <w:divBdr>
            <w:top w:val="none" w:sz="0" w:space="0" w:color="auto"/>
            <w:left w:val="none" w:sz="0" w:space="0" w:color="auto"/>
            <w:bottom w:val="none" w:sz="0" w:space="0" w:color="auto"/>
            <w:right w:val="none" w:sz="0" w:space="0" w:color="auto"/>
          </w:divBdr>
        </w:div>
        <w:div w:id="236399255">
          <w:marLeft w:val="640"/>
          <w:marRight w:val="0"/>
          <w:marTop w:val="0"/>
          <w:marBottom w:val="0"/>
          <w:divBdr>
            <w:top w:val="none" w:sz="0" w:space="0" w:color="auto"/>
            <w:left w:val="none" w:sz="0" w:space="0" w:color="auto"/>
            <w:bottom w:val="none" w:sz="0" w:space="0" w:color="auto"/>
            <w:right w:val="none" w:sz="0" w:space="0" w:color="auto"/>
          </w:divBdr>
        </w:div>
        <w:div w:id="1791362830">
          <w:marLeft w:val="640"/>
          <w:marRight w:val="0"/>
          <w:marTop w:val="0"/>
          <w:marBottom w:val="0"/>
          <w:divBdr>
            <w:top w:val="none" w:sz="0" w:space="0" w:color="auto"/>
            <w:left w:val="none" w:sz="0" w:space="0" w:color="auto"/>
            <w:bottom w:val="none" w:sz="0" w:space="0" w:color="auto"/>
            <w:right w:val="none" w:sz="0" w:space="0" w:color="auto"/>
          </w:divBdr>
        </w:div>
        <w:div w:id="814831623">
          <w:marLeft w:val="640"/>
          <w:marRight w:val="0"/>
          <w:marTop w:val="0"/>
          <w:marBottom w:val="0"/>
          <w:divBdr>
            <w:top w:val="none" w:sz="0" w:space="0" w:color="auto"/>
            <w:left w:val="none" w:sz="0" w:space="0" w:color="auto"/>
            <w:bottom w:val="none" w:sz="0" w:space="0" w:color="auto"/>
            <w:right w:val="none" w:sz="0" w:space="0" w:color="auto"/>
          </w:divBdr>
        </w:div>
        <w:div w:id="692194038">
          <w:marLeft w:val="640"/>
          <w:marRight w:val="0"/>
          <w:marTop w:val="0"/>
          <w:marBottom w:val="0"/>
          <w:divBdr>
            <w:top w:val="none" w:sz="0" w:space="0" w:color="auto"/>
            <w:left w:val="none" w:sz="0" w:space="0" w:color="auto"/>
            <w:bottom w:val="none" w:sz="0" w:space="0" w:color="auto"/>
            <w:right w:val="none" w:sz="0" w:space="0" w:color="auto"/>
          </w:divBdr>
        </w:div>
        <w:div w:id="442457225">
          <w:marLeft w:val="640"/>
          <w:marRight w:val="0"/>
          <w:marTop w:val="0"/>
          <w:marBottom w:val="0"/>
          <w:divBdr>
            <w:top w:val="none" w:sz="0" w:space="0" w:color="auto"/>
            <w:left w:val="none" w:sz="0" w:space="0" w:color="auto"/>
            <w:bottom w:val="none" w:sz="0" w:space="0" w:color="auto"/>
            <w:right w:val="none" w:sz="0" w:space="0" w:color="auto"/>
          </w:divBdr>
        </w:div>
        <w:div w:id="551884397">
          <w:marLeft w:val="640"/>
          <w:marRight w:val="0"/>
          <w:marTop w:val="0"/>
          <w:marBottom w:val="0"/>
          <w:divBdr>
            <w:top w:val="none" w:sz="0" w:space="0" w:color="auto"/>
            <w:left w:val="none" w:sz="0" w:space="0" w:color="auto"/>
            <w:bottom w:val="none" w:sz="0" w:space="0" w:color="auto"/>
            <w:right w:val="none" w:sz="0" w:space="0" w:color="auto"/>
          </w:divBdr>
        </w:div>
        <w:div w:id="1678992999">
          <w:marLeft w:val="640"/>
          <w:marRight w:val="0"/>
          <w:marTop w:val="0"/>
          <w:marBottom w:val="0"/>
          <w:divBdr>
            <w:top w:val="none" w:sz="0" w:space="0" w:color="auto"/>
            <w:left w:val="none" w:sz="0" w:space="0" w:color="auto"/>
            <w:bottom w:val="none" w:sz="0" w:space="0" w:color="auto"/>
            <w:right w:val="none" w:sz="0" w:space="0" w:color="auto"/>
          </w:divBdr>
        </w:div>
        <w:div w:id="418406556">
          <w:marLeft w:val="640"/>
          <w:marRight w:val="0"/>
          <w:marTop w:val="0"/>
          <w:marBottom w:val="0"/>
          <w:divBdr>
            <w:top w:val="none" w:sz="0" w:space="0" w:color="auto"/>
            <w:left w:val="none" w:sz="0" w:space="0" w:color="auto"/>
            <w:bottom w:val="none" w:sz="0" w:space="0" w:color="auto"/>
            <w:right w:val="none" w:sz="0" w:space="0" w:color="auto"/>
          </w:divBdr>
        </w:div>
        <w:div w:id="2013024480">
          <w:marLeft w:val="640"/>
          <w:marRight w:val="0"/>
          <w:marTop w:val="0"/>
          <w:marBottom w:val="0"/>
          <w:divBdr>
            <w:top w:val="none" w:sz="0" w:space="0" w:color="auto"/>
            <w:left w:val="none" w:sz="0" w:space="0" w:color="auto"/>
            <w:bottom w:val="none" w:sz="0" w:space="0" w:color="auto"/>
            <w:right w:val="none" w:sz="0" w:space="0" w:color="auto"/>
          </w:divBdr>
        </w:div>
        <w:div w:id="1367557541">
          <w:marLeft w:val="640"/>
          <w:marRight w:val="0"/>
          <w:marTop w:val="0"/>
          <w:marBottom w:val="0"/>
          <w:divBdr>
            <w:top w:val="none" w:sz="0" w:space="0" w:color="auto"/>
            <w:left w:val="none" w:sz="0" w:space="0" w:color="auto"/>
            <w:bottom w:val="none" w:sz="0" w:space="0" w:color="auto"/>
            <w:right w:val="none" w:sz="0" w:space="0" w:color="auto"/>
          </w:divBdr>
        </w:div>
        <w:div w:id="1666202897">
          <w:marLeft w:val="640"/>
          <w:marRight w:val="0"/>
          <w:marTop w:val="0"/>
          <w:marBottom w:val="0"/>
          <w:divBdr>
            <w:top w:val="none" w:sz="0" w:space="0" w:color="auto"/>
            <w:left w:val="none" w:sz="0" w:space="0" w:color="auto"/>
            <w:bottom w:val="none" w:sz="0" w:space="0" w:color="auto"/>
            <w:right w:val="none" w:sz="0" w:space="0" w:color="auto"/>
          </w:divBdr>
        </w:div>
        <w:div w:id="1235358719">
          <w:marLeft w:val="640"/>
          <w:marRight w:val="0"/>
          <w:marTop w:val="0"/>
          <w:marBottom w:val="0"/>
          <w:divBdr>
            <w:top w:val="none" w:sz="0" w:space="0" w:color="auto"/>
            <w:left w:val="none" w:sz="0" w:space="0" w:color="auto"/>
            <w:bottom w:val="none" w:sz="0" w:space="0" w:color="auto"/>
            <w:right w:val="none" w:sz="0" w:space="0" w:color="auto"/>
          </w:divBdr>
        </w:div>
        <w:div w:id="992298229">
          <w:marLeft w:val="640"/>
          <w:marRight w:val="0"/>
          <w:marTop w:val="0"/>
          <w:marBottom w:val="0"/>
          <w:divBdr>
            <w:top w:val="none" w:sz="0" w:space="0" w:color="auto"/>
            <w:left w:val="none" w:sz="0" w:space="0" w:color="auto"/>
            <w:bottom w:val="none" w:sz="0" w:space="0" w:color="auto"/>
            <w:right w:val="none" w:sz="0" w:space="0" w:color="auto"/>
          </w:divBdr>
        </w:div>
        <w:div w:id="1976369315">
          <w:marLeft w:val="640"/>
          <w:marRight w:val="0"/>
          <w:marTop w:val="0"/>
          <w:marBottom w:val="0"/>
          <w:divBdr>
            <w:top w:val="none" w:sz="0" w:space="0" w:color="auto"/>
            <w:left w:val="none" w:sz="0" w:space="0" w:color="auto"/>
            <w:bottom w:val="none" w:sz="0" w:space="0" w:color="auto"/>
            <w:right w:val="none" w:sz="0" w:space="0" w:color="auto"/>
          </w:divBdr>
        </w:div>
        <w:div w:id="135293959">
          <w:marLeft w:val="640"/>
          <w:marRight w:val="0"/>
          <w:marTop w:val="0"/>
          <w:marBottom w:val="0"/>
          <w:divBdr>
            <w:top w:val="none" w:sz="0" w:space="0" w:color="auto"/>
            <w:left w:val="none" w:sz="0" w:space="0" w:color="auto"/>
            <w:bottom w:val="none" w:sz="0" w:space="0" w:color="auto"/>
            <w:right w:val="none" w:sz="0" w:space="0" w:color="auto"/>
          </w:divBdr>
        </w:div>
        <w:div w:id="1813870154">
          <w:marLeft w:val="640"/>
          <w:marRight w:val="0"/>
          <w:marTop w:val="0"/>
          <w:marBottom w:val="0"/>
          <w:divBdr>
            <w:top w:val="none" w:sz="0" w:space="0" w:color="auto"/>
            <w:left w:val="none" w:sz="0" w:space="0" w:color="auto"/>
            <w:bottom w:val="none" w:sz="0" w:space="0" w:color="auto"/>
            <w:right w:val="none" w:sz="0" w:space="0" w:color="auto"/>
          </w:divBdr>
        </w:div>
        <w:div w:id="331031029">
          <w:marLeft w:val="640"/>
          <w:marRight w:val="0"/>
          <w:marTop w:val="0"/>
          <w:marBottom w:val="0"/>
          <w:divBdr>
            <w:top w:val="none" w:sz="0" w:space="0" w:color="auto"/>
            <w:left w:val="none" w:sz="0" w:space="0" w:color="auto"/>
            <w:bottom w:val="none" w:sz="0" w:space="0" w:color="auto"/>
            <w:right w:val="none" w:sz="0" w:space="0" w:color="auto"/>
          </w:divBdr>
        </w:div>
        <w:div w:id="1343779013">
          <w:marLeft w:val="640"/>
          <w:marRight w:val="0"/>
          <w:marTop w:val="0"/>
          <w:marBottom w:val="0"/>
          <w:divBdr>
            <w:top w:val="none" w:sz="0" w:space="0" w:color="auto"/>
            <w:left w:val="none" w:sz="0" w:space="0" w:color="auto"/>
            <w:bottom w:val="none" w:sz="0" w:space="0" w:color="auto"/>
            <w:right w:val="none" w:sz="0" w:space="0" w:color="auto"/>
          </w:divBdr>
        </w:div>
        <w:div w:id="1898543695">
          <w:marLeft w:val="640"/>
          <w:marRight w:val="0"/>
          <w:marTop w:val="0"/>
          <w:marBottom w:val="0"/>
          <w:divBdr>
            <w:top w:val="none" w:sz="0" w:space="0" w:color="auto"/>
            <w:left w:val="none" w:sz="0" w:space="0" w:color="auto"/>
            <w:bottom w:val="none" w:sz="0" w:space="0" w:color="auto"/>
            <w:right w:val="none" w:sz="0" w:space="0" w:color="auto"/>
          </w:divBdr>
        </w:div>
        <w:div w:id="1413696359">
          <w:marLeft w:val="640"/>
          <w:marRight w:val="0"/>
          <w:marTop w:val="0"/>
          <w:marBottom w:val="0"/>
          <w:divBdr>
            <w:top w:val="none" w:sz="0" w:space="0" w:color="auto"/>
            <w:left w:val="none" w:sz="0" w:space="0" w:color="auto"/>
            <w:bottom w:val="none" w:sz="0" w:space="0" w:color="auto"/>
            <w:right w:val="none" w:sz="0" w:space="0" w:color="auto"/>
          </w:divBdr>
        </w:div>
        <w:div w:id="1104376358">
          <w:marLeft w:val="640"/>
          <w:marRight w:val="0"/>
          <w:marTop w:val="0"/>
          <w:marBottom w:val="0"/>
          <w:divBdr>
            <w:top w:val="none" w:sz="0" w:space="0" w:color="auto"/>
            <w:left w:val="none" w:sz="0" w:space="0" w:color="auto"/>
            <w:bottom w:val="none" w:sz="0" w:space="0" w:color="auto"/>
            <w:right w:val="none" w:sz="0" w:space="0" w:color="auto"/>
          </w:divBdr>
        </w:div>
        <w:div w:id="1419596642">
          <w:marLeft w:val="640"/>
          <w:marRight w:val="0"/>
          <w:marTop w:val="0"/>
          <w:marBottom w:val="0"/>
          <w:divBdr>
            <w:top w:val="none" w:sz="0" w:space="0" w:color="auto"/>
            <w:left w:val="none" w:sz="0" w:space="0" w:color="auto"/>
            <w:bottom w:val="none" w:sz="0" w:space="0" w:color="auto"/>
            <w:right w:val="none" w:sz="0" w:space="0" w:color="auto"/>
          </w:divBdr>
        </w:div>
        <w:div w:id="2111050456">
          <w:marLeft w:val="640"/>
          <w:marRight w:val="0"/>
          <w:marTop w:val="0"/>
          <w:marBottom w:val="0"/>
          <w:divBdr>
            <w:top w:val="none" w:sz="0" w:space="0" w:color="auto"/>
            <w:left w:val="none" w:sz="0" w:space="0" w:color="auto"/>
            <w:bottom w:val="none" w:sz="0" w:space="0" w:color="auto"/>
            <w:right w:val="none" w:sz="0" w:space="0" w:color="auto"/>
          </w:divBdr>
        </w:div>
        <w:div w:id="1879010390">
          <w:marLeft w:val="640"/>
          <w:marRight w:val="0"/>
          <w:marTop w:val="0"/>
          <w:marBottom w:val="0"/>
          <w:divBdr>
            <w:top w:val="none" w:sz="0" w:space="0" w:color="auto"/>
            <w:left w:val="none" w:sz="0" w:space="0" w:color="auto"/>
            <w:bottom w:val="none" w:sz="0" w:space="0" w:color="auto"/>
            <w:right w:val="none" w:sz="0" w:space="0" w:color="auto"/>
          </w:divBdr>
        </w:div>
        <w:div w:id="1405185261">
          <w:marLeft w:val="640"/>
          <w:marRight w:val="0"/>
          <w:marTop w:val="0"/>
          <w:marBottom w:val="0"/>
          <w:divBdr>
            <w:top w:val="none" w:sz="0" w:space="0" w:color="auto"/>
            <w:left w:val="none" w:sz="0" w:space="0" w:color="auto"/>
            <w:bottom w:val="none" w:sz="0" w:space="0" w:color="auto"/>
            <w:right w:val="none" w:sz="0" w:space="0" w:color="auto"/>
          </w:divBdr>
        </w:div>
        <w:div w:id="1691300368">
          <w:marLeft w:val="640"/>
          <w:marRight w:val="0"/>
          <w:marTop w:val="0"/>
          <w:marBottom w:val="0"/>
          <w:divBdr>
            <w:top w:val="none" w:sz="0" w:space="0" w:color="auto"/>
            <w:left w:val="none" w:sz="0" w:space="0" w:color="auto"/>
            <w:bottom w:val="none" w:sz="0" w:space="0" w:color="auto"/>
            <w:right w:val="none" w:sz="0" w:space="0" w:color="auto"/>
          </w:divBdr>
        </w:div>
        <w:div w:id="764808905">
          <w:marLeft w:val="640"/>
          <w:marRight w:val="0"/>
          <w:marTop w:val="0"/>
          <w:marBottom w:val="0"/>
          <w:divBdr>
            <w:top w:val="none" w:sz="0" w:space="0" w:color="auto"/>
            <w:left w:val="none" w:sz="0" w:space="0" w:color="auto"/>
            <w:bottom w:val="none" w:sz="0" w:space="0" w:color="auto"/>
            <w:right w:val="none" w:sz="0" w:space="0" w:color="auto"/>
          </w:divBdr>
        </w:div>
        <w:div w:id="872615754">
          <w:marLeft w:val="640"/>
          <w:marRight w:val="0"/>
          <w:marTop w:val="0"/>
          <w:marBottom w:val="0"/>
          <w:divBdr>
            <w:top w:val="none" w:sz="0" w:space="0" w:color="auto"/>
            <w:left w:val="none" w:sz="0" w:space="0" w:color="auto"/>
            <w:bottom w:val="none" w:sz="0" w:space="0" w:color="auto"/>
            <w:right w:val="none" w:sz="0" w:space="0" w:color="auto"/>
          </w:divBdr>
        </w:div>
        <w:div w:id="620116934">
          <w:marLeft w:val="640"/>
          <w:marRight w:val="0"/>
          <w:marTop w:val="0"/>
          <w:marBottom w:val="0"/>
          <w:divBdr>
            <w:top w:val="none" w:sz="0" w:space="0" w:color="auto"/>
            <w:left w:val="none" w:sz="0" w:space="0" w:color="auto"/>
            <w:bottom w:val="none" w:sz="0" w:space="0" w:color="auto"/>
            <w:right w:val="none" w:sz="0" w:space="0" w:color="auto"/>
          </w:divBdr>
        </w:div>
        <w:div w:id="921914542">
          <w:marLeft w:val="640"/>
          <w:marRight w:val="0"/>
          <w:marTop w:val="0"/>
          <w:marBottom w:val="0"/>
          <w:divBdr>
            <w:top w:val="none" w:sz="0" w:space="0" w:color="auto"/>
            <w:left w:val="none" w:sz="0" w:space="0" w:color="auto"/>
            <w:bottom w:val="none" w:sz="0" w:space="0" w:color="auto"/>
            <w:right w:val="none" w:sz="0" w:space="0" w:color="auto"/>
          </w:divBdr>
        </w:div>
        <w:div w:id="1297688392">
          <w:marLeft w:val="640"/>
          <w:marRight w:val="0"/>
          <w:marTop w:val="0"/>
          <w:marBottom w:val="0"/>
          <w:divBdr>
            <w:top w:val="none" w:sz="0" w:space="0" w:color="auto"/>
            <w:left w:val="none" w:sz="0" w:space="0" w:color="auto"/>
            <w:bottom w:val="none" w:sz="0" w:space="0" w:color="auto"/>
            <w:right w:val="none" w:sz="0" w:space="0" w:color="auto"/>
          </w:divBdr>
        </w:div>
        <w:div w:id="2072923170">
          <w:marLeft w:val="640"/>
          <w:marRight w:val="0"/>
          <w:marTop w:val="0"/>
          <w:marBottom w:val="0"/>
          <w:divBdr>
            <w:top w:val="none" w:sz="0" w:space="0" w:color="auto"/>
            <w:left w:val="none" w:sz="0" w:space="0" w:color="auto"/>
            <w:bottom w:val="none" w:sz="0" w:space="0" w:color="auto"/>
            <w:right w:val="none" w:sz="0" w:space="0" w:color="auto"/>
          </w:divBdr>
        </w:div>
        <w:div w:id="1456487973">
          <w:marLeft w:val="640"/>
          <w:marRight w:val="0"/>
          <w:marTop w:val="0"/>
          <w:marBottom w:val="0"/>
          <w:divBdr>
            <w:top w:val="none" w:sz="0" w:space="0" w:color="auto"/>
            <w:left w:val="none" w:sz="0" w:space="0" w:color="auto"/>
            <w:bottom w:val="none" w:sz="0" w:space="0" w:color="auto"/>
            <w:right w:val="none" w:sz="0" w:space="0" w:color="auto"/>
          </w:divBdr>
        </w:div>
        <w:div w:id="946811346">
          <w:marLeft w:val="640"/>
          <w:marRight w:val="0"/>
          <w:marTop w:val="0"/>
          <w:marBottom w:val="0"/>
          <w:divBdr>
            <w:top w:val="none" w:sz="0" w:space="0" w:color="auto"/>
            <w:left w:val="none" w:sz="0" w:space="0" w:color="auto"/>
            <w:bottom w:val="none" w:sz="0" w:space="0" w:color="auto"/>
            <w:right w:val="none" w:sz="0" w:space="0" w:color="auto"/>
          </w:divBdr>
        </w:div>
        <w:div w:id="1754859275">
          <w:marLeft w:val="640"/>
          <w:marRight w:val="0"/>
          <w:marTop w:val="0"/>
          <w:marBottom w:val="0"/>
          <w:divBdr>
            <w:top w:val="none" w:sz="0" w:space="0" w:color="auto"/>
            <w:left w:val="none" w:sz="0" w:space="0" w:color="auto"/>
            <w:bottom w:val="none" w:sz="0" w:space="0" w:color="auto"/>
            <w:right w:val="none" w:sz="0" w:space="0" w:color="auto"/>
          </w:divBdr>
        </w:div>
        <w:div w:id="896668335">
          <w:marLeft w:val="640"/>
          <w:marRight w:val="0"/>
          <w:marTop w:val="0"/>
          <w:marBottom w:val="0"/>
          <w:divBdr>
            <w:top w:val="none" w:sz="0" w:space="0" w:color="auto"/>
            <w:left w:val="none" w:sz="0" w:space="0" w:color="auto"/>
            <w:bottom w:val="none" w:sz="0" w:space="0" w:color="auto"/>
            <w:right w:val="none" w:sz="0" w:space="0" w:color="auto"/>
          </w:divBdr>
        </w:div>
        <w:div w:id="1251083634">
          <w:marLeft w:val="640"/>
          <w:marRight w:val="0"/>
          <w:marTop w:val="0"/>
          <w:marBottom w:val="0"/>
          <w:divBdr>
            <w:top w:val="none" w:sz="0" w:space="0" w:color="auto"/>
            <w:left w:val="none" w:sz="0" w:space="0" w:color="auto"/>
            <w:bottom w:val="none" w:sz="0" w:space="0" w:color="auto"/>
            <w:right w:val="none" w:sz="0" w:space="0" w:color="auto"/>
          </w:divBdr>
        </w:div>
        <w:div w:id="1916040993">
          <w:marLeft w:val="640"/>
          <w:marRight w:val="0"/>
          <w:marTop w:val="0"/>
          <w:marBottom w:val="0"/>
          <w:divBdr>
            <w:top w:val="none" w:sz="0" w:space="0" w:color="auto"/>
            <w:left w:val="none" w:sz="0" w:space="0" w:color="auto"/>
            <w:bottom w:val="none" w:sz="0" w:space="0" w:color="auto"/>
            <w:right w:val="none" w:sz="0" w:space="0" w:color="auto"/>
          </w:divBdr>
        </w:div>
        <w:div w:id="1571190629">
          <w:marLeft w:val="640"/>
          <w:marRight w:val="0"/>
          <w:marTop w:val="0"/>
          <w:marBottom w:val="0"/>
          <w:divBdr>
            <w:top w:val="none" w:sz="0" w:space="0" w:color="auto"/>
            <w:left w:val="none" w:sz="0" w:space="0" w:color="auto"/>
            <w:bottom w:val="none" w:sz="0" w:space="0" w:color="auto"/>
            <w:right w:val="none" w:sz="0" w:space="0" w:color="auto"/>
          </w:divBdr>
        </w:div>
        <w:div w:id="2096970212">
          <w:marLeft w:val="640"/>
          <w:marRight w:val="0"/>
          <w:marTop w:val="0"/>
          <w:marBottom w:val="0"/>
          <w:divBdr>
            <w:top w:val="none" w:sz="0" w:space="0" w:color="auto"/>
            <w:left w:val="none" w:sz="0" w:space="0" w:color="auto"/>
            <w:bottom w:val="none" w:sz="0" w:space="0" w:color="auto"/>
            <w:right w:val="none" w:sz="0" w:space="0" w:color="auto"/>
          </w:divBdr>
        </w:div>
        <w:div w:id="1894267103">
          <w:marLeft w:val="640"/>
          <w:marRight w:val="0"/>
          <w:marTop w:val="0"/>
          <w:marBottom w:val="0"/>
          <w:divBdr>
            <w:top w:val="none" w:sz="0" w:space="0" w:color="auto"/>
            <w:left w:val="none" w:sz="0" w:space="0" w:color="auto"/>
            <w:bottom w:val="none" w:sz="0" w:space="0" w:color="auto"/>
            <w:right w:val="none" w:sz="0" w:space="0" w:color="auto"/>
          </w:divBdr>
        </w:div>
        <w:div w:id="1391461064">
          <w:marLeft w:val="640"/>
          <w:marRight w:val="0"/>
          <w:marTop w:val="0"/>
          <w:marBottom w:val="0"/>
          <w:divBdr>
            <w:top w:val="none" w:sz="0" w:space="0" w:color="auto"/>
            <w:left w:val="none" w:sz="0" w:space="0" w:color="auto"/>
            <w:bottom w:val="none" w:sz="0" w:space="0" w:color="auto"/>
            <w:right w:val="none" w:sz="0" w:space="0" w:color="auto"/>
          </w:divBdr>
        </w:div>
        <w:div w:id="990595635">
          <w:marLeft w:val="640"/>
          <w:marRight w:val="0"/>
          <w:marTop w:val="0"/>
          <w:marBottom w:val="0"/>
          <w:divBdr>
            <w:top w:val="none" w:sz="0" w:space="0" w:color="auto"/>
            <w:left w:val="none" w:sz="0" w:space="0" w:color="auto"/>
            <w:bottom w:val="none" w:sz="0" w:space="0" w:color="auto"/>
            <w:right w:val="none" w:sz="0" w:space="0" w:color="auto"/>
          </w:divBdr>
        </w:div>
        <w:div w:id="558128633">
          <w:marLeft w:val="640"/>
          <w:marRight w:val="0"/>
          <w:marTop w:val="0"/>
          <w:marBottom w:val="0"/>
          <w:divBdr>
            <w:top w:val="none" w:sz="0" w:space="0" w:color="auto"/>
            <w:left w:val="none" w:sz="0" w:space="0" w:color="auto"/>
            <w:bottom w:val="none" w:sz="0" w:space="0" w:color="auto"/>
            <w:right w:val="none" w:sz="0" w:space="0" w:color="auto"/>
          </w:divBdr>
        </w:div>
        <w:div w:id="792670682">
          <w:marLeft w:val="640"/>
          <w:marRight w:val="0"/>
          <w:marTop w:val="0"/>
          <w:marBottom w:val="0"/>
          <w:divBdr>
            <w:top w:val="none" w:sz="0" w:space="0" w:color="auto"/>
            <w:left w:val="none" w:sz="0" w:space="0" w:color="auto"/>
            <w:bottom w:val="none" w:sz="0" w:space="0" w:color="auto"/>
            <w:right w:val="none" w:sz="0" w:space="0" w:color="auto"/>
          </w:divBdr>
        </w:div>
        <w:div w:id="35005819">
          <w:marLeft w:val="640"/>
          <w:marRight w:val="0"/>
          <w:marTop w:val="0"/>
          <w:marBottom w:val="0"/>
          <w:divBdr>
            <w:top w:val="none" w:sz="0" w:space="0" w:color="auto"/>
            <w:left w:val="none" w:sz="0" w:space="0" w:color="auto"/>
            <w:bottom w:val="none" w:sz="0" w:space="0" w:color="auto"/>
            <w:right w:val="none" w:sz="0" w:space="0" w:color="auto"/>
          </w:divBdr>
        </w:div>
        <w:div w:id="1631587629">
          <w:marLeft w:val="640"/>
          <w:marRight w:val="0"/>
          <w:marTop w:val="0"/>
          <w:marBottom w:val="0"/>
          <w:divBdr>
            <w:top w:val="none" w:sz="0" w:space="0" w:color="auto"/>
            <w:left w:val="none" w:sz="0" w:space="0" w:color="auto"/>
            <w:bottom w:val="none" w:sz="0" w:space="0" w:color="auto"/>
            <w:right w:val="none" w:sz="0" w:space="0" w:color="auto"/>
          </w:divBdr>
        </w:div>
        <w:div w:id="1894349818">
          <w:marLeft w:val="640"/>
          <w:marRight w:val="0"/>
          <w:marTop w:val="0"/>
          <w:marBottom w:val="0"/>
          <w:divBdr>
            <w:top w:val="none" w:sz="0" w:space="0" w:color="auto"/>
            <w:left w:val="none" w:sz="0" w:space="0" w:color="auto"/>
            <w:bottom w:val="none" w:sz="0" w:space="0" w:color="auto"/>
            <w:right w:val="none" w:sz="0" w:space="0" w:color="auto"/>
          </w:divBdr>
        </w:div>
        <w:div w:id="1512183067">
          <w:marLeft w:val="640"/>
          <w:marRight w:val="0"/>
          <w:marTop w:val="0"/>
          <w:marBottom w:val="0"/>
          <w:divBdr>
            <w:top w:val="none" w:sz="0" w:space="0" w:color="auto"/>
            <w:left w:val="none" w:sz="0" w:space="0" w:color="auto"/>
            <w:bottom w:val="none" w:sz="0" w:space="0" w:color="auto"/>
            <w:right w:val="none" w:sz="0" w:space="0" w:color="auto"/>
          </w:divBdr>
        </w:div>
        <w:div w:id="855003234">
          <w:marLeft w:val="640"/>
          <w:marRight w:val="0"/>
          <w:marTop w:val="0"/>
          <w:marBottom w:val="0"/>
          <w:divBdr>
            <w:top w:val="none" w:sz="0" w:space="0" w:color="auto"/>
            <w:left w:val="none" w:sz="0" w:space="0" w:color="auto"/>
            <w:bottom w:val="none" w:sz="0" w:space="0" w:color="auto"/>
            <w:right w:val="none" w:sz="0" w:space="0" w:color="auto"/>
          </w:divBdr>
        </w:div>
        <w:div w:id="1356619045">
          <w:marLeft w:val="640"/>
          <w:marRight w:val="0"/>
          <w:marTop w:val="0"/>
          <w:marBottom w:val="0"/>
          <w:divBdr>
            <w:top w:val="none" w:sz="0" w:space="0" w:color="auto"/>
            <w:left w:val="none" w:sz="0" w:space="0" w:color="auto"/>
            <w:bottom w:val="none" w:sz="0" w:space="0" w:color="auto"/>
            <w:right w:val="none" w:sz="0" w:space="0" w:color="auto"/>
          </w:divBdr>
        </w:div>
        <w:div w:id="1832479874">
          <w:marLeft w:val="640"/>
          <w:marRight w:val="0"/>
          <w:marTop w:val="0"/>
          <w:marBottom w:val="0"/>
          <w:divBdr>
            <w:top w:val="none" w:sz="0" w:space="0" w:color="auto"/>
            <w:left w:val="none" w:sz="0" w:space="0" w:color="auto"/>
            <w:bottom w:val="none" w:sz="0" w:space="0" w:color="auto"/>
            <w:right w:val="none" w:sz="0" w:space="0" w:color="auto"/>
          </w:divBdr>
        </w:div>
        <w:div w:id="1369262592">
          <w:marLeft w:val="640"/>
          <w:marRight w:val="0"/>
          <w:marTop w:val="0"/>
          <w:marBottom w:val="0"/>
          <w:divBdr>
            <w:top w:val="none" w:sz="0" w:space="0" w:color="auto"/>
            <w:left w:val="none" w:sz="0" w:space="0" w:color="auto"/>
            <w:bottom w:val="none" w:sz="0" w:space="0" w:color="auto"/>
            <w:right w:val="none" w:sz="0" w:space="0" w:color="auto"/>
          </w:divBdr>
        </w:div>
        <w:div w:id="1860970943">
          <w:marLeft w:val="640"/>
          <w:marRight w:val="0"/>
          <w:marTop w:val="0"/>
          <w:marBottom w:val="0"/>
          <w:divBdr>
            <w:top w:val="none" w:sz="0" w:space="0" w:color="auto"/>
            <w:left w:val="none" w:sz="0" w:space="0" w:color="auto"/>
            <w:bottom w:val="none" w:sz="0" w:space="0" w:color="auto"/>
            <w:right w:val="none" w:sz="0" w:space="0" w:color="auto"/>
          </w:divBdr>
        </w:div>
        <w:div w:id="694885312">
          <w:marLeft w:val="640"/>
          <w:marRight w:val="0"/>
          <w:marTop w:val="0"/>
          <w:marBottom w:val="0"/>
          <w:divBdr>
            <w:top w:val="none" w:sz="0" w:space="0" w:color="auto"/>
            <w:left w:val="none" w:sz="0" w:space="0" w:color="auto"/>
            <w:bottom w:val="none" w:sz="0" w:space="0" w:color="auto"/>
            <w:right w:val="none" w:sz="0" w:space="0" w:color="auto"/>
          </w:divBdr>
        </w:div>
        <w:div w:id="703948086">
          <w:marLeft w:val="640"/>
          <w:marRight w:val="0"/>
          <w:marTop w:val="0"/>
          <w:marBottom w:val="0"/>
          <w:divBdr>
            <w:top w:val="none" w:sz="0" w:space="0" w:color="auto"/>
            <w:left w:val="none" w:sz="0" w:space="0" w:color="auto"/>
            <w:bottom w:val="none" w:sz="0" w:space="0" w:color="auto"/>
            <w:right w:val="none" w:sz="0" w:space="0" w:color="auto"/>
          </w:divBdr>
        </w:div>
        <w:div w:id="1913612821">
          <w:marLeft w:val="640"/>
          <w:marRight w:val="0"/>
          <w:marTop w:val="0"/>
          <w:marBottom w:val="0"/>
          <w:divBdr>
            <w:top w:val="none" w:sz="0" w:space="0" w:color="auto"/>
            <w:left w:val="none" w:sz="0" w:space="0" w:color="auto"/>
            <w:bottom w:val="none" w:sz="0" w:space="0" w:color="auto"/>
            <w:right w:val="none" w:sz="0" w:space="0" w:color="auto"/>
          </w:divBdr>
        </w:div>
        <w:div w:id="1025523001">
          <w:marLeft w:val="640"/>
          <w:marRight w:val="0"/>
          <w:marTop w:val="0"/>
          <w:marBottom w:val="0"/>
          <w:divBdr>
            <w:top w:val="none" w:sz="0" w:space="0" w:color="auto"/>
            <w:left w:val="none" w:sz="0" w:space="0" w:color="auto"/>
            <w:bottom w:val="none" w:sz="0" w:space="0" w:color="auto"/>
            <w:right w:val="none" w:sz="0" w:space="0" w:color="auto"/>
          </w:divBdr>
        </w:div>
        <w:div w:id="1275599386">
          <w:marLeft w:val="640"/>
          <w:marRight w:val="0"/>
          <w:marTop w:val="0"/>
          <w:marBottom w:val="0"/>
          <w:divBdr>
            <w:top w:val="none" w:sz="0" w:space="0" w:color="auto"/>
            <w:left w:val="none" w:sz="0" w:space="0" w:color="auto"/>
            <w:bottom w:val="none" w:sz="0" w:space="0" w:color="auto"/>
            <w:right w:val="none" w:sz="0" w:space="0" w:color="auto"/>
          </w:divBdr>
        </w:div>
        <w:div w:id="1883246644">
          <w:marLeft w:val="640"/>
          <w:marRight w:val="0"/>
          <w:marTop w:val="0"/>
          <w:marBottom w:val="0"/>
          <w:divBdr>
            <w:top w:val="none" w:sz="0" w:space="0" w:color="auto"/>
            <w:left w:val="none" w:sz="0" w:space="0" w:color="auto"/>
            <w:bottom w:val="none" w:sz="0" w:space="0" w:color="auto"/>
            <w:right w:val="none" w:sz="0" w:space="0" w:color="auto"/>
          </w:divBdr>
        </w:div>
        <w:div w:id="580019950">
          <w:marLeft w:val="640"/>
          <w:marRight w:val="0"/>
          <w:marTop w:val="0"/>
          <w:marBottom w:val="0"/>
          <w:divBdr>
            <w:top w:val="none" w:sz="0" w:space="0" w:color="auto"/>
            <w:left w:val="none" w:sz="0" w:space="0" w:color="auto"/>
            <w:bottom w:val="none" w:sz="0" w:space="0" w:color="auto"/>
            <w:right w:val="none" w:sz="0" w:space="0" w:color="auto"/>
          </w:divBdr>
        </w:div>
        <w:div w:id="1443499210">
          <w:marLeft w:val="640"/>
          <w:marRight w:val="0"/>
          <w:marTop w:val="0"/>
          <w:marBottom w:val="0"/>
          <w:divBdr>
            <w:top w:val="none" w:sz="0" w:space="0" w:color="auto"/>
            <w:left w:val="none" w:sz="0" w:space="0" w:color="auto"/>
            <w:bottom w:val="none" w:sz="0" w:space="0" w:color="auto"/>
            <w:right w:val="none" w:sz="0" w:space="0" w:color="auto"/>
          </w:divBdr>
        </w:div>
        <w:div w:id="563183270">
          <w:marLeft w:val="640"/>
          <w:marRight w:val="0"/>
          <w:marTop w:val="0"/>
          <w:marBottom w:val="0"/>
          <w:divBdr>
            <w:top w:val="none" w:sz="0" w:space="0" w:color="auto"/>
            <w:left w:val="none" w:sz="0" w:space="0" w:color="auto"/>
            <w:bottom w:val="none" w:sz="0" w:space="0" w:color="auto"/>
            <w:right w:val="none" w:sz="0" w:space="0" w:color="auto"/>
          </w:divBdr>
        </w:div>
        <w:div w:id="1439174814">
          <w:marLeft w:val="640"/>
          <w:marRight w:val="0"/>
          <w:marTop w:val="0"/>
          <w:marBottom w:val="0"/>
          <w:divBdr>
            <w:top w:val="none" w:sz="0" w:space="0" w:color="auto"/>
            <w:left w:val="none" w:sz="0" w:space="0" w:color="auto"/>
            <w:bottom w:val="none" w:sz="0" w:space="0" w:color="auto"/>
            <w:right w:val="none" w:sz="0" w:space="0" w:color="auto"/>
          </w:divBdr>
        </w:div>
      </w:divsChild>
    </w:div>
    <w:div w:id="10838011">
      <w:bodyDiv w:val="1"/>
      <w:marLeft w:val="0"/>
      <w:marRight w:val="0"/>
      <w:marTop w:val="0"/>
      <w:marBottom w:val="0"/>
      <w:divBdr>
        <w:top w:val="none" w:sz="0" w:space="0" w:color="auto"/>
        <w:left w:val="none" w:sz="0" w:space="0" w:color="auto"/>
        <w:bottom w:val="none" w:sz="0" w:space="0" w:color="auto"/>
        <w:right w:val="none" w:sz="0" w:space="0" w:color="auto"/>
      </w:divBdr>
      <w:divsChild>
        <w:div w:id="739131249">
          <w:marLeft w:val="480"/>
          <w:marRight w:val="0"/>
          <w:marTop w:val="0"/>
          <w:marBottom w:val="0"/>
          <w:divBdr>
            <w:top w:val="none" w:sz="0" w:space="0" w:color="auto"/>
            <w:left w:val="none" w:sz="0" w:space="0" w:color="auto"/>
            <w:bottom w:val="none" w:sz="0" w:space="0" w:color="auto"/>
            <w:right w:val="none" w:sz="0" w:space="0" w:color="auto"/>
          </w:divBdr>
        </w:div>
        <w:div w:id="1902402758">
          <w:marLeft w:val="480"/>
          <w:marRight w:val="0"/>
          <w:marTop w:val="0"/>
          <w:marBottom w:val="0"/>
          <w:divBdr>
            <w:top w:val="none" w:sz="0" w:space="0" w:color="auto"/>
            <w:left w:val="none" w:sz="0" w:space="0" w:color="auto"/>
            <w:bottom w:val="none" w:sz="0" w:space="0" w:color="auto"/>
            <w:right w:val="none" w:sz="0" w:space="0" w:color="auto"/>
          </w:divBdr>
        </w:div>
        <w:div w:id="892497931">
          <w:marLeft w:val="480"/>
          <w:marRight w:val="0"/>
          <w:marTop w:val="0"/>
          <w:marBottom w:val="0"/>
          <w:divBdr>
            <w:top w:val="none" w:sz="0" w:space="0" w:color="auto"/>
            <w:left w:val="none" w:sz="0" w:space="0" w:color="auto"/>
            <w:bottom w:val="none" w:sz="0" w:space="0" w:color="auto"/>
            <w:right w:val="none" w:sz="0" w:space="0" w:color="auto"/>
          </w:divBdr>
        </w:div>
        <w:div w:id="226232723">
          <w:marLeft w:val="480"/>
          <w:marRight w:val="0"/>
          <w:marTop w:val="0"/>
          <w:marBottom w:val="0"/>
          <w:divBdr>
            <w:top w:val="none" w:sz="0" w:space="0" w:color="auto"/>
            <w:left w:val="none" w:sz="0" w:space="0" w:color="auto"/>
            <w:bottom w:val="none" w:sz="0" w:space="0" w:color="auto"/>
            <w:right w:val="none" w:sz="0" w:space="0" w:color="auto"/>
          </w:divBdr>
        </w:div>
        <w:div w:id="1353452768">
          <w:marLeft w:val="480"/>
          <w:marRight w:val="0"/>
          <w:marTop w:val="0"/>
          <w:marBottom w:val="0"/>
          <w:divBdr>
            <w:top w:val="none" w:sz="0" w:space="0" w:color="auto"/>
            <w:left w:val="none" w:sz="0" w:space="0" w:color="auto"/>
            <w:bottom w:val="none" w:sz="0" w:space="0" w:color="auto"/>
            <w:right w:val="none" w:sz="0" w:space="0" w:color="auto"/>
          </w:divBdr>
        </w:div>
        <w:div w:id="149441323">
          <w:marLeft w:val="480"/>
          <w:marRight w:val="0"/>
          <w:marTop w:val="0"/>
          <w:marBottom w:val="0"/>
          <w:divBdr>
            <w:top w:val="none" w:sz="0" w:space="0" w:color="auto"/>
            <w:left w:val="none" w:sz="0" w:space="0" w:color="auto"/>
            <w:bottom w:val="none" w:sz="0" w:space="0" w:color="auto"/>
            <w:right w:val="none" w:sz="0" w:space="0" w:color="auto"/>
          </w:divBdr>
        </w:div>
        <w:div w:id="1602760964">
          <w:marLeft w:val="480"/>
          <w:marRight w:val="0"/>
          <w:marTop w:val="0"/>
          <w:marBottom w:val="0"/>
          <w:divBdr>
            <w:top w:val="none" w:sz="0" w:space="0" w:color="auto"/>
            <w:left w:val="none" w:sz="0" w:space="0" w:color="auto"/>
            <w:bottom w:val="none" w:sz="0" w:space="0" w:color="auto"/>
            <w:right w:val="none" w:sz="0" w:space="0" w:color="auto"/>
          </w:divBdr>
        </w:div>
        <w:div w:id="1881815650">
          <w:marLeft w:val="480"/>
          <w:marRight w:val="0"/>
          <w:marTop w:val="0"/>
          <w:marBottom w:val="0"/>
          <w:divBdr>
            <w:top w:val="none" w:sz="0" w:space="0" w:color="auto"/>
            <w:left w:val="none" w:sz="0" w:space="0" w:color="auto"/>
            <w:bottom w:val="none" w:sz="0" w:space="0" w:color="auto"/>
            <w:right w:val="none" w:sz="0" w:space="0" w:color="auto"/>
          </w:divBdr>
        </w:div>
        <w:div w:id="1270041629">
          <w:marLeft w:val="480"/>
          <w:marRight w:val="0"/>
          <w:marTop w:val="0"/>
          <w:marBottom w:val="0"/>
          <w:divBdr>
            <w:top w:val="none" w:sz="0" w:space="0" w:color="auto"/>
            <w:left w:val="none" w:sz="0" w:space="0" w:color="auto"/>
            <w:bottom w:val="none" w:sz="0" w:space="0" w:color="auto"/>
            <w:right w:val="none" w:sz="0" w:space="0" w:color="auto"/>
          </w:divBdr>
        </w:div>
        <w:div w:id="606545185">
          <w:marLeft w:val="480"/>
          <w:marRight w:val="0"/>
          <w:marTop w:val="0"/>
          <w:marBottom w:val="0"/>
          <w:divBdr>
            <w:top w:val="none" w:sz="0" w:space="0" w:color="auto"/>
            <w:left w:val="none" w:sz="0" w:space="0" w:color="auto"/>
            <w:bottom w:val="none" w:sz="0" w:space="0" w:color="auto"/>
            <w:right w:val="none" w:sz="0" w:space="0" w:color="auto"/>
          </w:divBdr>
        </w:div>
        <w:div w:id="64838416">
          <w:marLeft w:val="480"/>
          <w:marRight w:val="0"/>
          <w:marTop w:val="0"/>
          <w:marBottom w:val="0"/>
          <w:divBdr>
            <w:top w:val="none" w:sz="0" w:space="0" w:color="auto"/>
            <w:left w:val="none" w:sz="0" w:space="0" w:color="auto"/>
            <w:bottom w:val="none" w:sz="0" w:space="0" w:color="auto"/>
            <w:right w:val="none" w:sz="0" w:space="0" w:color="auto"/>
          </w:divBdr>
        </w:div>
        <w:div w:id="698119107">
          <w:marLeft w:val="480"/>
          <w:marRight w:val="0"/>
          <w:marTop w:val="0"/>
          <w:marBottom w:val="0"/>
          <w:divBdr>
            <w:top w:val="none" w:sz="0" w:space="0" w:color="auto"/>
            <w:left w:val="none" w:sz="0" w:space="0" w:color="auto"/>
            <w:bottom w:val="none" w:sz="0" w:space="0" w:color="auto"/>
            <w:right w:val="none" w:sz="0" w:space="0" w:color="auto"/>
          </w:divBdr>
        </w:div>
        <w:div w:id="754323011">
          <w:marLeft w:val="480"/>
          <w:marRight w:val="0"/>
          <w:marTop w:val="0"/>
          <w:marBottom w:val="0"/>
          <w:divBdr>
            <w:top w:val="none" w:sz="0" w:space="0" w:color="auto"/>
            <w:left w:val="none" w:sz="0" w:space="0" w:color="auto"/>
            <w:bottom w:val="none" w:sz="0" w:space="0" w:color="auto"/>
            <w:right w:val="none" w:sz="0" w:space="0" w:color="auto"/>
          </w:divBdr>
        </w:div>
        <w:div w:id="672076870">
          <w:marLeft w:val="480"/>
          <w:marRight w:val="0"/>
          <w:marTop w:val="0"/>
          <w:marBottom w:val="0"/>
          <w:divBdr>
            <w:top w:val="none" w:sz="0" w:space="0" w:color="auto"/>
            <w:left w:val="none" w:sz="0" w:space="0" w:color="auto"/>
            <w:bottom w:val="none" w:sz="0" w:space="0" w:color="auto"/>
            <w:right w:val="none" w:sz="0" w:space="0" w:color="auto"/>
          </w:divBdr>
        </w:div>
        <w:div w:id="1518957619">
          <w:marLeft w:val="480"/>
          <w:marRight w:val="0"/>
          <w:marTop w:val="0"/>
          <w:marBottom w:val="0"/>
          <w:divBdr>
            <w:top w:val="none" w:sz="0" w:space="0" w:color="auto"/>
            <w:left w:val="none" w:sz="0" w:space="0" w:color="auto"/>
            <w:bottom w:val="none" w:sz="0" w:space="0" w:color="auto"/>
            <w:right w:val="none" w:sz="0" w:space="0" w:color="auto"/>
          </w:divBdr>
        </w:div>
        <w:div w:id="1748990367">
          <w:marLeft w:val="480"/>
          <w:marRight w:val="0"/>
          <w:marTop w:val="0"/>
          <w:marBottom w:val="0"/>
          <w:divBdr>
            <w:top w:val="none" w:sz="0" w:space="0" w:color="auto"/>
            <w:left w:val="none" w:sz="0" w:space="0" w:color="auto"/>
            <w:bottom w:val="none" w:sz="0" w:space="0" w:color="auto"/>
            <w:right w:val="none" w:sz="0" w:space="0" w:color="auto"/>
          </w:divBdr>
        </w:div>
        <w:div w:id="1982534978">
          <w:marLeft w:val="480"/>
          <w:marRight w:val="0"/>
          <w:marTop w:val="0"/>
          <w:marBottom w:val="0"/>
          <w:divBdr>
            <w:top w:val="none" w:sz="0" w:space="0" w:color="auto"/>
            <w:left w:val="none" w:sz="0" w:space="0" w:color="auto"/>
            <w:bottom w:val="none" w:sz="0" w:space="0" w:color="auto"/>
            <w:right w:val="none" w:sz="0" w:space="0" w:color="auto"/>
          </w:divBdr>
        </w:div>
        <w:div w:id="453983757">
          <w:marLeft w:val="480"/>
          <w:marRight w:val="0"/>
          <w:marTop w:val="0"/>
          <w:marBottom w:val="0"/>
          <w:divBdr>
            <w:top w:val="none" w:sz="0" w:space="0" w:color="auto"/>
            <w:left w:val="none" w:sz="0" w:space="0" w:color="auto"/>
            <w:bottom w:val="none" w:sz="0" w:space="0" w:color="auto"/>
            <w:right w:val="none" w:sz="0" w:space="0" w:color="auto"/>
          </w:divBdr>
        </w:div>
        <w:div w:id="431049197">
          <w:marLeft w:val="480"/>
          <w:marRight w:val="0"/>
          <w:marTop w:val="0"/>
          <w:marBottom w:val="0"/>
          <w:divBdr>
            <w:top w:val="none" w:sz="0" w:space="0" w:color="auto"/>
            <w:left w:val="none" w:sz="0" w:space="0" w:color="auto"/>
            <w:bottom w:val="none" w:sz="0" w:space="0" w:color="auto"/>
            <w:right w:val="none" w:sz="0" w:space="0" w:color="auto"/>
          </w:divBdr>
        </w:div>
        <w:div w:id="348605656">
          <w:marLeft w:val="480"/>
          <w:marRight w:val="0"/>
          <w:marTop w:val="0"/>
          <w:marBottom w:val="0"/>
          <w:divBdr>
            <w:top w:val="none" w:sz="0" w:space="0" w:color="auto"/>
            <w:left w:val="none" w:sz="0" w:space="0" w:color="auto"/>
            <w:bottom w:val="none" w:sz="0" w:space="0" w:color="auto"/>
            <w:right w:val="none" w:sz="0" w:space="0" w:color="auto"/>
          </w:divBdr>
        </w:div>
        <w:div w:id="146897630">
          <w:marLeft w:val="480"/>
          <w:marRight w:val="0"/>
          <w:marTop w:val="0"/>
          <w:marBottom w:val="0"/>
          <w:divBdr>
            <w:top w:val="none" w:sz="0" w:space="0" w:color="auto"/>
            <w:left w:val="none" w:sz="0" w:space="0" w:color="auto"/>
            <w:bottom w:val="none" w:sz="0" w:space="0" w:color="auto"/>
            <w:right w:val="none" w:sz="0" w:space="0" w:color="auto"/>
          </w:divBdr>
        </w:div>
        <w:div w:id="1405908377">
          <w:marLeft w:val="480"/>
          <w:marRight w:val="0"/>
          <w:marTop w:val="0"/>
          <w:marBottom w:val="0"/>
          <w:divBdr>
            <w:top w:val="none" w:sz="0" w:space="0" w:color="auto"/>
            <w:left w:val="none" w:sz="0" w:space="0" w:color="auto"/>
            <w:bottom w:val="none" w:sz="0" w:space="0" w:color="auto"/>
            <w:right w:val="none" w:sz="0" w:space="0" w:color="auto"/>
          </w:divBdr>
        </w:div>
        <w:div w:id="737945031">
          <w:marLeft w:val="480"/>
          <w:marRight w:val="0"/>
          <w:marTop w:val="0"/>
          <w:marBottom w:val="0"/>
          <w:divBdr>
            <w:top w:val="none" w:sz="0" w:space="0" w:color="auto"/>
            <w:left w:val="none" w:sz="0" w:space="0" w:color="auto"/>
            <w:bottom w:val="none" w:sz="0" w:space="0" w:color="auto"/>
            <w:right w:val="none" w:sz="0" w:space="0" w:color="auto"/>
          </w:divBdr>
        </w:div>
        <w:div w:id="1279022351">
          <w:marLeft w:val="480"/>
          <w:marRight w:val="0"/>
          <w:marTop w:val="0"/>
          <w:marBottom w:val="0"/>
          <w:divBdr>
            <w:top w:val="none" w:sz="0" w:space="0" w:color="auto"/>
            <w:left w:val="none" w:sz="0" w:space="0" w:color="auto"/>
            <w:bottom w:val="none" w:sz="0" w:space="0" w:color="auto"/>
            <w:right w:val="none" w:sz="0" w:space="0" w:color="auto"/>
          </w:divBdr>
        </w:div>
        <w:div w:id="1321884262">
          <w:marLeft w:val="480"/>
          <w:marRight w:val="0"/>
          <w:marTop w:val="0"/>
          <w:marBottom w:val="0"/>
          <w:divBdr>
            <w:top w:val="none" w:sz="0" w:space="0" w:color="auto"/>
            <w:left w:val="none" w:sz="0" w:space="0" w:color="auto"/>
            <w:bottom w:val="none" w:sz="0" w:space="0" w:color="auto"/>
            <w:right w:val="none" w:sz="0" w:space="0" w:color="auto"/>
          </w:divBdr>
        </w:div>
        <w:div w:id="631406588">
          <w:marLeft w:val="480"/>
          <w:marRight w:val="0"/>
          <w:marTop w:val="0"/>
          <w:marBottom w:val="0"/>
          <w:divBdr>
            <w:top w:val="none" w:sz="0" w:space="0" w:color="auto"/>
            <w:left w:val="none" w:sz="0" w:space="0" w:color="auto"/>
            <w:bottom w:val="none" w:sz="0" w:space="0" w:color="auto"/>
            <w:right w:val="none" w:sz="0" w:space="0" w:color="auto"/>
          </w:divBdr>
        </w:div>
        <w:div w:id="591934613">
          <w:marLeft w:val="480"/>
          <w:marRight w:val="0"/>
          <w:marTop w:val="0"/>
          <w:marBottom w:val="0"/>
          <w:divBdr>
            <w:top w:val="none" w:sz="0" w:space="0" w:color="auto"/>
            <w:left w:val="none" w:sz="0" w:space="0" w:color="auto"/>
            <w:bottom w:val="none" w:sz="0" w:space="0" w:color="auto"/>
            <w:right w:val="none" w:sz="0" w:space="0" w:color="auto"/>
          </w:divBdr>
        </w:div>
        <w:div w:id="1481460215">
          <w:marLeft w:val="480"/>
          <w:marRight w:val="0"/>
          <w:marTop w:val="0"/>
          <w:marBottom w:val="0"/>
          <w:divBdr>
            <w:top w:val="none" w:sz="0" w:space="0" w:color="auto"/>
            <w:left w:val="none" w:sz="0" w:space="0" w:color="auto"/>
            <w:bottom w:val="none" w:sz="0" w:space="0" w:color="auto"/>
            <w:right w:val="none" w:sz="0" w:space="0" w:color="auto"/>
          </w:divBdr>
        </w:div>
        <w:div w:id="880901015">
          <w:marLeft w:val="480"/>
          <w:marRight w:val="0"/>
          <w:marTop w:val="0"/>
          <w:marBottom w:val="0"/>
          <w:divBdr>
            <w:top w:val="none" w:sz="0" w:space="0" w:color="auto"/>
            <w:left w:val="none" w:sz="0" w:space="0" w:color="auto"/>
            <w:bottom w:val="none" w:sz="0" w:space="0" w:color="auto"/>
            <w:right w:val="none" w:sz="0" w:space="0" w:color="auto"/>
          </w:divBdr>
        </w:div>
        <w:div w:id="1933052828">
          <w:marLeft w:val="480"/>
          <w:marRight w:val="0"/>
          <w:marTop w:val="0"/>
          <w:marBottom w:val="0"/>
          <w:divBdr>
            <w:top w:val="none" w:sz="0" w:space="0" w:color="auto"/>
            <w:left w:val="none" w:sz="0" w:space="0" w:color="auto"/>
            <w:bottom w:val="none" w:sz="0" w:space="0" w:color="auto"/>
            <w:right w:val="none" w:sz="0" w:space="0" w:color="auto"/>
          </w:divBdr>
        </w:div>
        <w:div w:id="1869948142">
          <w:marLeft w:val="480"/>
          <w:marRight w:val="0"/>
          <w:marTop w:val="0"/>
          <w:marBottom w:val="0"/>
          <w:divBdr>
            <w:top w:val="none" w:sz="0" w:space="0" w:color="auto"/>
            <w:left w:val="none" w:sz="0" w:space="0" w:color="auto"/>
            <w:bottom w:val="none" w:sz="0" w:space="0" w:color="auto"/>
            <w:right w:val="none" w:sz="0" w:space="0" w:color="auto"/>
          </w:divBdr>
        </w:div>
        <w:div w:id="1371030538">
          <w:marLeft w:val="480"/>
          <w:marRight w:val="0"/>
          <w:marTop w:val="0"/>
          <w:marBottom w:val="0"/>
          <w:divBdr>
            <w:top w:val="none" w:sz="0" w:space="0" w:color="auto"/>
            <w:left w:val="none" w:sz="0" w:space="0" w:color="auto"/>
            <w:bottom w:val="none" w:sz="0" w:space="0" w:color="auto"/>
            <w:right w:val="none" w:sz="0" w:space="0" w:color="auto"/>
          </w:divBdr>
        </w:div>
        <w:div w:id="1398820816">
          <w:marLeft w:val="480"/>
          <w:marRight w:val="0"/>
          <w:marTop w:val="0"/>
          <w:marBottom w:val="0"/>
          <w:divBdr>
            <w:top w:val="none" w:sz="0" w:space="0" w:color="auto"/>
            <w:left w:val="none" w:sz="0" w:space="0" w:color="auto"/>
            <w:bottom w:val="none" w:sz="0" w:space="0" w:color="auto"/>
            <w:right w:val="none" w:sz="0" w:space="0" w:color="auto"/>
          </w:divBdr>
        </w:div>
        <w:div w:id="222984775">
          <w:marLeft w:val="480"/>
          <w:marRight w:val="0"/>
          <w:marTop w:val="0"/>
          <w:marBottom w:val="0"/>
          <w:divBdr>
            <w:top w:val="none" w:sz="0" w:space="0" w:color="auto"/>
            <w:left w:val="none" w:sz="0" w:space="0" w:color="auto"/>
            <w:bottom w:val="none" w:sz="0" w:space="0" w:color="auto"/>
            <w:right w:val="none" w:sz="0" w:space="0" w:color="auto"/>
          </w:divBdr>
        </w:div>
        <w:div w:id="658464275">
          <w:marLeft w:val="480"/>
          <w:marRight w:val="0"/>
          <w:marTop w:val="0"/>
          <w:marBottom w:val="0"/>
          <w:divBdr>
            <w:top w:val="none" w:sz="0" w:space="0" w:color="auto"/>
            <w:left w:val="none" w:sz="0" w:space="0" w:color="auto"/>
            <w:bottom w:val="none" w:sz="0" w:space="0" w:color="auto"/>
            <w:right w:val="none" w:sz="0" w:space="0" w:color="auto"/>
          </w:divBdr>
        </w:div>
        <w:div w:id="769545295">
          <w:marLeft w:val="480"/>
          <w:marRight w:val="0"/>
          <w:marTop w:val="0"/>
          <w:marBottom w:val="0"/>
          <w:divBdr>
            <w:top w:val="none" w:sz="0" w:space="0" w:color="auto"/>
            <w:left w:val="none" w:sz="0" w:space="0" w:color="auto"/>
            <w:bottom w:val="none" w:sz="0" w:space="0" w:color="auto"/>
            <w:right w:val="none" w:sz="0" w:space="0" w:color="auto"/>
          </w:divBdr>
        </w:div>
        <w:div w:id="228003831">
          <w:marLeft w:val="480"/>
          <w:marRight w:val="0"/>
          <w:marTop w:val="0"/>
          <w:marBottom w:val="0"/>
          <w:divBdr>
            <w:top w:val="none" w:sz="0" w:space="0" w:color="auto"/>
            <w:left w:val="none" w:sz="0" w:space="0" w:color="auto"/>
            <w:bottom w:val="none" w:sz="0" w:space="0" w:color="auto"/>
            <w:right w:val="none" w:sz="0" w:space="0" w:color="auto"/>
          </w:divBdr>
        </w:div>
        <w:div w:id="151022365">
          <w:marLeft w:val="480"/>
          <w:marRight w:val="0"/>
          <w:marTop w:val="0"/>
          <w:marBottom w:val="0"/>
          <w:divBdr>
            <w:top w:val="none" w:sz="0" w:space="0" w:color="auto"/>
            <w:left w:val="none" w:sz="0" w:space="0" w:color="auto"/>
            <w:bottom w:val="none" w:sz="0" w:space="0" w:color="auto"/>
            <w:right w:val="none" w:sz="0" w:space="0" w:color="auto"/>
          </w:divBdr>
        </w:div>
        <w:div w:id="1403261173">
          <w:marLeft w:val="480"/>
          <w:marRight w:val="0"/>
          <w:marTop w:val="0"/>
          <w:marBottom w:val="0"/>
          <w:divBdr>
            <w:top w:val="none" w:sz="0" w:space="0" w:color="auto"/>
            <w:left w:val="none" w:sz="0" w:space="0" w:color="auto"/>
            <w:bottom w:val="none" w:sz="0" w:space="0" w:color="auto"/>
            <w:right w:val="none" w:sz="0" w:space="0" w:color="auto"/>
          </w:divBdr>
        </w:div>
        <w:div w:id="282077366">
          <w:marLeft w:val="480"/>
          <w:marRight w:val="0"/>
          <w:marTop w:val="0"/>
          <w:marBottom w:val="0"/>
          <w:divBdr>
            <w:top w:val="none" w:sz="0" w:space="0" w:color="auto"/>
            <w:left w:val="none" w:sz="0" w:space="0" w:color="auto"/>
            <w:bottom w:val="none" w:sz="0" w:space="0" w:color="auto"/>
            <w:right w:val="none" w:sz="0" w:space="0" w:color="auto"/>
          </w:divBdr>
        </w:div>
        <w:div w:id="1421369782">
          <w:marLeft w:val="480"/>
          <w:marRight w:val="0"/>
          <w:marTop w:val="0"/>
          <w:marBottom w:val="0"/>
          <w:divBdr>
            <w:top w:val="none" w:sz="0" w:space="0" w:color="auto"/>
            <w:left w:val="none" w:sz="0" w:space="0" w:color="auto"/>
            <w:bottom w:val="none" w:sz="0" w:space="0" w:color="auto"/>
            <w:right w:val="none" w:sz="0" w:space="0" w:color="auto"/>
          </w:divBdr>
        </w:div>
        <w:div w:id="455952531">
          <w:marLeft w:val="480"/>
          <w:marRight w:val="0"/>
          <w:marTop w:val="0"/>
          <w:marBottom w:val="0"/>
          <w:divBdr>
            <w:top w:val="none" w:sz="0" w:space="0" w:color="auto"/>
            <w:left w:val="none" w:sz="0" w:space="0" w:color="auto"/>
            <w:bottom w:val="none" w:sz="0" w:space="0" w:color="auto"/>
            <w:right w:val="none" w:sz="0" w:space="0" w:color="auto"/>
          </w:divBdr>
        </w:div>
        <w:div w:id="1186410332">
          <w:marLeft w:val="480"/>
          <w:marRight w:val="0"/>
          <w:marTop w:val="0"/>
          <w:marBottom w:val="0"/>
          <w:divBdr>
            <w:top w:val="none" w:sz="0" w:space="0" w:color="auto"/>
            <w:left w:val="none" w:sz="0" w:space="0" w:color="auto"/>
            <w:bottom w:val="none" w:sz="0" w:space="0" w:color="auto"/>
            <w:right w:val="none" w:sz="0" w:space="0" w:color="auto"/>
          </w:divBdr>
        </w:div>
        <w:div w:id="2109690192">
          <w:marLeft w:val="480"/>
          <w:marRight w:val="0"/>
          <w:marTop w:val="0"/>
          <w:marBottom w:val="0"/>
          <w:divBdr>
            <w:top w:val="none" w:sz="0" w:space="0" w:color="auto"/>
            <w:left w:val="none" w:sz="0" w:space="0" w:color="auto"/>
            <w:bottom w:val="none" w:sz="0" w:space="0" w:color="auto"/>
            <w:right w:val="none" w:sz="0" w:space="0" w:color="auto"/>
          </w:divBdr>
        </w:div>
        <w:div w:id="2056538801">
          <w:marLeft w:val="480"/>
          <w:marRight w:val="0"/>
          <w:marTop w:val="0"/>
          <w:marBottom w:val="0"/>
          <w:divBdr>
            <w:top w:val="none" w:sz="0" w:space="0" w:color="auto"/>
            <w:left w:val="none" w:sz="0" w:space="0" w:color="auto"/>
            <w:bottom w:val="none" w:sz="0" w:space="0" w:color="auto"/>
            <w:right w:val="none" w:sz="0" w:space="0" w:color="auto"/>
          </w:divBdr>
        </w:div>
        <w:div w:id="196702830">
          <w:marLeft w:val="480"/>
          <w:marRight w:val="0"/>
          <w:marTop w:val="0"/>
          <w:marBottom w:val="0"/>
          <w:divBdr>
            <w:top w:val="none" w:sz="0" w:space="0" w:color="auto"/>
            <w:left w:val="none" w:sz="0" w:space="0" w:color="auto"/>
            <w:bottom w:val="none" w:sz="0" w:space="0" w:color="auto"/>
            <w:right w:val="none" w:sz="0" w:space="0" w:color="auto"/>
          </w:divBdr>
        </w:div>
        <w:div w:id="2101636326">
          <w:marLeft w:val="480"/>
          <w:marRight w:val="0"/>
          <w:marTop w:val="0"/>
          <w:marBottom w:val="0"/>
          <w:divBdr>
            <w:top w:val="none" w:sz="0" w:space="0" w:color="auto"/>
            <w:left w:val="none" w:sz="0" w:space="0" w:color="auto"/>
            <w:bottom w:val="none" w:sz="0" w:space="0" w:color="auto"/>
            <w:right w:val="none" w:sz="0" w:space="0" w:color="auto"/>
          </w:divBdr>
        </w:div>
        <w:div w:id="1683362245">
          <w:marLeft w:val="480"/>
          <w:marRight w:val="0"/>
          <w:marTop w:val="0"/>
          <w:marBottom w:val="0"/>
          <w:divBdr>
            <w:top w:val="none" w:sz="0" w:space="0" w:color="auto"/>
            <w:left w:val="none" w:sz="0" w:space="0" w:color="auto"/>
            <w:bottom w:val="none" w:sz="0" w:space="0" w:color="auto"/>
            <w:right w:val="none" w:sz="0" w:space="0" w:color="auto"/>
          </w:divBdr>
        </w:div>
        <w:div w:id="848718810">
          <w:marLeft w:val="480"/>
          <w:marRight w:val="0"/>
          <w:marTop w:val="0"/>
          <w:marBottom w:val="0"/>
          <w:divBdr>
            <w:top w:val="none" w:sz="0" w:space="0" w:color="auto"/>
            <w:left w:val="none" w:sz="0" w:space="0" w:color="auto"/>
            <w:bottom w:val="none" w:sz="0" w:space="0" w:color="auto"/>
            <w:right w:val="none" w:sz="0" w:space="0" w:color="auto"/>
          </w:divBdr>
        </w:div>
        <w:div w:id="548952930">
          <w:marLeft w:val="480"/>
          <w:marRight w:val="0"/>
          <w:marTop w:val="0"/>
          <w:marBottom w:val="0"/>
          <w:divBdr>
            <w:top w:val="none" w:sz="0" w:space="0" w:color="auto"/>
            <w:left w:val="none" w:sz="0" w:space="0" w:color="auto"/>
            <w:bottom w:val="none" w:sz="0" w:space="0" w:color="auto"/>
            <w:right w:val="none" w:sz="0" w:space="0" w:color="auto"/>
          </w:divBdr>
        </w:div>
        <w:div w:id="1864518363">
          <w:marLeft w:val="480"/>
          <w:marRight w:val="0"/>
          <w:marTop w:val="0"/>
          <w:marBottom w:val="0"/>
          <w:divBdr>
            <w:top w:val="none" w:sz="0" w:space="0" w:color="auto"/>
            <w:left w:val="none" w:sz="0" w:space="0" w:color="auto"/>
            <w:bottom w:val="none" w:sz="0" w:space="0" w:color="auto"/>
            <w:right w:val="none" w:sz="0" w:space="0" w:color="auto"/>
          </w:divBdr>
        </w:div>
        <w:div w:id="1260796160">
          <w:marLeft w:val="480"/>
          <w:marRight w:val="0"/>
          <w:marTop w:val="0"/>
          <w:marBottom w:val="0"/>
          <w:divBdr>
            <w:top w:val="none" w:sz="0" w:space="0" w:color="auto"/>
            <w:left w:val="none" w:sz="0" w:space="0" w:color="auto"/>
            <w:bottom w:val="none" w:sz="0" w:space="0" w:color="auto"/>
            <w:right w:val="none" w:sz="0" w:space="0" w:color="auto"/>
          </w:divBdr>
        </w:div>
        <w:div w:id="1383942336">
          <w:marLeft w:val="480"/>
          <w:marRight w:val="0"/>
          <w:marTop w:val="0"/>
          <w:marBottom w:val="0"/>
          <w:divBdr>
            <w:top w:val="none" w:sz="0" w:space="0" w:color="auto"/>
            <w:left w:val="none" w:sz="0" w:space="0" w:color="auto"/>
            <w:bottom w:val="none" w:sz="0" w:space="0" w:color="auto"/>
            <w:right w:val="none" w:sz="0" w:space="0" w:color="auto"/>
          </w:divBdr>
        </w:div>
        <w:div w:id="5524620">
          <w:marLeft w:val="480"/>
          <w:marRight w:val="0"/>
          <w:marTop w:val="0"/>
          <w:marBottom w:val="0"/>
          <w:divBdr>
            <w:top w:val="none" w:sz="0" w:space="0" w:color="auto"/>
            <w:left w:val="none" w:sz="0" w:space="0" w:color="auto"/>
            <w:bottom w:val="none" w:sz="0" w:space="0" w:color="auto"/>
            <w:right w:val="none" w:sz="0" w:space="0" w:color="auto"/>
          </w:divBdr>
        </w:div>
        <w:div w:id="729768423">
          <w:marLeft w:val="480"/>
          <w:marRight w:val="0"/>
          <w:marTop w:val="0"/>
          <w:marBottom w:val="0"/>
          <w:divBdr>
            <w:top w:val="none" w:sz="0" w:space="0" w:color="auto"/>
            <w:left w:val="none" w:sz="0" w:space="0" w:color="auto"/>
            <w:bottom w:val="none" w:sz="0" w:space="0" w:color="auto"/>
            <w:right w:val="none" w:sz="0" w:space="0" w:color="auto"/>
          </w:divBdr>
        </w:div>
        <w:div w:id="1867449664">
          <w:marLeft w:val="480"/>
          <w:marRight w:val="0"/>
          <w:marTop w:val="0"/>
          <w:marBottom w:val="0"/>
          <w:divBdr>
            <w:top w:val="none" w:sz="0" w:space="0" w:color="auto"/>
            <w:left w:val="none" w:sz="0" w:space="0" w:color="auto"/>
            <w:bottom w:val="none" w:sz="0" w:space="0" w:color="auto"/>
            <w:right w:val="none" w:sz="0" w:space="0" w:color="auto"/>
          </w:divBdr>
        </w:div>
        <w:div w:id="2063166619">
          <w:marLeft w:val="480"/>
          <w:marRight w:val="0"/>
          <w:marTop w:val="0"/>
          <w:marBottom w:val="0"/>
          <w:divBdr>
            <w:top w:val="none" w:sz="0" w:space="0" w:color="auto"/>
            <w:left w:val="none" w:sz="0" w:space="0" w:color="auto"/>
            <w:bottom w:val="none" w:sz="0" w:space="0" w:color="auto"/>
            <w:right w:val="none" w:sz="0" w:space="0" w:color="auto"/>
          </w:divBdr>
        </w:div>
        <w:div w:id="494566010">
          <w:marLeft w:val="480"/>
          <w:marRight w:val="0"/>
          <w:marTop w:val="0"/>
          <w:marBottom w:val="0"/>
          <w:divBdr>
            <w:top w:val="none" w:sz="0" w:space="0" w:color="auto"/>
            <w:left w:val="none" w:sz="0" w:space="0" w:color="auto"/>
            <w:bottom w:val="none" w:sz="0" w:space="0" w:color="auto"/>
            <w:right w:val="none" w:sz="0" w:space="0" w:color="auto"/>
          </w:divBdr>
        </w:div>
        <w:div w:id="1179200199">
          <w:marLeft w:val="480"/>
          <w:marRight w:val="0"/>
          <w:marTop w:val="0"/>
          <w:marBottom w:val="0"/>
          <w:divBdr>
            <w:top w:val="none" w:sz="0" w:space="0" w:color="auto"/>
            <w:left w:val="none" w:sz="0" w:space="0" w:color="auto"/>
            <w:bottom w:val="none" w:sz="0" w:space="0" w:color="auto"/>
            <w:right w:val="none" w:sz="0" w:space="0" w:color="auto"/>
          </w:divBdr>
        </w:div>
        <w:div w:id="449935566">
          <w:marLeft w:val="480"/>
          <w:marRight w:val="0"/>
          <w:marTop w:val="0"/>
          <w:marBottom w:val="0"/>
          <w:divBdr>
            <w:top w:val="none" w:sz="0" w:space="0" w:color="auto"/>
            <w:left w:val="none" w:sz="0" w:space="0" w:color="auto"/>
            <w:bottom w:val="none" w:sz="0" w:space="0" w:color="auto"/>
            <w:right w:val="none" w:sz="0" w:space="0" w:color="auto"/>
          </w:divBdr>
        </w:div>
        <w:div w:id="738476055">
          <w:marLeft w:val="480"/>
          <w:marRight w:val="0"/>
          <w:marTop w:val="0"/>
          <w:marBottom w:val="0"/>
          <w:divBdr>
            <w:top w:val="none" w:sz="0" w:space="0" w:color="auto"/>
            <w:left w:val="none" w:sz="0" w:space="0" w:color="auto"/>
            <w:bottom w:val="none" w:sz="0" w:space="0" w:color="auto"/>
            <w:right w:val="none" w:sz="0" w:space="0" w:color="auto"/>
          </w:divBdr>
        </w:div>
        <w:div w:id="1043821846">
          <w:marLeft w:val="480"/>
          <w:marRight w:val="0"/>
          <w:marTop w:val="0"/>
          <w:marBottom w:val="0"/>
          <w:divBdr>
            <w:top w:val="none" w:sz="0" w:space="0" w:color="auto"/>
            <w:left w:val="none" w:sz="0" w:space="0" w:color="auto"/>
            <w:bottom w:val="none" w:sz="0" w:space="0" w:color="auto"/>
            <w:right w:val="none" w:sz="0" w:space="0" w:color="auto"/>
          </w:divBdr>
        </w:div>
      </w:divsChild>
    </w:div>
    <w:div w:id="17316594">
      <w:bodyDiv w:val="1"/>
      <w:marLeft w:val="0"/>
      <w:marRight w:val="0"/>
      <w:marTop w:val="0"/>
      <w:marBottom w:val="0"/>
      <w:divBdr>
        <w:top w:val="none" w:sz="0" w:space="0" w:color="auto"/>
        <w:left w:val="none" w:sz="0" w:space="0" w:color="auto"/>
        <w:bottom w:val="none" w:sz="0" w:space="0" w:color="auto"/>
        <w:right w:val="none" w:sz="0" w:space="0" w:color="auto"/>
      </w:divBdr>
    </w:div>
    <w:div w:id="17319651">
      <w:bodyDiv w:val="1"/>
      <w:marLeft w:val="0"/>
      <w:marRight w:val="0"/>
      <w:marTop w:val="0"/>
      <w:marBottom w:val="0"/>
      <w:divBdr>
        <w:top w:val="none" w:sz="0" w:space="0" w:color="auto"/>
        <w:left w:val="none" w:sz="0" w:space="0" w:color="auto"/>
        <w:bottom w:val="none" w:sz="0" w:space="0" w:color="auto"/>
        <w:right w:val="none" w:sz="0" w:space="0" w:color="auto"/>
      </w:divBdr>
    </w:div>
    <w:div w:id="19743169">
      <w:bodyDiv w:val="1"/>
      <w:marLeft w:val="0"/>
      <w:marRight w:val="0"/>
      <w:marTop w:val="0"/>
      <w:marBottom w:val="0"/>
      <w:divBdr>
        <w:top w:val="none" w:sz="0" w:space="0" w:color="auto"/>
        <w:left w:val="none" w:sz="0" w:space="0" w:color="auto"/>
        <w:bottom w:val="none" w:sz="0" w:space="0" w:color="auto"/>
        <w:right w:val="none" w:sz="0" w:space="0" w:color="auto"/>
      </w:divBdr>
      <w:divsChild>
        <w:div w:id="640307795">
          <w:marLeft w:val="480"/>
          <w:marRight w:val="0"/>
          <w:marTop w:val="0"/>
          <w:marBottom w:val="0"/>
          <w:divBdr>
            <w:top w:val="none" w:sz="0" w:space="0" w:color="auto"/>
            <w:left w:val="none" w:sz="0" w:space="0" w:color="auto"/>
            <w:bottom w:val="none" w:sz="0" w:space="0" w:color="auto"/>
            <w:right w:val="none" w:sz="0" w:space="0" w:color="auto"/>
          </w:divBdr>
        </w:div>
        <w:div w:id="1733192485">
          <w:marLeft w:val="480"/>
          <w:marRight w:val="0"/>
          <w:marTop w:val="0"/>
          <w:marBottom w:val="0"/>
          <w:divBdr>
            <w:top w:val="none" w:sz="0" w:space="0" w:color="auto"/>
            <w:left w:val="none" w:sz="0" w:space="0" w:color="auto"/>
            <w:bottom w:val="none" w:sz="0" w:space="0" w:color="auto"/>
            <w:right w:val="none" w:sz="0" w:space="0" w:color="auto"/>
          </w:divBdr>
        </w:div>
        <w:div w:id="238177802">
          <w:marLeft w:val="480"/>
          <w:marRight w:val="0"/>
          <w:marTop w:val="0"/>
          <w:marBottom w:val="0"/>
          <w:divBdr>
            <w:top w:val="none" w:sz="0" w:space="0" w:color="auto"/>
            <w:left w:val="none" w:sz="0" w:space="0" w:color="auto"/>
            <w:bottom w:val="none" w:sz="0" w:space="0" w:color="auto"/>
            <w:right w:val="none" w:sz="0" w:space="0" w:color="auto"/>
          </w:divBdr>
        </w:div>
        <w:div w:id="1703021519">
          <w:marLeft w:val="480"/>
          <w:marRight w:val="0"/>
          <w:marTop w:val="0"/>
          <w:marBottom w:val="0"/>
          <w:divBdr>
            <w:top w:val="none" w:sz="0" w:space="0" w:color="auto"/>
            <w:left w:val="none" w:sz="0" w:space="0" w:color="auto"/>
            <w:bottom w:val="none" w:sz="0" w:space="0" w:color="auto"/>
            <w:right w:val="none" w:sz="0" w:space="0" w:color="auto"/>
          </w:divBdr>
        </w:div>
        <w:div w:id="348721196">
          <w:marLeft w:val="480"/>
          <w:marRight w:val="0"/>
          <w:marTop w:val="0"/>
          <w:marBottom w:val="0"/>
          <w:divBdr>
            <w:top w:val="none" w:sz="0" w:space="0" w:color="auto"/>
            <w:left w:val="none" w:sz="0" w:space="0" w:color="auto"/>
            <w:bottom w:val="none" w:sz="0" w:space="0" w:color="auto"/>
            <w:right w:val="none" w:sz="0" w:space="0" w:color="auto"/>
          </w:divBdr>
        </w:div>
        <w:div w:id="1950576725">
          <w:marLeft w:val="480"/>
          <w:marRight w:val="0"/>
          <w:marTop w:val="0"/>
          <w:marBottom w:val="0"/>
          <w:divBdr>
            <w:top w:val="none" w:sz="0" w:space="0" w:color="auto"/>
            <w:left w:val="none" w:sz="0" w:space="0" w:color="auto"/>
            <w:bottom w:val="none" w:sz="0" w:space="0" w:color="auto"/>
            <w:right w:val="none" w:sz="0" w:space="0" w:color="auto"/>
          </w:divBdr>
        </w:div>
        <w:div w:id="261840446">
          <w:marLeft w:val="480"/>
          <w:marRight w:val="0"/>
          <w:marTop w:val="0"/>
          <w:marBottom w:val="0"/>
          <w:divBdr>
            <w:top w:val="none" w:sz="0" w:space="0" w:color="auto"/>
            <w:left w:val="none" w:sz="0" w:space="0" w:color="auto"/>
            <w:bottom w:val="none" w:sz="0" w:space="0" w:color="auto"/>
            <w:right w:val="none" w:sz="0" w:space="0" w:color="auto"/>
          </w:divBdr>
        </w:div>
        <w:div w:id="385838915">
          <w:marLeft w:val="480"/>
          <w:marRight w:val="0"/>
          <w:marTop w:val="0"/>
          <w:marBottom w:val="0"/>
          <w:divBdr>
            <w:top w:val="none" w:sz="0" w:space="0" w:color="auto"/>
            <w:left w:val="none" w:sz="0" w:space="0" w:color="auto"/>
            <w:bottom w:val="none" w:sz="0" w:space="0" w:color="auto"/>
            <w:right w:val="none" w:sz="0" w:space="0" w:color="auto"/>
          </w:divBdr>
        </w:div>
        <w:div w:id="359475237">
          <w:marLeft w:val="480"/>
          <w:marRight w:val="0"/>
          <w:marTop w:val="0"/>
          <w:marBottom w:val="0"/>
          <w:divBdr>
            <w:top w:val="none" w:sz="0" w:space="0" w:color="auto"/>
            <w:left w:val="none" w:sz="0" w:space="0" w:color="auto"/>
            <w:bottom w:val="none" w:sz="0" w:space="0" w:color="auto"/>
            <w:right w:val="none" w:sz="0" w:space="0" w:color="auto"/>
          </w:divBdr>
        </w:div>
        <w:div w:id="395934726">
          <w:marLeft w:val="480"/>
          <w:marRight w:val="0"/>
          <w:marTop w:val="0"/>
          <w:marBottom w:val="0"/>
          <w:divBdr>
            <w:top w:val="none" w:sz="0" w:space="0" w:color="auto"/>
            <w:left w:val="none" w:sz="0" w:space="0" w:color="auto"/>
            <w:bottom w:val="none" w:sz="0" w:space="0" w:color="auto"/>
            <w:right w:val="none" w:sz="0" w:space="0" w:color="auto"/>
          </w:divBdr>
        </w:div>
        <w:div w:id="350035978">
          <w:marLeft w:val="480"/>
          <w:marRight w:val="0"/>
          <w:marTop w:val="0"/>
          <w:marBottom w:val="0"/>
          <w:divBdr>
            <w:top w:val="none" w:sz="0" w:space="0" w:color="auto"/>
            <w:left w:val="none" w:sz="0" w:space="0" w:color="auto"/>
            <w:bottom w:val="none" w:sz="0" w:space="0" w:color="auto"/>
            <w:right w:val="none" w:sz="0" w:space="0" w:color="auto"/>
          </w:divBdr>
        </w:div>
        <w:div w:id="876235130">
          <w:marLeft w:val="480"/>
          <w:marRight w:val="0"/>
          <w:marTop w:val="0"/>
          <w:marBottom w:val="0"/>
          <w:divBdr>
            <w:top w:val="none" w:sz="0" w:space="0" w:color="auto"/>
            <w:left w:val="none" w:sz="0" w:space="0" w:color="auto"/>
            <w:bottom w:val="none" w:sz="0" w:space="0" w:color="auto"/>
            <w:right w:val="none" w:sz="0" w:space="0" w:color="auto"/>
          </w:divBdr>
        </w:div>
        <w:div w:id="1536962851">
          <w:marLeft w:val="480"/>
          <w:marRight w:val="0"/>
          <w:marTop w:val="0"/>
          <w:marBottom w:val="0"/>
          <w:divBdr>
            <w:top w:val="none" w:sz="0" w:space="0" w:color="auto"/>
            <w:left w:val="none" w:sz="0" w:space="0" w:color="auto"/>
            <w:bottom w:val="none" w:sz="0" w:space="0" w:color="auto"/>
            <w:right w:val="none" w:sz="0" w:space="0" w:color="auto"/>
          </w:divBdr>
        </w:div>
        <w:div w:id="384109656">
          <w:marLeft w:val="480"/>
          <w:marRight w:val="0"/>
          <w:marTop w:val="0"/>
          <w:marBottom w:val="0"/>
          <w:divBdr>
            <w:top w:val="none" w:sz="0" w:space="0" w:color="auto"/>
            <w:left w:val="none" w:sz="0" w:space="0" w:color="auto"/>
            <w:bottom w:val="none" w:sz="0" w:space="0" w:color="auto"/>
            <w:right w:val="none" w:sz="0" w:space="0" w:color="auto"/>
          </w:divBdr>
        </w:div>
        <w:div w:id="283076142">
          <w:marLeft w:val="480"/>
          <w:marRight w:val="0"/>
          <w:marTop w:val="0"/>
          <w:marBottom w:val="0"/>
          <w:divBdr>
            <w:top w:val="none" w:sz="0" w:space="0" w:color="auto"/>
            <w:left w:val="none" w:sz="0" w:space="0" w:color="auto"/>
            <w:bottom w:val="none" w:sz="0" w:space="0" w:color="auto"/>
            <w:right w:val="none" w:sz="0" w:space="0" w:color="auto"/>
          </w:divBdr>
        </w:div>
        <w:div w:id="653141915">
          <w:marLeft w:val="480"/>
          <w:marRight w:val="0"/>
          <w:marTop w:val="0"/>
          <w:marBottom w:val="0"/>
          <w:divBdr>
            <w:top w:val="none" w:sz="0" w:space="0" w:color="auto"/>
            <w:left w:val="none" w:sz="0" w:space="0" w:color="auto"/>
            <w:bottom w:val="none" w:sz="0" w:space="0" w:color="auto"/>
            <w:right w:val="none" w:sz="0" w:space="0" w:color="auto"/>
          </w:divBdr>
        </w:div>
        <w:div w:id="164327175">
          <w:marLeft w:val="480"/>
          <w:marRight w:val="0"/>
          <w:marTop w:val="0"/>
          <w:marBottom w:val="0"/>
          <w:divBdr>
            <w:top w:val="none" w:sz="0" w:space="0" w:color="auto"/>
            <w:left w:val="none" w:sz="0" w:space="0" w:color="auto"/>
            <w:bottom w:val="none" w:sz="0" w:space="0" w:color="auto"/>
            <w:right w:val="none" w:sz="0" w:space="0" w:color="auto"/>
          </w:divBdr>
        </w:div>
        <w:div w:id="310912137">
          <w:marLeft w:val="480"/>
          <w:marRight w:val="0"/>
          <w:marTop w:val="0"/>
          <w:marBottom w:val="0"/>
          <w:divBdr>
            <w:top w:val="none" w:sz="0" w:space="0" w:color="auto"/>
            <w:left w:val="none" w:sz="0" w:space="0" w:color="auto"/>
            <w:bottom w:val="none" w:sz="0" w:space="0" w:color="auto"/>
            <w:right w:val="none" w:sz="0" w:space="0" w:color="auto"/>
          </w:divBdr>
        </w:div>
        <w:div w:id="910623278">
          <w:marLeft w:val="480"/>
          <w:marRight w:val="0"/>
          <w:marTop w:val="0"/>
          <w:marBottom w:val="0"/>
          <w:divBdr>
            <w:top w:val="none" w:sz="0" w:space="0" w:color="auto"/>
            <w:left w:val="none" w:sz="0" w:space="0" w:color="auto"/>
            <w:bottom w:val="none" w:sz="0" w:space="0" w:color="auto"/>
            <w:right w:val="none" w:sz="0" w:space="0" w:color="auto"/>
          </w:divBdr>
        </w:div>
        <w:div w:id="950668640">
          <w:marLeft w:val="480"/>
          <w:marRight w:val="0"/>
          <w:marTop w:val="0"/>
          <w:marBottom w:val="0"/>
          <w:divBdr>
            <w:top w:val="none" w:sz="0" w:space="0" w:color="auto"/>
            <w:left w:val="none" w:sz="0" w:space="0" w:color="auto"/>
            <w:bottom w:val="none" w:sz="0" w:space="0" w:color="auto"/>
            <w:right w:val="none" w:sz="0" w:space="0" w:color="auto"/>
          </w:divBdr>
        </w:div>
        <w:div w:id="939068959">
          <w:marLeft w:val="480"/>
          <w:marRight w:val="0"/>
          <w:marTop w:val="0"/>
          <w:marBottom w:val="0"/>
          <w:divBdr>
            <w:top w:val="none" w:sz="0" w:space="0" w:color="auto"/>
            <w:left w:val="none" w:sz="0" w:space="0" w:color="auto"/>
            <w:bottom w:val="none" w:sz="0" w:space="0" w:color="auto"/>
            <w:right w:val="none" w:sz="0" w:space="0" w:color="auto"/>
          </w:divBdr>
        </w:div>
        <w:div w:id="1135219325">
          <w:marLeft w:val="480"/>
          <w:marRight w:val="0"/>
          <w:marTop w:val="0"/>
          <w:marBottom w:val="0"/>
          <w:divBdr>
            <w:top w:val="none" w:sz="0" w:space="0" w:color="auto"/>
            <w:left w:val="none" w:sz="0" w:space="0" w:color="auto"/>
            <w:bottom w:val="none" w:sz="0" w:space="0" w:color="auto"/>
            <w:right w:val="none" w:sz="0" w:space="0" w:color="auto"/>
          </w:divBdr>
        </w:div>
        <w:div w:id="1473056269">
          <w:marLeft w:val="480"/>
          <w:marRight w:val="0"/>
          <w:marTop w:val="0"/>
          <w:marBottom w:val="0"/>
          <w:divBdr>
            <w:top w:val="none" w:sz="0" w:space="0" w:color="auto"/>
            <w:left w:val="none" w:sz="0" w:space="0" w:color="auto"/>
            <w:bottom w:val="none" w:sz="0" w:space="0" w:color="auto"/>
            <w:right w:val="none" w:sz="0" w:space="0" w:color="auto"/>
          </w:divBdr>
        </w:div>
        <w:div w:id="262998432">
          <w:marLeft w:val="480"/>
          <w:marRight w:val="0"/>
          <w:marTop w:val="0"/>
          <w:marBottom w:val="0"/>
          <w:divBdr>
            <w:top w:val="none" w:sz="0" w:space="0" w:color="auto"/>
            <w:left w:val="none" w:sz="0" w:space="0" w:color="auto"/>
            <w:bottom w:val="none" w:sz="0" w:space="0" w:color="auto"/>
            <w:right w:val="none" w:sz="0" w:space="0" w:color="auto"/>
          </w:divBdr>
        </w:div>
        <w:div w:id="1317343154">
          <w:marLeft w:val="480"/>
          <w:marRight w:val="0"/>
          <w:marTop w:val="0"/>
          <w:marBottom w:val="0"/>
          <w:divBdr>
            <w:top w:val="none" w:sz="0" w:space="0" w:color="auto"/>
            <w:left w:val="none" w:sz="0" w:space="0" w:color="auto"/>
            <w:bottom w:val="none" w:sz="0" w:space="0" w:color="auto"/>
            <w:right w:val="none" w:sz="0" w:space="0" w:color="auto"/>
          </w:divBdr>
        </w:div>
        <w:div w:id="1022710455">
          <w:marLeft w:val="480"/>
          <w:marRight w:val="0"/>
          <w:marTop w:val="0"/>
          <w:marBottom w:val="0"/>
          <w:divBdr>
            <w:top w:val="none" w:sz="0" w:space="0" w:color="auto"/>
            <w:left w:val="none" w:sz="0" w:space="0" w:color="auto"/>
            <w:bottom w:val="none" w:sz="0" w:space="0" w:color="auto"/>
            <w:right w:val="none" w:sz="0" w:space="0" w:color="auto"/>
          </w:divBdr>
        </w:div>
        <w:div w:id="1703939624">
          <w:marLeft w:val="480"/>
          <w:marRight w:val="0"/>
          <w:marTop w:val="0"/>
          <w:marBottom w:val="0"/>
          <w:divBdr>
            <w:top w:val="none" w:sz="0" w:space="0" w:color="auto"/>
            <w:left w:val="none" w:sz="0" w:space="0" w:color="auto"/>
            <w:bottom w:val="none" w:sz="0" w:space="0" w:color="auto"/>
            <w:right w:val="none" w:sz="0" w:space="0" w:color="auto"/>
          </w:divBdr>
        </w:div>
        <w:div w:id="411247106">
          <w:marLeft w:val="480"/>
          <w:marRight w:val="0"/>
          <w:marTop w:val="0"/>
          <w:marBottom w:val="0"/>
          <w:divBdr>
            <w:top w:val="none" w:sz="0" w:space="0" w:color="auto"/>
            <w:left w:val="none" w:sz="0" w:space="0" w:color="auto"/>
            <w:bottom w:val="none" w:sz="0" w:space="0" w:color="auto"/>
            <w:right w:val="none" w:sz="0" w:space="0" w:color="auto"/>
          </w:divBdr>
        </w:div>
        <w:div w:id="974876042">
          <w:marLeft w:val="480"/>
          <w:marRight w:val="0"/>
          <w:marTop w:val="0"/>
          <w:marBottom w:val="0"/>
          <w:divBdr>
            <w:top w:val="none" w:sz="0" w:space="0" w:color="auto"/>
            <w:left w:val="none" w:sz="0" w:space="0" w:color="auto"/>
            <w:bottom w:val="none" w:sz="0" w:space="0" w:color="auto"/>
            <w:right w:val="none" w:sz="0" w:space="0" w:color="auto"/>
          </w:divBdr>
        </w:div>
        <w:div w:id="1870871149">
          <w:marLeft w:val="480"/>
          <w:marRight w:val="0"/>
          <w:marTop w:val="0"/>
          <w:marBottom w:val="0"/>
          <w:divBdr>
            <w:top w:val="none" w:sz="0" w:space="0" w:color="auto"/>
            <w:left w:val="none" w:sz="0" w:space="0" w:color="auto"/>
            <w:bottom w:val="none" w:sz="0" w:space="0" w:color="auto"/>
            <w:right w:val="none" w:sz="0" w:space="0" w:color="auto"/>
          </w:divBdr>
        </w:div>
        <w:div w:id="1929457255">
          <w:marLeft w:val="480"/>
          <w:marRight w:val="0"/>
          <w:marTop w:val="0"/>
          <w:marBottom w:val="0"/>
          <w:divBdr>
            <w:top w:val="none" w:sz="0" w:space="0" w:color="auto"/>
            <w:left w:val="none" w:sz="0" w:space="0" w:color="auto"/>
            <w:bottom w:val="none" w:sz="0" w:space="0" w:color="auto"/>
            <w:right w:val="none" w:sz="0" w:space="0" w:color="auto"/>
          </w:divBdr>
        </w:div>
        <w:div w:id="769470442">
          <w:marLeft w:val="480"/>
          <w:marRight w:val="0"/>
          <w:marTop w:val="0"/>
          <w:marBottom w:val="0"/>
          <w:divBdr>
            <w:top w:val="none" w:sz="0" w:space="0" w:color="auto"/>
            <w:left w:val="none" w:sz="0" w:space="0" w:color="auto"/>
            <w:bottom w:val="none" w:sz="0" w:space="0" w:color="auto"/>
            <w:right w:val="none" w:sz="0" w:space="0" w:color="auto"/>
          </w:divBdr>
        </w:div>
        <w:div w:id="863444613">
          <w:marLeft w:val="480"/>
          <w:marRight w:val="0"/>
          <w:marTop w:val="0"/>
          <w:marBottom w:val="0"/>
          <w:divBdr>
            <w:top w:val="none" w:sz="0" w:space="0" w:color="auto"/>
            <w:left w:val="none" w:sz="0" w:space="0" w:color="auto"/>
            <w:bottom w:val="none" w:sz="0" w:space="0" w:color="auto"/>
            <w:right w:val="none" w:sz="0" w:space="0" w:color="auto"/>
          </w:divBdr>
        </w:div>
        <w:div w:id="1772892554">
          <w:marLeft w:val="480"/>
          <w:marRight w:val="0"/>
          <w:marTop w:val="0"/>
          <w:marBottom w:val="0"/>
          <w:divBdr>
            <w:top w:val="none" w:sz="0" w:space="0" w:color="auto"/>
            <w:left w:val="none" w:sz="0" w:space="0" w:color="auto"/>
            <w:bottom w:val="none" w:sz="0" w:space="0" w:color="auto"/>
            <w:right w:val="none" w:sz="0" w:space="0" w:color="auto"/>
          </w:divBdr>
        </w:div>
        <w:div w:id="487552156">
          <w:marLeft w:val="480"/>
          <w:marRight w:val="0"/>
          <w:marTop w:val="0"/>
          <w:marBottom w:val="0"/>
          <w:divBdr>
            <w:top w:val="none" w:sz="0" w:space="0" w:color="auto"/>
            <w:left w:val="none" w:sz="0" w:space="0" w:color="auto"/>
            <w:bottom w:val="none" w:sz="0" w:space="0" w:color="auto"/>
            <w:right w:val="none" w:sz="0" w:space="0" w:color="auto"/>
          </w:divBdr>
        </w:div>
        <w:div w:id="1073621063">
          <w:marLeft w:val="480"/>
          <w:marRight w:val="0"/>
          <w:marTop w:val="0"/>
          <w:marBottom w:val="0"/>
          <w:divBdr>
            <w:top w:val="none" w:sz="0" w:space="0" w:color="auto"/>
            <w:left w:val="none" w:sz="0" w:space="0" w:color="auto"/>
            <w:bottom w:val="none" w:sz="0" w:space="0" w:color="auto"/>
            <w:right w:val="none" w:sz="0" w:space="0" w:color="auto"/>
          </w:divBdr>
        </w:div>
        <w:div w:id="865603156">
          <w:marLeft w:val="480"/>
          <w:marRight w:val="0"/>
          <w:marTop w:val="0"/>
          <w:marBottom w:val="0"/>
          <w:divBdr>
            <w:top w:val="none" w:sz="0" w:space="0" w:color="auto"/>
            <w:left w:val="none" w:sz="0" w:space="0" w:color="auto"/>
            <w:bottom w:val="none" w:sz="0" w:space="0" w:color="auto"/>
            <w:right w:val="none" w:sz="0" w:space="0" w:color="auto"/>
          </w:divBdr>
        </w:div>
        <w:div w:id="734400515">
          <w:marLeft w:val="480"/>
          <w:marRight w:val="0"/>
          <w:marTop w:val="0"/>
          <w:marBottom w:val="0"/>
          <w:divBdr>
            <w:top w:val="none" w:sz="0" w:space="0" w:color="auto"/>
            <w:left w:val="none" w:sz="0" w:space="0" w:color="auto"/>
            <w:bottom w:val="none" w:sz="0" w:space="0" w:color="auto"/>
            <w:right w:val="none" w:sz="0" w:space="0" w:color="auto"/>
          </w:divBdr>
        </w:div>
        <w:div w:id="1292055595">
          <w:marLeft w:val="480"/>
          <w:marRight w:val="0"/>
          <w:marTop w:val="0"/>
          <w:marBottom w:val="0"/>
          <w:divBdr>
            <w:top w:val="none" w:sz="0" w:space="0" w:color="auto"/>
            <w:left w:val="none" w:sz="0" w:space="0" w:color="auto"/>
            <w:bottom w:val="none" w:sz="0" w:space="0" w:color="auto"/>
            <w:right w:val="none" w:sz="0" w:space="0" w:color="auto"/>
          </w:divBdr>
        </w:div>
        <w:div w:id="2019959093">
          <w:marLeft w:val="480"/>
          <w:marRight w:val="0"/>
          <w:marTop w:val="0"/>
          <w:marBottom w:val="0"/>
          <w:divBdr>
            <w:top w:val="none" w:sz="0" w:space="0" w:color="auto"/>
            <w:left w:val="none" w:sz="0" w:space="0" w:color="auto"/>
            <w:bottom w:val="none" w:sz="0" w:space="0" w:color="auto"/>
            <w:right w:val="none" w:sz="0" w:space="0" w:color="auto"/>
          </w:divBdr>
        </w:div>
        <w:div w:id="27339262">
          <w:marLeft w:val="480"/>
          <w:marRight w:val="0"/>
          <w:marTop w:val="0"/>
          <w:marBottom w:val="0"/>
          <w:divBdr>
            <w:top w:val="none" w:sz="0" w:space="0" w:color="auto"/>
            <w:left w:val="none" w:sz="0" w:space="0" w:color="auto"/>
            <w:bottom w:val="none" w:sz="0" w:space="0" w:color="auto"/>
            <w:right w:val="none" w:sz="0" w:space="0" w:color="auto"/>
          </w:divBdr>
        </w:div>
        <w:div w:id="214968403">
          <w:marLeft w:val="480"/>
          <w:marRight w:val="0"/>
          <w:marTop w:val="0"/>
          <w:marBottom w:val="0"/>
          <w:divBdr>
            <w:top w:val="none" w:sz="0" w:space="0" w:color="auto"/>
            <w:left w:val="none" w:sz="0" w:space="0" w:color="auto"/>
            <w:bottom w:val="none" w:sz="0" w:space="0" w:color="auto"/>
            <w:right w:val="none" w:sz="0" w:space="0" w:color="auto"/>
          </w:divBdr>
        </w:div>
        <w:div w:id="2032415044">
          <w:marLeft w:val="480"/>
          <w:marRight w:val="0"/>
          <w:marTop w:val="0"/>
          <w:marBottom w:val="0"/>
          <w:divBdr>
            <w:top w:val="none" w:sz="0" w:space="0" w:color="auto"/>
            <w:left w:val="none" w:sz="0" w:space="0" w:color="auto"/>
            <w:bottom w:val="none" w:sz="0" w:space="0" w:color="auto"/>
            <w:right w:val="none" w:sz="0" w:space="0" w:color="auto"/>
          </w:divBdr>
        </w:div>
        <w:div w:id="293369643">
          <w:marLeft w:val="480"/>
          <w:marRight w:val="0"/>
          <w:marTop w:val="0"/>
          <w:marBottom w:val="0"/>
          <w:divBdr>
            <w:top w:val="none" w:sz="0" w:space="0" w:color="auto"/>
            <w:left w:val="none" w:sz="0" w:space="0" w:color="auto"/>
            <w:bottom w:val="none" w:sz="0" w:space="0" w:color="auto"/>
            <w:right w:val="none" w:sz="0" w:space="0" w:color="auto"/>
          </w:divBdr>
        </w:div>
        <w:div w:id="1374383810">
          <w:marLeft w:val="480"/>
          <w:marRight w:val="0"/>
          <w:marTop w:val="0"/>
          <w:marBottom w:val="0"/>
          <w:divBdr>
            <w:top w:val="none" w:sz="0" w:space="0" w:color="auto"/>
            <w:left w:val="none" w:sz="0" w:space="0" w:color="auto"/>
            <w:bottom w:val="none" w:sz="0" w:space="0" w:color="auto"/>
            <w:right w:val="none" w:sz="0" w:space="0" w:color="auto"/>
          </w:divBdr>
        </w:div>
        <w:div w:id="1045059207">
          <w:marLeft w:val="480"/>
          <w:marRight w:val="0"/>
          <w:marTop w:val="0"/>
          <w:marBottom w:val="0"/>
          <w:divBdr>
            <w:top w:val="none" w:sz="0" w:space="0" w:color="auto"/>
            <w:left w:val="none" w:sz="0" w:space="0" w:color="auto"/>
            <w:bottom w:val="none" w:sz="0" w:space="0" w:color="auto"/>
            <w:right w:val="none" w:sz="0" w:space="0" w:color="auto"/>
          </w:divBdr>
        </w:div>
        <w:div w:id="380909774">
          <w:marLeft w:val="480"/>
          <w:marRight w:val="0"/>
          <w:marTop w:val="0"/>
          <w:marBottom w:val="0"/>
          <w:divBdr>
            <w:top w:val="none" w:sz="0" w:space="0" w:color="auto"/>
            <w:left w:val="none" w:sz="0" w:space="0" w:color="auto"/>
            <w:bottom w:val="none" w:sz="0" w:space="0" w:color="auto"/>
            <w:right w:val="none" w:sz="0" w:space="0" w:color="auto"/>
          </w:divBdr>
        </w:div>
        <w:div w:id="1404059642">
          <w:marLeft w:val="480"/>
          <w:marRight w:val="0"/>
          <w:marTop w:val="0"/>
          <w:marBottom w:val="0"/>
          <w:divBdr>
            <w:top w:val="none" w:sz="0" w:space="0" w:color="auto"/>
            <w:left w:val="none" w:sz="0" w:space="0" w:color="auto"/>
            <w:bottom w:val="none" w:sz="0" w:space="0" w:color="auto"/>
            <w:right w:val="none" w:sz="0" w:space="0" w:color="auto"/>
          </w:divBdr>
        </w:div>
        <w:div w:id="106003036">
          <w:marLeft w:val="480"/>
          <w:marRight w:val="0"/>
          <w:marTop w:val="0"/>
          <w:marBottom w:val="0"/>
          <w:divBdr>
            <w:top w:val="none" w:sz="0" w:space="0" w:color="auto"/>
            <w:left w:val="none" w:sz="0" w:space="0" w:color="auto"/>
            <w:bottom w:val="none" w:sz="0" w:space="0" w:color="auto"/>
            <w:right w:val="none" w:sz="0" w:space="0" w:color="auto"/>
          </w:divBdr>
        </w:div>
        <w:div w:id="1118640622">
          <w:marLeft w:val="480"/>
          <w:marRight w:val="0"/>
          <w:marTop w:val="0"/>
          <w:marBottom w:val="0"/>
          <w:divBdr>
            <w:top w:val="none" w:sz="0" w:space="0" w:color="auto"/>
            <w:left w:val="none" w:sz="0" w:space="0" w:color="auto"/>
            <w:bottom w:val="none" w:sz="0" w:space="0" w:color="auto"/>
            <w:right w:val="none" w:sz="0" w:space="0" w:color="auto"/>
          </w:divBdr>
        </w:div>
        <w:div w:id="1452433198">
          <w:marLeft w:val="480"/>
          <w:marRight w:val="0"/>
          <w:marTop w:val="0"/>
          <w:marBottom w:val="0"/>
          <w:divBdr>
            <w:top w:val="none" w:sz="0" w:space="0" w:color="auto"/>
            <w:left w:val="none" w:sz="0" w:space="0" w:color="auto"/>
            <w:bottom w:val="none" w:sz="0" w:space="0" w:color="auto"/>
            <w:right w:val="none" w:sz="0" w:space="0" w:color="auto"/>
          </w:divBdr>
        </w:div>
        <w:div w:id="431435748">
          <w:marLeft w:val="480"/>
          <w:marRight w:val="0"/>
          <w:marTop w:val="0"/>
          <w:marBottom w:val="0"/>
          <w:divBdr>
            <w:top w:val="none" w:sz="0" w:space="0" w:color="auto"/>
            <w:left w:val="none" w:sz="0" w:space="0" w:color="auto"/>
            <w:bottom w:val="none" w:sz="0" w:space="0" w:color="auto"/>
            <w:right w:val="none" w:sz="0" w:space="0" w:color="auto"/>
          </w:divBdr>
        </w:div>
        <w:div w:id="1277714890">
          <w:marLeft w:val="480"/>
          <w:marRight w:val="0"/>
          <w:marTop w:val="0"/>
          <w:marBottom w:val="0"/>
          <w:divBdr>
            <w:top w:val="none" w:sz="0" w:space="0" w:color="auto"/>
            <w:left w:val="none" w:sz="0" w:space="0" w:color="auto"/>
            <w:bottom w:val="none" w:sz="0" w:space="0" w:color="auto"/>
            <w:right w:val="none" w:sz="0" w:space="0" w:color="auto"/>
          </w:divBdr>
        </w:div>
        <w:div w:id="375201675">
          <w:marLeft w:val="480"/>
          <w:marRight w:val="0"/>
          <w:marTop w:val="0"/>
          <w:marBottom w:val="0"/>
          <w:divBdr>
            <w:top w:val="none" w:sz="0" w:space="0" w:color="auto"/>
            <w:left w:val="none" w:sz="0" w:space="0" w:color="auto"/>
            <w:bottom w:val="none" w:sz="0" w:space="0" w:color="auto"/>
            <w:right w:val="none" w:sz="0" w:space="0" w:color="auto"/>
          </w:divBdr>
        </w:div>
        <w:div w:id="859468941">
          <w:marLeft w:val="480"/>
          <w:marRight w:val="0"/>
          <w:marTop w:val="0"/>
          <w:marBottom w:val="0"/>
          <w:divBdr>
            <w:top w:val="none" w:sz="0" w:space="0" w:color="auto"/>
            <w:left w:val="none" w:sz="0" w:space="0" w:color="auto"/>
            <w:bottom w:val="none" w:sz="0" w:space="0" w:color="auto"/>
            <w:right w:val="none" w:sz="0" w:space="0" w:color="auto"/>
          </w:divBdr>
        </w:div>
        <w:div w:id="1557662191">
          <w:marLeft w:val="480"/>
          <w:marRight w:val="0"/>
          <w:marTop w:val="0"/>
          <w:marBottom w:val="0"/>
          <w:divBdr>
            <w:top w:val="none" w:sz="0" w:space="0" w:color="auto"/>
            <w:left w:val="none" w:sz="0" w:space="0" w:color="auto"/>
            <w:bottom w:val="none" w:sz="0" w:space="0" w:color="auto"/>
            <w:right w:val="none" w:sz="0" w:space="0" w:color="auto"/>
          </w:divBdr>
        </w:div>
        <w:div w:id="352390678">
          <w:marLeft w:val="480"/>
          <w:marRight w:val="0"/>
          <w:marTop w:val="0"/>
          <w:marBottom w:val="0"/>
          <w:divBdr>
            <w:top w:val="none" w:sz="0" w:space="0" w:color="auto"/>
            <w:left w:val="none" w:sz="0" w:space="0" w:color="auto"/>
            <w:bottom w:val="none" w:sz="0" w:space="0" w:color="auto"/>
            <w:right w:val="none" w:sz="0" w:space="0" w:color="auto"/>
          </w:divBdr>
        </w:div>
        <w:div w:id="1614939789">
          <w:marLeft w:val="480"/>
          <w:marRight w:val="0"/>
          <w:marTop w:val="0"/>
          <w:marBottom w:val="0"/>
          <w:divBdr>
            <w:top w:val="none" w:sz="0" w:space="0" w:color="auto"/>
            <w:left w:val="none" w:sz="0" w:space="0" w:color="auto"/>
            <w:bottom w:val="none" w:sz="0" w:space="0" w:color="auto"/>
            <w:right w:val="none" w:sz="0" w:space="0" w:color="auto"/>
          </w:divBdr>
        </w:div>
        <w:div w:id="1183935967">
          <w:marLeft w:val="480"/>
          <w:marRight w:val="0"/>
          <w:marTop w:val="0"/>
          <w:marBottom w:val="0"/>
          <w:divBdr>
            <w:top w:val="none" w:sz="0" w:space="0" w:color="auto"/>
            <w:left w:val="none" w:sz="0" w:space="0" w:color="auto"/>
            <w:bottom w:val="none" w:sz="0" w:space="0" w:color="auto"/>
            <w:right w:val="none" w:sz="0" w:space="0" w:color="auto"/>
          </w:divBdr>
        </w:div>
        <w:div w:id="627245382">
          <w:marLeft w:val="480"/>
          <w:marRight w:val="0"/>
          <w:marTop w:val="0"/>
          <w:marBottom w:val="0"/>
          <w:divBdr>
            <w:top w:val="none" w:sz="0" w:space="0" w:color="auto"/>
            <w:left w:val="none" w:sz="0" w:space="0" w:color="auto"/>
            <w:bottom w:val="none" w:sz="0" w:space="0" w:color="auto"/>
            <w:right w:val="none" w:sz="0" w:space="0" w:color="auto"/>
          </w:divBdr>
        </w:div>
        <w:div w:id="1774746332">
          <w:marLeft w:val="480"/>
          <w:marRight w:val="0"/>
          <w:marTop w:val="0"/>
          <w:marBottom w:val="0"/>
          <w:divBdr>
            <w:top w:val="none" w:sz="0" w:space="0" w:color="auto"/>
            <w:left w:val="none" w:sz="0" w:space="0" w:color="auto"/>
            <w:bottom w:val="none" w:sz="0" w:space="0" w:color="auto"/>
            <w:right w:val="none" w:sz="0" w:space="0" w:color="auto"/>
          </w:divBdr>
        </w:div>
        <w:div w:id="2091389413">
          <w:marLeft w:val="480"/>
          <w:marRight w:val="0"/>
          <w:marTop w:val="0"/>
          <w:marBottom w:val="0"/>
          <w:divBdr>
            <w:top w:val="none" w:sz="0" w:space="0" w:color="auto"/>
            <w:left w:val="none" w:sz="0" w:space="0" w:color="auto"/>
            <w:bottom w:val="none" w:sz="0" w:space="0" w:color="auto"/>
            <w:right w:val="none" w:sz="0" w:space="0" w:color="auto"/>
          </w:divBdr>
        </w:div>
      </w:divsChild>
    </w:div>
    <w:div w:id="21521201">
      <w:bodyDiv w:val="1"/>
      <w:marLeft w:val="0"/>
      <w:marRight w:val="0"/>
      <w:marTop w:val="0"/>
      <w:marBottom w:val="0"/>
      <w:divBdr>
        <w:top w:val="none" w:sz="0" w:space="0" w:color="auto"/>
        <w:left w:val="none" w:sz="0" w:space="0" w:color="auto"/>
        <w:bottom w:val="none" w:sz="0" w:space="0" w:color="auto"/>
        <w:right w:val="none" w:sz="0" w:space="0" w:color="auto"/>
      </w:divBdr>
    </w:div>
    <w:div w:id="22950810">
      <w:bodyDiv w:val="1"/>
      <w:marLeft w:val="0"/>
      <w:marRight w:val="0"/>
      <w:marTop w:val="0"/>
      <w:marBottom w:val="0"/>
      <w:divBdr>
        <w:top w:val="none" w:sz="0" w:space="0" w:color="auto"/>
        <w:left w:val="none" w:sz="0" w:space="0" w:color="auto"/>
        <w:bottom w:val="none" w:sz="0" w:space="0" w:color="auto"/>
        <w:right w:val="none" w:sz="0" w:space="0" w:color="auto"/>
      </w:divBdr>
      <w:divsChild>
        <w:div w:id="695036670">
          <w:marLeft w:val="640"/>
          <w:marRight w:val="0"/>
          <w:marTop w:val="0"/>
          <w:marBottom w:val="0"/>
          <w:divBdr>
            <w:top w:val="none" w:sz="0" w:space="0" w:color="auto"/>
            <w:left w:val="none" w:sz="0" w:space="0" w:color="auto"/>
            <w:bottom w:val="none" w:sz="0" w:space="0" w:color="auto"/>
            <w:right w:val="none" w:sz="0" w:space="0" w:color="auto"/>
          </w:divBdr>
        </w:div>
        <w:div w:id="1020812191">
          <w:marLeft w:val="640"/>
          <w:marRight w:val="0"/>
          <w:marTop w:val="0"/>
          <w:marBottom w:val="0"/>
          <w:divBdr>
            <w:top w:val="none" w:sz="0" w:space="0" w:color="auto"/>
            <w:left w:val="none" w:sz="0" w:space="0" w:color="auto"/>
            <w:bottom w:val="none" w:sz="0" w:space="0" w:color="auto"/>
            <w:right w:val="none" w:sz="0" w:space="0" w:color="auto"/>
          </w:divBdr>
        </w:div>
        <w:div w:id="198008348">
          <w:marLeft w:val="640"/>
          <w:marRight w:val="0"/>
          <w:marTop w:val="0"/>
          <w:marBottom w:val="0"/>
          <w:divBdr>
            <w:top w:val="none" w:sz="0" w:space="0" w:color="auto"/>
            <w:left w:val="none" w:sz="0" w:space="0" w:color="auto"/>
            <w:bottom w:val="none" w:sz="0" w:space="0" w:color="auto"/>
            <w:right w:val="none" w:sz="0" w:space="0" w:color="auto"/>
          </w:divBdr>
        </w:div>
        <w:div w:id="1886329569">
          <w:marLeft w:val="640"/>
          <w:marRight w:val="0"/>
          <w:marTop w:val="0"/>
          <w:marBottom w:val="0"/>
          <w:divBdr>
            <w:top w:val="none" w:sz="0" w:space="0" w:color="auto"/>
            <w:left w:val="none" w:sz="0" w:space="0" w:color="auto"/>
            <w:bottom w:val="none" w:sz="0" w:space="0" w:color="auto"/>
            <w:right w:val="none" w:sz="0" w:space="0" w:color="auto"/>
          </w:divBdr>
        </w:div>
        <w:div w:id="704410013">
          <w:marLeft w:val="640"/>
          <w:marRight w:val="0"/>
          <w:marTop w:val="0"/>
          <w:marBottom w:val="0"/>
          <w:divBdr>
            <w:top w:val="none" w:sz="0" w:space="0" w:color="auto"/>
            <w:left w:val="none" w:sz="0" w:space="0" w:color="auto"/>
            <w:bottom w:val="none" w:sz="0" w:space="0" w:color="auto"/>
            <w:right w:val="none" w:sz="0" w:space="0" w:color="auto"/>
          </w:divBdr>
        </w:div>
        <w:div w:id="997424565">
          <w:marLeft w:val="640"/>
          <w:marRight w:val="0"/>
          <w:marTop w:val="0"/>
          <w:marBottom w:val="0"/>
          <w:divBdr>
            <w:top w:val="none" w:sz="0" w:space="0" w:color="auto"/>
            <w:left w:val="none" w:sz="0" w:space="0" w:color="auto"/>
            <w:bottom w:val="none" w:sz="0" w:space="0" w:color="auto"/>
            <w:right w:val="none" w:sz="0" w:space="0" w:color="auto"/>
          </w:divBdr>
        </w:div>
        <w:div w:id="648284905">
          <w:marLeft w:val="640"/>
          <w:marRight w:val="0"/>
          <w:marTop w:val="0"/>
          <w:marBottom w:val="0"/>
          <w:divBdr>
            <w:top w:val="none" w:sz="0" w:space="0" w:color="auto"/>
            <w:left w:val="none" w:sz="0" w:space="0" w:color="auto"/>
            <w:bottom w:val="none" w:sz="0" w:space="0" w:color="auto"/>
            <w:right w:val="none" w:sz="0" w:space="0" w:color="auto"/>
          </w:divBdr>
        </w:div>
        <w:div w:id="519705924">
          <w:marLeft w:val="640"/>
          <w:marRight w:val="0"/>
          <w:marTop w:val="0"/>
          <w:marBottom w:val="0"/>
          <w:divBdr>
            <w:top w:val="none" w:sz="0" w:space="0" w:color="auto"/>
            <w:left w:val="none" w:sz="0" w:space="0" w:color="auto"/>
            <w:bottom w:val="none" w:sz="0" w:space="0" w:color="auto"/>
            <w:right w:val="none" w:sz="0" w:space="0" w:color="auto"/>
          </w:divBdr>
        </w:div>
        <w:div w:id="1397824229">
          <w:marLeft w:val="640"/>
          <w:marRight w:val="0"/>
          <w:marTop w:val="0"/>
          <w:marBottom w:val="0"/>
          <w:divBdr>
            <w:top w:val="none" w:sz="0" w:space="0" w:color="auto"/>
            <w:left w:val="none" w:sz="0" w:space="0" w:color="auto"/>
            <w:bottom w:val="none" w:sz="0" w:space="0" w:color="auto"/>
            <w:right w:val="none" w:sz="0" w:space="0" w:color="auto"/>
          </w:divBdr>
        </w:div>
        <w:div w:id="1108743809">
          <w:marLeft w:val="640"/>
          <w:marRight w:val="0"/>
          <w:marTop w:val="0"/>
          <w:marBottom w:val="0"/>
          <w:divBdr>
            <w:top w:val="none" w:sz="0" w:space="0" w:color="auto"/>
            <w:left w:val="none" w:sz="0" w:space="0" w:color="auto"/>
            <w:bottom w:val="none" w:sz="0" w:space="0" w:color="auto"/>
            <w:right w:val="none" w:sz="0" w:space="0" w:color="auto"/>
          </w:divBdr>
        </w:div>
        <w:div w:id="1397971944">
          <w:marLeft w:val="640"/>
          <w:marRight w:val="0"/>
          <w:marTop w:val="0"/>
          <w:marBottom w:val="0"/>
          <w:divBdr>
            <w:top w:val="none" w:sz="0" w:space="0" w:color="auto"/>
            <w:left w:val="none" w:sz="0" w:space="0" w:color="auto"/>
            <w:bottom w:val="none" w:sz="0" w:space="0" w:color="auto"/>
            <w:right w:val="none" w:sz="0" w:space="0" w:color="auto"/>
          </w:divBdr>
        </w:div>
        <w:div w:id="738432">
          <w:marLeft w:val="640"/>
          <w:marRight w:val="0"/>
          <w:marTop w:val="0"/>
          <w:marBottom w:val="0"/>
          <w:divBdr>
            <w:top w:val="none" w:sz="0" w:space="0" w:color="auto"/>
            <w:left w:val="none" w:sz="0" w:space="0" w:color="auto"/>
            <w:bottom w:val="none" w:sz="0" w:space="0" w:color="auto"/>
            <w:right w:val="none" w:sz="0" w:space="0" w:color="auto"/>
          </w:divBdr>
        </w:div>
        <w:div w:id="229004620">
          <w:marLeft w:val="640"/>
          <w:marRight w:val="0"/>
          <w:marTop w:val="0"/>
          <w:marBottom w:val="0"/>
          <w:divBdr>
            <w:top w:val="none" w:sz="0" w:space="0" w:color="auto"/>
            <w:left w:val="none" w:sz="0" w:space="0" w:color="auto"/>
            <w:bottom w:val="none" w:sz="0" w:space="0" w:color="auto"/>
            <w:right w:val="none" w:sz="0" w:space="0" w:color="auto"/>
          </w:divBdr>
        </w:div>
        <w:div w:id="1432629801">
          <w:marLeft w:val="640"/>
          <w:marRight w:val="0"/>
          <w:marTop w:val="0"/>
          <w:marBottom w:val="0"/>
          <w:divBdr>
            <w:top w:val="none" w:sz="0" w:space="0" w:color="auto"/>
            <w:left w:val="none" w:sz="0" w:space="0" w:color="auto"/>
            <w:bottom w:val="none" w:sz="0" w:space="0" w:color="auto"/>
            <w:right w:val="none" w:sz="0" w:space="0" w:color="auto"/>
          </w:divBdr>
        </w:div>
        <w:div w:id="1796675605">
          <w:marLeft w:val="640"/>
          <w:marRight w:val="0"/>
          <w:marTop w:val="0"/>
          <w:marBottom w:val="0"/>
          <w:divBdr>
            <w:top w:val="none" w:sz="0" w:space="0" w:color="auto"/>
            <w:left w:val="none" w:sz="0" w:space="0" w:color="auto"/>
            <w:bottom w:val="none" w:sz="0" w:space="0" w:color="auto"/>
            <w:right w:val="none" w:sz="0" w:space="0" w:color="auto"/>
          </w:divBdr>
        </w:div>
        <w:div w:id="2060783262">
          <w:marLeft w:val="640"/>
          <w:marRight w:val="0"/>
          <w:marTop w:val="0"/>
          <w:marBottom w:val="0"/>
          <w:divBdr>
            <w:top w:val="none" w:sz="0" w:space="0" w:color="auto"/>
            <w:left w:val="none" w:sz="0" w:space="0" w:color="auto"/>
            <w:bottom w:val="none" w:sz="0" w:space="0" w:color="auto"/>
            <w:right w:val="none" w:sz="0" w:space="0" w:color="auto"/>
          </w:divBdr>
        </w:div>
        <w:div w:id="1521162578">
          <w:marLeft w:val="640"/>
          <w:marRight w:val="0"/>
          <w:marTop w:val="0"/>
          <w:marBottom w:val="0"/>
          <w:divBdr>
            <w:top w:val="none" w:sz="0" w:space="0" w:color="auto"/>
            <w:left w:val="none" w:sz="0" w:space="0" w:color="auto"/>
            <w:bottom w:val="none" w:sz="0" w:space="0" w:color="auto"/>
            <w:right w:val="none" w:sz="0" w:space="0" w:color="auto"/>
          </w:divBdr>
        </w:div>
        <w:div w:id="1973291971">
          <w:marLeft w:val="640"/>
          <w:marRight w:val="0"/>
          <w:marTop w:val="0"/>
          <w:marBottom w:val="0"/>
          <w:divBdr>
            <w:top w:val="none" w:sz="0" w:space="0" w:color="auto"/>
            <w:left w:val="none" w:sz="0" w:space="0" w:color="auto"/>
            <w:bottom w:val="none" w:sz="0" w:space="0" w:color="auto"/>
            <w:right w:val="none" w:sz="0" w:space="0" w:color="auto"/>
          </w:divBdr>
        </w:div>
        <w:div w:id="1184906847">
          <w:marLeft w:val="640"/>
          <w:marRight w:val="0"/>
          <w:marTop w:val="0"/>
          <w:marBottom w:val="0"/>
          <w:divBdr>
            <w:top w:val="none" w:sz="0" w:space="0" w:color="auto"/>
            <w:left w:val="none" w:sz="0" w:space="0" w:color="auto"/>
            <w:bottom w:val="none" w:sz="0" w:space="0" w:color="auto"/>
            <w:right w:val="none" w:sz="0" w:space="0" w:color="auto"/>
          </w:divBdr>
        </w:div>
        <w:div w:id="1296105773">
          <w:marLeft w:val="640"/>
          <w:marRight w:val="0"/>
          <w:marTop w:val="0"/>
          <w:marBottom w:val="0"/>
          <w:divBdr>
            <w:top w:val="none" w:sz="0" w:space="0" w:color="auto"/>
            <w:left w:val="none" w:sz="0" w:space="0" w:color="auto"/>
            <w:bottom w:val="none" w:sz="0" w:space="0" w:color="auto"/>
            <w:right w:val="none" w:sz="0" w:space="0" w:color="auto"/>
          </w:divBdr>
        </w:div>
        <w:div w:id="433674984">
          <w:marLeft w:val="640"/>
          <w:marRight w:val="0"/>
          <w:marTop w:val="0"/>
          <w:marBottom w:val="0"/>
          <w:divBdr>
            <w:top w:val="none" w:sz="0" w:space="0" w:color="auto"/>
            <w:left w:val="none" w:sz="0" w:space="0" w:color="auto"/>
            <w:bottom w:val="none" w:sz="0" w:space="0" w:color="auto"/>
            <w:right w:val="none" w:sz="0" w:space="0" w:color="auto"/>
          </w:divBdr>
        </w:div>
        <w:div w:id="742486217">
          <w:marLeft w:val="640"/>
          <w:marRight w:val="0"/>
          <w:marTop w:val="0"/>
          <w:marBottom w:val="0"/>
          <w:divBdr>
            <w:top w:val="none" w:sz="0" w:space="0" w:color="auto"/>
            <w:left w:val="none" w:sz="0" w:space="0" w:color="auto"/>
            <w:bottom w:val="none" w:sz="0" w:space="0" w:color="auto"/>
            <w:right w:val="none" w:sz="0" w:space="0" w:color="auto"/>
          </w:divBdr>
        </w:div>
        <w:div w:id="2005156394">
          <w:marLeft w:val="640"/>
          <w:marRight w:val="0"/>
          <w:marTop w:val="0"/>
          <w:marBottom w:val="0"/>
          <w:divBdr>
            <w:top w:val="none" w:sz="0" w:space="0" w:color="auto"/>
            <w:left w:val="none" w:sz="0" w:space="0" w:color="auto"/>
            <w:bottom w:val="none" w:sz="0" w:space="0" w:color="auto"/>
            <w:right w:val="none" w:sz="0" w:space="0" w:color="auto"/>
          </w:divBdr>
        </w:div>
        <w:div w:id="1365054589">
          <w:marLeft w:val="640"/>
          <w:marRight w:val="0"/>
          <w:marTop w:val="0"/>
          <w:marBottom w:val="0"/>
          <w:divBdr>
            <w:top w:val="none" w:sz="0" w:space="0" w:color="auto"/>
            <w:left w:val="none" w:sz="0" w:space="0" w:color="auto"/>
            <w:bottom w:val="none" w:sz="0" w:space="0" w:color="auto"/>
            <w:right w:val="none" w:sz="0" w:space="0" w:color="auto"/>
          </w:divBdr>
        </w:div>
        <w:div w:id="110515469">
          <w:marLeft w:val="640"/>
          <w:marRight w:val="0"/>
          <w:marTop w:val="0"/>
          <w:marBottom w:val="0"/>
          <w:divBdr>
            <w:top w:val="none" w:sz="0" w:space="0" w:color="auto"/>
            <w:left w:val="none" w:sz="0" w:space="0" w:color="auto"/>
            <w:bottom w:val="none" w:sz="0" w:space="0" w:color="auto"/>
            <w:right w:val="none" w:sz="0" w:space="0" w:color="auto"/>
          </w:divBdr>
        </w:div>
        <w:div w:id="1819346589">
          <w:marLeft w:val="640"/>
          <w:marRight w:val="0"/>
          <w:marTop w:val="0"/>
          <w:marBottom w:val="0"/>
          <w:divBdr>
            <w:top w:val="none" w:sz="0" w:space="0" w:color="auto"/>
            <w:left w:val="none" w:sz="0" w:space="0" w:color="auto"/>
            <w:bottom w:val="none" w:sz="0" w:space="0" w:color="auto"/>
            <w:right w:val="none" w:sz="0" w:space="0" w:color="auto"/>
          </w:divBdr>
        </w:div>
        <w:div w:id="783501228">
          <w:marLeft w:val="640"/>
          <w:marRight w:val="0"/>
          <w:marTop w:val="0"/>
          <w:marBottom w:val="0"/>
          <w:divBdr>
            <w:top w:val="none" w:sz="0" w:space="0" w:color="auto"/>
            <w:left w:val="none" w:sz="0" w:space="0" w:color="auto"/>
            <w:bottom w:val="none" w:sz="0" w:space="0" w:color="auto"/>
            <w:right w:val="none" w:sz="0" w:space="0" w:color="auto"/>
          </w:divBdr>
        </w:div>
        <w:div w:id="485518112">
          <w:marLeft w:val="640"/>
          <w:marRight w:val="0"/>
          <w:marTop w:val="0"/>
          <w:marBottom w:val="0"/>
          <w:divBdr>
            <w:top w:val="none" w:sz="0" w:space="0" w:color="auto"/>
            <w:left w:val="none" w:sz="0" w:space="0" w:color="auto"/>
            <w:bottom w:val="none" w:sz="0" w:space="0" w:color="auto"/>
            <w:right w:val="none" w:sz="0" w:space="0" w:color="auto"/>
          </w:divBdr>
        </w:div>
        <w:div w:id="1646884968">
          <w:marLeft w:val="640"/>
          <w:marRight w:val="0"/>
          <w:marTop w:val="0"/>
          <w:marBottom w:val="0"/>
          <w:divBdr>
            <w:top w:val="none" w:sz="0" w:space="0" w:color="auto"/>
            <w:left w:val="none" w:sz="0" w:space="0" w:color="auto"/>
            <w:bottom w:val="none" w:sz="0" w:space="0" w:color="auto"/>
            <w:right w:val="none" w:sz="0" w:space="0" w:color="auto"/>
          </w:divBdr>
        </w:div>
        <w:div w:id="1405182057">
          <w:marLeft w:val="640"/>
          <w:marRight w:val="0"/>
          <w:marTop w:val="0"/>
          <w:marBottom w:val="0"/>
          <w:divBdr>
            <w:top w:val="none" w:sz="0" w:space="0" w:color="auto"/>
            <w:left w:val="none" w:sz="0" w:space="0" w:color="auto"/>
            <w:bottom w:val="none" w:sz="0" w:space="0" w:color="auto"/>
            <w:right w:val="none" w:sz="0" w:space="0" w:color="auto"/>
          </w:divBdr>
        </w:div>
        <w:div w:id="1308823210">
          <w:marLeft w:val="640"/>
          <w:marRight w:val="0"/>
          <w:marTop w:val="0"/>
          <w:marBottom w:val="0"/>
          <w:divBdr>
            <w:top w:val="none" w:sz="0" w:space="0" w:color="auto"/>
            <w:left w:val="none" w:sz="0" w:space="0" w:color="auto"/>
            <w:bottom w:val="none" w:sz="0" w:space="0" w:color="auto"/>
            <w:right w:val="none" w:sz="0" w:space="0" w:color="auto"/>
          </w:divBdr>
        </w:div>
        <w:div w:id="580525564">
          <w:marLeft w:val="640"/>
          <w:marRight w:val="0"/>
          <w:marTop w:val="0"/>
          <w:marBottom w:val="0"/>
          <w:divBdr>
            <w:top w:val="none" w:sz="0" w:space="0" w:color="auto"/>
            <w:left w:val="none" w:sz="0" w:space="0" w:color="auto"/>
            <w:bottom w:val="none" w:sz="0" w:space="0" w:color="auto"/>
            <w:right w:val="none" w:sz="0" w:space="0" w:color="auto"/>
          </w:divBdr>
        </w:div>
        <w:div w:id="1326014144">
          <w:marLeft w:val="640"/>
          <w:marRight w:val="0"/>
          <w:marTop w:val="0"/>
          <w:marBottom w:val="0"/>
          <w:divBdr>
            <w:top w:val="none" w:sz="0" w:space="0" w:color="auto"/>
            <w:left w:val="none" w:sz="0" w:space="0" w:color="auto"/>
            <w:bottom w:val="none" w:sz="0" w:space="0" w:color="auto"/>
            <w:right w:val="none" w:sz="0" w:space="0" w:color="auto"/>
          </w:divBdr>
        </w:div>
        <w:div w:id="308825281">
          <w:marLeft w:val="640"/>
          <w:marRight w:val="0"/>
          <w:marTop w:val="0"/>
          <w:marBottom w:val="0"/>
          <w:divBdr>
            <w:top w:val="none" w:sz="0" w:space="0" w:color="auto"/>
            <w:left w:val="none" w:sz="0" w:space="0" w:color="auto"/>
            <w:bottom w:val="none" w:sz="0" w:space="0" w:color="auto"/>
            <w:right w:val="none" w:sz="0" w:space="0" w:color="auto"/>
          </w:divBdr>
        </w:div>
        <w:div w:id="428703357">
          <w:marLeft w:val="640"/>
          <w:marRight w:val="0"/>
          <w:marTop w:val="0"/>
          <w:marBottom w:val="0"/>
          <w:divBdr>
            <w:top w:val="none" w:sz="0" w:space="0" w:color="auto"/>
            <w:left w:val="none" w:sz="0" w:space="0" w:color="auto"/>
            <w:bottom w:val="none" w:sz="0" w:space="0" w:color="auto"/>
            <w:right w:val="none" w:sz="0" w:space="0" w:color="auto"/>
          </w:divBdr>
        </w:div>
        <w:div w:id="1042487158">
          <w:marLeft w:val="640"/>
          <w:marRight w:val="0"/>
          <w:marTop w:val="0"/>
          <w:marBottom w:val="0"/>
          <w:divBdr>
            <w:top w:val="none" w:sz="0" w:space="0" w:color="auto"/>
            <w:left w:val="none" w:sz="0" w:space="0" w:color="auto"/>
            <w:bottom w:val="none" w:sz="0" w:space="0" w:color="auto"/>
            <w:right w:val="none" w:sz="0" w:space="0" w:color="auto"/>
          </w:divBdr>
        </w:div>
        <w:div w:id="411197125">
          <w:marLeft w:val="640"/>
          <w:marRight w:val="0"/>
          <w:marTop w:val="0"/>
          <w:marBottom w:val="0"/>
          <w:divBdr>
            <w:top w:val="none" w:sz="0" w:space="0" w:color="auto"/>
            <w:left w:val="none" w:sz="0" w:space="0" w:color="auto"/>
            <w:bottom w:val="none" w:sz="0" w:space="0" w:color="auto"/>
            <w:right w:val="none" w:sz="0" w:space="0" w:color="auto"/>
          </w:divBdr>
        </w:div>
        <w:div w:id="1495561927">
          <w:marLeft w:val="640"/>
          <w:marRight w:val="0"/>
          <w:marTop w:val="0"/>
          <w:marBottom w:val="0"/>
          <w:divBdr>
            <w:top w:val="none" w:sz="0" w:space="0" w:color="auto"/>
            <w:left w:val="none" w:sz="0" w:space="0" w:color="auto"/>
            <w:bottom w:val="none" w:sz="0" w:space="0" w:color="auto"/>
            <w:right w:val="none" w:sz="0" w:space="0" w:color="auto"/>
          </w:divBdr>
        </w:div>
        <w:div w:id="1459762973">
          <w:marLeft w:val="640"/>
          <w:marRight w:val="0"/>
          <w:marTop w:val="0"/>
          <w:marBottom w:val="0"/>
          <w:divBdr>
            <w:top w:val="none" w:sz="0" w:space="0" w:color="auto"/>
            <w:left w:val="none" w:sz="0" w:space="0" w:color="auto"/>
            <w:bottom w:val="none" w:sz="0" w:space="0" w:color="auto"/>
            <w:right w:val="none" w:sz="0" w:space="0" w:color="auto"/>
          </w:divBdr>
        </w:div>
        <w:div w:id="1895040690">
          <w:marLeft w:val="640"/>
          <w:marRight w:val="0"/>
          <w:marTop w:val="0"/>
          <w:marBottom w:val="0"/>
          <w:divBdr>
            <w:top w:val="none" w:sz="0" w:space="0" w:color="auto"/>
            <w:left w:val="none" w:sz="0" w:space="0" w:color="auto"/>
            <w:bottom w:val="none" w:sz="0" w:space="0" w:color="auto"/>
            <w:right w:val="none" w:sz="0" w:space="0" w:color="auto"/>
          </w:divBdr>
        </w:div>
        <w:div w:id="1878277528">
          <w:marLeft w:val="640"/>
          <w:marRight w:val="0"/>
          <w:marTop w:val="0"/>
          <w:marBottom w:val="0"/>
          <w:divBdr>
            <w:top w:val="none" w:sz="0" w:space="0" w:color="auto"/>
            <w:left w:val="none" w:sz="0" w:space="0" w:color="auto"/>
            <w:bottom w:val="none" w:sz="0" w:space="0" w:color="auto"/>
            <w:right w:val="none" w:sz="0" w:space="0" w:color="auto"/>
          </w:divBdr>
        </w:div>
        <w:div w:id="430975081">
          <w:marLeft w:val="640"/>
          <w:marRight w:val="0"/>
          <w:marTop w:val="0"/>
          <w:marBottom w:val="0"/>
          <w:divBdr>
            <w:top w:val="none" w:sz="0" w:space="0" w:color="auto"/>
            <w:left w:val="none" w:sz="0" w:space="0" w:color="auto"/>
            <w:bottom w:val="none" w:sz="0" w:space="0" w:color="auto"/>
            <w:right w:val="none" w:sz="0" w:space="0" w:color="auto"/>
          </w:divBdr>
        </w:div>
        <w:div w:id="1188714283">
          <w:marLeft w:val="640"/>
          <w:marRight w:val="0"/>
          <w:marTop w:val="0"/>
          <w:marBottom w:val="0"/>
          <w:divBdr>
            <w:top w:val="none" w:sz="0" w:space="0" w:color="auto"/>
            <w:left w:val="none" w:sz="0" w:space="0" w:color="auto"/>
            <w:bottom w:val="none" w:sz="0" w:space="0" w:color="auto"/>
            <w:right w:val="none" w:sz="0" w:space="0" w:color="auto"/>
          </w:divBdr>
        </w:div>
        <w:div w:id="468980316">
          <w:marLeft w:val="640"/>
          <w:marRight w:val="0"/>
          <w:marTop w:val="0"/>
          <w:marBottom w:val="0"/>
          <w:divBdr>
            <w:top w:val="none" w:sz="0" w:space="0" w:color="auto"/>
            <w:left w:val="none" w:sz="0" w:space="0" w:color="auto"/>
            <w:bottom w:val="none" w:sz="0" w:space="0" w:color="auto"/>
            <w:right w:val="none" w:sz="0" w:space="0" w:color="auto"/>
          </w:divBdr>
        </w:div>
        <w:div w:id="1553497524">
          <w:marLeft w:val="640"/>
          <w:marRight w:val="0"/>
          <w:marTop w:val="0"/>
          <w:marBottom w:val="0"/>
          <w:divBdr>
            <w:top w:val="none" w:sz="0" w:space="0" w:color="auto"/>
            <w:left w:val="none" w:sz="0" w:space="0" w:color="auto"/>
            <w:bottom w:val="none" w:sz="0" w:space="0" w:color="auto"/>
            <w:right w:val="none" w:sz="0" w:space="0" w:color="auto"/>
          </w:divBdr>
        </w:div>
        <w:div w:id="27485881">
          <w:marLeft w:val="640"/>
          <w:marRight w:val="0"/>
          <w:marTop w:val="0"/>
          <w:marBottom w:val="0"/>
          <w:divBdr>
            <w:top w:val="none" w:sz="0" w:space="0" w:color="auto"/>
            <w:left w:val="none" w:sz="0" w:space="0" w:color="auto"/>
            <w:bottom w:val="none" w:sz="0" w:space="0" w:color="auto"/>
            <w:right w:val="none" w:sz="0" w:space="0" w:color="auto"/>
          </w:divBdr>
        </w:div>
        <w:div w:id="1859926248">
          <w:marLeft w:val="640"/>
          <w:marRight w:val="0"/>
          <w:marTop w:val="0"/>
          <w:marBottom w:val="0"/>
          <w:divBdr>
            <w:top w:val="none" w:sz="0" w:space="0" w:color="auto"/>
            <w:left w:val="none" w:sz="0" w:space="0" w:color="auto"/>
            <w:bottom w:val="none" w:sz="0" w:space="0" w:color="auto"/>
            <w:right w:val="none" w:sz="0" w:space="0" w:color="auto"/>
          </w:divBdr>
        </w:div>
        <w:div w:id="970214454">
          <w:marLeft w:val="640"/>
          <w:marRight w:val="0"/>
          <w:marTop w:val="0"/>
          <w:marBottom w:val="0"/>
          <w:divBdr>
            <w:top w:val="none" w:sz="0" w:space="0" w:color="auto"/>
            <w:left w:val="none" w:sz="0" w:space="0" w:color="auto"/>
            <w:bottom w:val="none" w:sz="0" w:space="0" w:color="auto"/>
            <w:right w:val="none" w:sz="0" w:space="0" w:color="auto"/>
          </w:divBdr>
        </w:div>
        <w:div w:id="1140153498">
          <w:marLeft w:val="640"/>
          <w:marRight w:val="0"/>
          <w:marTop w:val="0"/>
          <w:marBottom w:val="0"/>
          <w:divBdr>
            <w:top w:val="none" w:sz="0" w:space="0" w:color="auto"/>
            <w:left w:val="none" w:sz="0" w:space="0" w:color="auto"/>
            <w:bottom w:val="none" w:sz="0" w:space="0" w:color="auto"/>
            <w:right w:val="none" w:sz="0" w:space="0" w:color="auto"/>
          </w:divBdr>
        </w:div>
        <w:div w:id="596330467">
          <w:marLeft w:val="640"/>
          <w:marRight w:val="0"/>
          <w:marTop w:val="0"/>
          <w:marBottom w:val="0"/>
          <w:divBdr>
            <w:top w:val="none" w:sz="0" w:space="0" w:color="auto"/>
            <w:left w:val="none" w:sz="0" w:space="0" w:color="auto"/>
            <w:bottom w:val="none" w:sz="0" w:space="0" w:color="auto"/>
            <w:right w:val="none" w:sz="0" w:space="0" w:color="auto"/>
          </w:divBdr>
        </w:div>
        <w:div w:id="1552156788">
          <w:marLeft w:val="640"/>
          <w:marRight w:val="0"/>
          <w:marTop w:val="0"/>
          <w:marBottom w:val="0"/>
          <w:divBdr>
            <w:top w:val="none" w:sz="0" w:space="0" w:color="auto"/>
            <w:left w:val="none" w:sz="0" w:space="0" w:color="auto"/>
            <w:bottom w:val="none" w:sz="0" w:space="0" w:color="auto"/>
            <w:right w:val="none" w:sz="0" w:space="0" w:color="auto"/>
          </w:divBdr>
        </w:div>
        <w:div w:id="1533806557">
          <w:marLeft w:val="640"/>
          <w:marRight w:val="0"/>
          <w:marTop w:val="0"/>
          <w:marBottom w:val="0"/>
          <w:divBdr>
            <w:top w:val="none" w:sz="0" w:space="0" w:color="auto"/>
            <w:left w:val="none" w:sz="0" w:space="0" w:color="auto"/>
            <w:bottom w:val="none" w:sz="0" w:space="0" w:color="auto"/>
            <w:right w:val="none" w:sz="0" w:space="0" w:color="auto"/>
          </w:divBdr>
        </w:div>
        <w:div w:id="973684043">
          <w:marLeft w:val="640"/>
          <w:marRight w:val="0"/>
          <w:marTop w:val="0"/>
          <w:marBottom w:val="0"/>
          <w:divBdr>
            <w:top w:val="none" w:sz="0" w:space="0" w:color="auto"/>
            <w:left w:val="none" w:sz="0" w:space="0" w:color="auto"/>
            <w:bottom w:val="none" w:sz="0" w:space="0" w:color="auto"/>
            <w:right w:val="none" w:sz="0" w:space="0" w:color="auto"/>
          </w:divBdr>
        </w:div>
        <w:div w:id="2065718272">
          <w:marLeft w:val="640"/>
          <w:marRight w:val="0"/>
          <w:marTop w:val="0"/>
          <w:marBottom w:val="0"/>
          <w:divBdr>
            <w:top w:val="none" w:sz="0" w:space="0" w:color="auto"/>
            <w:left w:val="none" w:sz="0" w:space="0" w:color="auto"/>
            <w:bottom w:val="none" w:sz="0" w:space="0" w:color="auto"/>
            <w:right w:val="none" w:sz="0" w:space="0" w:color="auto"/>
          </w:divBdr>
        </w:div>
        <w:div w:id="453905543">
          <w:marLeft w:val="640"/>
          <w:marRight w:val="0"/>
          <w:marTop w:val="0"/>
          <w:marBottom w:val="0"/>
          <w:divBdr>
            <w:top w:val="none" w:sz="0" w:space="0" w:color="auto"/>
            <w:left w:val="none" w:sz="0" w:space="0" w:color="auto"/>
            <w:bottom w:val="none" w:sz="0" w:space="0" w:color="auto"/>
            <w:right w:val="none" w:sz="0" w:space="0" w:color="auto"/>
          </w:divBdr>
        </w:div>
        <w:div w:id="755708887">
          <w:marLeft w:val="640"/>
          <w:marRight w:val="0"/>
          <w:marTop w:val="0"/>
          <w:marBottom w:val="0"/>
          <w:divBdr>
            <w:top w:val="none" w:sz="0" w:space="0" w:color="auto"/>
            <w:left w:val="none" w:sz="0" w:space="0" w:color="auto"/>
            <w:bottom w:val="none" w:sz="0" w:space="0" w:color="auto"/>
            <w:right w:val="none" w:sz="0" w:space="0" w:color="auto"/>
          </w:divBdr>
        </w:div>
        <w:div w:id="1135678766">
          <w:marLeft w:val="640"/>
          <w:marRight w:val="0"/>
          <w:marTop w:val="0"/>
          <w:marBottom w:val="0"/>
          <w:divBdr>
            <w:top w:val="none" w:sz="0" w:space="0" w:color="auto"/>
            <w:left w:val="none" w:sz="0" w:space="0" w:color="auto"/>
            <w:bottom w:val="none" w:sz="0" w:space="0" w:color="auto"/>
            <w:right w:val="none" w:sz="0" w:space="0" w:color="auto"/>
          </w:divBdr>
        </w:div>
        <w:div w:id="237516899">
          <w:marLeft w:val="640"/>
          <w:marRight w:val="0"/>
          <w:marTop w:val="0"/>
          <w:marBottom w:val="0"/>
          <w:divBdr>
            <w:top w:val="none" w:sz="0" w:space="0" w:color="auto"/>
            <w:left w:val="none" w:sz="0" w:space="0" w:color="auto"/>
            <w:bottom w:val="none" w:sz="0" w:space="0" w:color="auto"/>
            <w:right w:val="none" w:sz="0" w:space="0" w:color="auto"/>
          </w:divBdr>
        </w:div>
        <w:div w:id="1149321856">
          <w:marLeft w:val="640"/>
          <w:marRight w:val="0"/>
          <w:marTop w:val="0"/>
          <w:marBottom w:val="0"/>
          <w:divBdr>
            <w:top w:val="none" w:sz="0" w:space="0" w:color="auto"/>
            <w:left w:val="none" w:sz="0" w:space="0" w:color="auto"/>
            <w:bottom w:val="none" w:sz="0" w:space="0" w:color="auto"/>
            <w:right w:val="none" w:sz="0" w:space="0" w:color="auto"/>
          </w:divBdr>
        </w:div>
        <w:div w:id="1301493754">
          <w:marLeft w:val="640"/>
          <w:marRight w:val="0"/>
          <w:marTop w:val="0"/>
          <w:marBottom w:val="0"/>
          <w:divBdr>
            <w:top w:val="none" w:sz="0" w:space="0" w:color="auto"/>
            <w:left w:val="none" w:sz="0" w:space="0" w:color="auto"/>
            <w:bottom w:val="none" w:sz="0" w:space="0" w:color="auto"/>
            <w:right w:val="none" w:sz="0" w:space="0" w:color="auto"/>
          </w:divBdr>
        </w:div>
        <w:div w:id="7147645">
          <w:marLeft w:val="640"/>
          <w:marRight w:val="0"/>
          <w:marTop w:val="0"/>
          <w:marBottom w:val="0"/>
          <w:divBdr>
            <w:top w:val="none" w:sz="0" w:space="0" w:color="auto"/>
            <w:left w:val="none" w:sz="0" w:space="0" w:color="auto"/>
            <w:bottom w:val="none" w:sz="0" w:space="0" w:color="auto"/>
            <w:right w:val="none" w:sz="0" w:space="0" w:color="auto"/>
          </w:divBdr>
        </w:div>
        <w:div w:id="131338882">
          <w:marLeft w:val="640"/>
          <w:marRight w:val="0"/>
          <w:marTop w:val="0"/>
          <w:marBottom w:val="0"/>
          <w:divBdr>
            <w:top w:val="none" w:sz="0" w:space="0" w:color="auto"/>
            <w:left w:val="none" w:sz="0" w:space="0" w:color="auto"/>
            <w:bottom w:val="none" w:sz="0" w:space="0" w:color="auto"/>
            <w:right w:val="none" w:sz="0" w:space="0" w:color="auto"/>
          </w:divBdr>
        </w:div>
        <w:div w:id="469791216">
          <w:marLeft w:val="640"/>
          <w:marRight w:val="0"/>
          <w:marTop w:val="0"/>
          <w:marBottom w:val="0"/>
          <w:divBdr>
            <w:top w:val="none" w:sz="0" w:space="0" w:color="auto"/>
            <w:left w:val="none" w:sz="0" w:space="0" w:color="auto"/>
            <w:bottom w:val="none" w:sz="0" w:space="0" w:color="auto"/>
            <w:right w:val="none" w:sz="0" w:space="0" w:color="auto"/>
          </w:divBdr>
        </w:div>
        <w:div w:id="659694186">
          <w:marLeft w:val="640"/>
          <w:marRight w:val="0"/>
          <w:marTop w:val="0"/>
          <w:marBottom w:val="0"/>
          <w:divBdr>
            <w:top w:val="none" w:sz="0" w:space="0" w:color="auto"/>
            <w:left w:val="none" w:sz="0" w:space="0" w:color="auto"/>
            <w:bottom w:val="none" w:sz="0" w:space="0" w:color="auto"/>
            <w:right w:val="none" w:sz="0" w:space="0" w:color="auto"/>
          </w:divBdr>
        </w:div>
        <w:div w:id="1150944233">
          <w:marLeft w:val="640"/>
          <w:marRight w:val="0"/>
          <w:marTop w:val="0"/>
          <w:marBottom w:val="0"/>
          <w:divBdr>
            <w:top w:val="none" w:sz="0" w:space="0" w:color="auto"/>
            <w:left w:val="none" w:sz="0" w:space="0" w:color="auto"/>
            <w:bottom w:val="none" w:sz="0" w:space="0" w:color="auto"/>
            <w:right w:val="none" w:sz="0" w:space="0" w:color="auto"/>
          </w:divBdr>
        </w:div>
        <w:div w:id="167599081">
          <w:marLeft w:val="640"/>
          <w:marRight w:val="0"/>
          <w:marTop w:val="0"/>
          <w:marBottom w:val="0"/>
          <w:divBdr>
            <w:top w:val="none" w:sz="0" w:space="0" w:color="auto"/>
            <w:left w:val="none" w:sz="0" w:space="0" w:color="auto"/>
            <w:bottom w:val="none" w:sz="0" w:space="0" w:color="auto"/>
            <w:right w:val="none" w:sz="0" w:space="0" w:color="auto"/>
          </w:divBdr>
        </w:div>
        <w:div w:id="650868072">
          <w:marLeft w:val="640"/>
          <w:marRight w:val="0"/>
          <w:marTop w:val="0"/>
          <w:marBottom w:val="0"/>
          <w:divBdr>
            <w:top w:val="none" w:sz="0" w:space="0" w:color="auto"/>
            <w:left w:val="none" w:sz="0" w:space="0" w:color="auto"/>
            <w:bottom w:val="none" w:sz="0" w:space="0" w:color="auto"/>
            <w:right w:val="none" w:sz="0" w:space="0" w:color="auto"/>
          </w:divBdr>
        </w:div>
        <w:div w:id="986863899">
          <w:marLeft w:val="640"/>
          <w:marRight w:val="0"/>
          <w:marTop w:val="0"/>
          <w:marBottom w:val="0"/>
          <w:divBdr>
            <w:top w:val="none" w:sz="0" w:space="0" w:color="auto"/>
            <w:left w:val="none" w:sz="0" w:space="0" w:color="auto"/>
            <w:bottom w:val="none" w:sz="0" w:space="0" w:color="auto"/>
            <w:right w:val="none" w:sz="0" w:space="0" w:color="auto"/>
          </w:divBdr>
        </w:div>
      </w:divsChild>
    </w:div>
    <w:div w:id="25644001">
      <w:bodyDiv w:val="1"/>
      <w:marLeft w:val="0"/>
      <w:marRight w:val="0"/>
      <w:marTop w:val="0"/>
      <w:marBottom w:val="0"/>
      <w:divBdr>
        <w:top w:val="none" w:sz="0" w:space="0" w:color="auto"/>
        <w:left w:val="none" w:sz="0" w:space="0" w:color="auto"/>
        <w:bottom w:val="none" w:sz="0" w:space="0" w:color="auto"/>
        <w:right w:val="none" w:sz="0" w:space="0" w:color="auto"/>
      </w:divBdr>
    </w:div>
    <w:div w:id="32996898">
      <w:bodyDiv w:val="1"/>
      <w:marLeft w:val="0"/>
      <w:marRight w:val="0"/>
      <w:marTop w:val="0"/>
      <w:marBottom w:val="0"/>
      <w:divBdr>
        <w:top w:val="none" w:sz="0" w:space="0" w:color="auto"/>
        <w:left w:val="none" w:sz="0" w:space="0" w:color="auto"/>
        <w:bottom w:val="none" w:sz="0" w:space="0" w:color="auto"/>
        <w:right w:val="none" w:sz="0" w:space="0" w:color="auto"/>
      </w:divBdr>
    </w:div>
    <w:div w:id="35930977">
      <w:bodyDiv w:val="1"/>
      <w:marLeft w:val="0"/>
      <w:marRight w:val="0"/>
      <w:marTop w:val="0"/>
      <w:marBottom w:val="0"/>
      <w:divBdr>
        <w:top w:val="none" w:sz="0" w:space="0" w:color="auto"/>
        <w:left w:val="none" w:sz="0" w:space="0" w:color="auto"/>
        <w:bottom w:val="none" w:sz="0" w:space="0" w:color="auto"/>
        <w:right w:val="none" w:sz="0" w:space="0" w:color="auto"/>
      </w:divBdr>
      <w:divsChild>
        <w:div w:id="1341081962">
          <w:marLeft w:val="480"/>
          <w:marRight w:val="0"/>
          <w:marTop w:val="0"/>
          <w:marBottom w:val="0"/>
          <w:divBdr>
            <w:top w:val="none" w:sz="0" w:space="0" w:color="auto"/>
            <w:left w:val="none" w:sz="0" w:space="0" w:color="auto"/>
            <w:bottom w:val="none" w:sz="0" w:space="0" w:color="auto"/>
            <w:right w:val="none" w:sz="0" w:space="0" w:color="auto"/>
          </w:divBdr>
        </w:div>
        <w:div w:id="39131145">
          <w:marLeft w:val="480"/>
          <w:marRight w:val="0"/>
          <w:marTop w:val="0"/>
          <w:marBottom w:val="0"/>
          <w:divBdr>
            <w:top w:val="none" w:sz="0" w:space="0" w:color="auto"/>
            <w:left w:val="none" w:sz="0" w:space="0" w:color="auto"/>
            <w:bottom w:val="none" w:sz="0" w:space="0" w:color="auto"/>
            <w:right w:val="none" w:sz="0" w:space="0" w:color="auto"/>
          </w:divBdr>
        </w:div>
        <w:div w:id="226112796">
          <w:marLeft w:val="480"/>
          <w:marRight w:val="0"/>
          <w:marTop w:val="0"/>
          <w:marBottom w:val="0"/>
          <w:divBdr>
            <w:top w:val="none" w:sz="0" w:space="0" w:color="auto"/>
            <w:left w:val="none" w:sz="0" w:space="0" w:color="auto"/>
            <w:bottom w:val="none" w:sz="0" w:space="0" w:color="auto"/>
            <w:right w:val="none" w:sz="0" w:space="0" w:color="auto"/>
          </w:divBdr>
        </w:div>
        <w:div w:id="2095663081">
          <w:marLeft w:val="480"/>
          <w:marRight w:val="0"/>
          <w:marTop w:val="0"/>
          <w:marBottom w:val="0"/>
          <w:divBdr>
            <w:top w:val="none" w:sz="0" w:space="0" w:color="auto"/>
            <w:left w:val="none" w:sz="0" w:space="0" w:color="auto"/>
            <w:bottom w:val="none" w:sz="0" w:space="0" w:color="auto"/>
            <w:right w:val="none" w:sz="0" w:space="0" w:color="auto"/>
          </w:divBdr>
        </w:div>
        <w:div w:id="1456749253">
          <w:marLeft w:val="480"/>
          <w:marRight w:val="0"/>
          <w:marTop w:val="0"/>
          <w:marBottom w:val="0"/>
          <w:divBdr>
            <w:top w:val="none" w:sz="0" w:space="0" w:color="auto"/>
            <w:left w:val="none" w:sz="0" w:space="0" w:color="auto"/>
            <w:bottom w:val="none" w:sz="0" w:space="0" w:color="auto"/>
            <w:right w:val="none" w:sz="0" w:space="0" w:color="auto"/>
          </w:divBdr>
        </w:div>
        <w:div w:id="533152370">
          <w:marLeft w:val="480"/>
          <w:marRight w:val="0"/>
          <w:marTop w:val="0"/>
          <w:marBottom w:val="0"/>
          <w:divBdr>
            <w:top w:val="none" w:sz="0" w:space="0" w:color="auto"/>
            <w:left w:val="none" w:sz="0" w:space="0" w:color="auto"/>
            <w:bottom w:val="none" w:sz="0" w:space="0" w:color="auto"/>
            <w:right w:val="none" w:sz="0" w:space="0" w:color="auto"/>
          </w:divBdr>
        </w:div>
        <w:div w:id="727801227">
          <w:marLeft w:val="480"/>
          <w:marRight w:val="0"/>
          <w:marTop w:val="0"/>
          <w:marBottom w:val="0"/>
          <w:divBdr>
            <w:top w:val="none" w:sz="0" w:space="0" w:color="auto"/>
            <w:left w:val="none" w:sz="0" w:space="0" w:color="auto"/>
            <w:bottom w:val="none" w:sz="0" w:space="0" w:color="auto"/>
            <w:right w:val="none" w:sz="0" w:space="0" w:color="auto"/>
          </w:divBdr>
        </w:div>
        <w:div w:id="980041497">
          <w:marLeft w:val="480"/>
          <w:marRight w:val="0"/>
          <w:marTop w:val="0"/>
          <w:marBottom w:val="0"/>
          <w:divBdr>
            <w:top w:val="none" w:sz="0" w:space="0" w:color="auto"/>
            <w:left w:val="none" w:sz="0" w:space="0" w:color="auto"/>
            <w:bottom w:val="none" w:sz="0" w:space="0" w:color="auto"/>
            <w:right w:val="none" w:sz="0" w:space="0" w:color="auto"/>
          </w:divBdr>
        </w:div>
        <w:div w:id="831483587">
          <w:marLeft w:val="480"/>
          <w:marRight w:val="0"/>
          <w:marTop w:val="0"/>
          <w:marBottom w:val="0"/>
          <w:divBdr>
            <w:top w:val="none" w:sz="0" w:space="0" w:color="auto"/>
            <w:left w:val="none" w:sz="0" w:space="0" w:color="auto"/>
            <w:bottom w:val="none" w:sz="0" w:space="0" w:color="auto"/>
            <w:right w:val="none" w:sz="0" w:space="0" w:color="auto"/>
          </w:divBdr>
        </w:div>
        <w:div w:id="1640528405">
          <w:marLeft w:val="480"/>
          <w:marRight w:val="0"/>
          <w:marTop w:val="0"/>
          <w:marBottom w:val="0"/>
          <w:divBdr>
            <w:top w:val="none" w:sz="0" w:space="0" w:color="auto"/>
            <w:left w:val="none" w:sz="0" w:space="0" w:color="auto"/>
            <w:bottom w:val="none" w:sz="0" w:space="0" w:color="auto"/>
            <w:right w:val="none" w:sz="0" w:space="0" w:color="auto"/>
          </w:divBdr>
        </w:div>
        <w:div w:id="515654534">
          <w:marLeft w:val="480"/>
          <w:marRight w:val="0"/>
          <w:marTop w:val="0"/>
          <w:marBottom w:val="0"/>
          <w:divBdr>
            <w:top w:val="none" w:sz="0" w:space="0" w:color="auto"/>
            <w:left w:val="none" w:sz="0" w:space="0" w:color="auto"/>
            <w:bottom w:val="none" w:sz="0" w:space="0" w:color="auto"/>
            <w:right w:val="none" w:sz="0" w:space="0" w:color="auto"/>
          </w:divBdr>
        </w:div>
        <w:div w:id="157044881">
          <w:marLeft w:val="480"/>
          <w:marRight w:val="0"/>
          <w:marTop w:val="0"/>
          <w:marBottom w:val="0"/>
          <w:divBdr>
            <w:top w:val="none" w:sz="0" w:space="0" w:color="auto"/>
            <w:left w:val="none" w:sz="0" w:space="0" w:color="auto"/>
            <w:bottom w:val="none" w:sz="0" w:space="0" w:color="auto"/>
            <w:right w:val="none" w:sz="0" w:space="0" w:color="auto"/>
          </w:divBdr>
        </w:div>
        <w:div w:id="1632125174">
          <w:marLeft w:val="480"/>
          <w:marRight w:val="0"/>
          <w:marTop w:val="0"/>
          <w:marBottom w:val="0"/>
          <w:divBdr>
            <w:top w:val="none" w:sz="0" w:space="0" w:color="auto"/>
            <w:left w:val="none" w:sz="0" w:space="0" w:color="auto"/>
            <w:bottom w:val="none" w:sz="0" w:space="0" w:color="auto"/>
            <w:right w:val="none" w:sz="0" w:space="0" w:color="auto"/>
          </w:divBdr>
        </w:div>
        <w:div w:id="809398573">
          <w:marLeft w:val="480"/>
          <w:marRight w:val="0"/>
          <w:marTop w:val="0"/>
          <w:marBottom w:val="0"/>
          <w:divBdr>
            <w:top w:val="none" w:sz="0" w:space="0" w:color="auto"/>
            <w:left w:val="none" w:sz="0" w:space="0" w:color="auto"/>
            <w:bottom w:val="none" w:sz="0" w:space="0" w:color="auto"/>
            <w:right w:val="none" w:sz="0" w:space="0" w:color="auto"/>
          </w:divBdr>
        </w:div>
        <w:div w:id="1720663120">
          <w:marLeft w:val="480"/>
          <w:marRight w:val="0"/>
          <w:marTop w:val="0"/>
          <w:marBottom w:val="0"/>
          <w:divBdr>
            <w:top w:val="none" w:sz="0" w:space="0" w:color="auto"/>
            <w:left w:val="none" w:sz="0" w:space="0" w:color="auto"/>
            <w:bottom w:val="none" w:sz="0" w:space="0" w:color="auto"/>
            <w:right w:val="none" w:sz="0" w:space="0" w:color="auto"/>
          </w:divBdr>
        </w:div>
        <w:div w:id="1707481051">
          <w:marLeft w:val="480"/>
          <w:marRight w:val="0"/>
          <w:marTop w:val="0"/>
          <w:marBottom w:val="0"/>
          <w:divBdr>
            <w:top w:val="none" w:sz="0" w:space="0" w:color="auto"/>
            <w:left w:val="none" w:sz="0" w:space="0" w:color="auto"/>
            <w:bottom w:val="none" w:sz="0" w:space="0" w:color="auto"/>
            <w:right w:val="none" w:sz="0" w:space="0" w:color="auto"/>
          </w:divBdr>
        </w:div>
        <w:div w:id="722482181">
          <w:marLeft w:val="480"/>
          <w:marRight w:val="0"/>
          <w:marTop w:val="0"/>
          <w:marBottom w:val="0"/>
          <w:divBdr>
            <w:top w:val="none" w:sz="0" w:space="0" w:color="auto"/>
            <w:left w:val="none" w:sz="0" w:space="0" w:color="auto"/>
            <w:bottom w:val="none" w:sz="0" w:space="0" w:color="auto"/>
            <w:right w:val="none" w:sz="0" w:space="0" w:color="auto"/>
          </w:divBdr>
        </w:div>
        <w:div w:id="832600101">
          <w:marLeft w:val="480"/>
          <w:marRight w:val="0"/>
          <w:marTop w:val="0"/>
          <w:marBottom w:val="0"/>
          <w:divBdr>
            <w:top w:val="none" w:sz="0" w:space="0" w:color="auto"/>
            <w:left w:val="none" w:sz="0" w:space="0" w:color="auto"/>
            <w:bottom w:val="none" w:sz="0" w:space="0" w:color="auto"/>
            <w:right w:val="none" w:sz="0" w:space="0" w:color="auto"/>
          </w:divBdr>
        </w:div>
        <w:div w:id="1610549446">
          <w:marLeft w:val="480"/>
          <w:marRight w:val="0"/>
          <w:marTop w:val="0"/>
          <w:marBottom w:val="0"/>
          <w:divBdr>
            <w:top w:val="none" w:sz="0" w:space="0" w:color="auto"/>
            <w:left w:val="none" w:sz="0" w:space="0" w:color="auto"/>
            <w:bottom w:val="none" w:sz="0" w:space="0" w:color="auto"/>
            <w:right w:val="none" w:sz="0" w:space="0" w:color="auto"/>
          </w:divBdr>
        </w:div>
        <w:div w:id="326592447">
          <w:marLeft w:val="480"/>
          <w:marRight w:val="0"/>
          <w:marTop w:val="0"/>
          <w:marBottom w:val="0"/>
          <w:divBdr>
            <w:top w:val="none" w:sz="0" w:space="0" w:color="auto"/>
            <w:left w:val="none" w:sz="0" w:space="0" w:color="auto"/>
            <w:bottom w:val="none" w:sz="0" w:space="0" w:color="auto"/>
            <w:right w:val="none" w:sz="0" w:space="0" w:color="auto"/>
          </w:divBdr>
        </w:div>
        <w:div w:id="890725626">
          <w:marLeft w:val="480"/>
          <w:marRight w:val="0"/>
          <w:marTop w:val="0"/>
          <w:marBottom w:val="0"/>
          <w:divBdr>
            <w:top w:val="none" w:sz="0" w:space="0" w:color="auto"/>
            <w:left w:val="none" w:sz="0" w:space="0" w:color="auto"/>
            <w:bottom w:val="none" w:sz="0" w:space="0" w:color="auto"/>
            <w:right w:val="none" w:sz="0" w:space="0" w:color="auto"/>
          </w:divBdr>
        </w:div>
        <w:div w:id="1650597119">
          <w:marLeft w:val="480"/>
          <w:marRight w:val="0"/>
          <w:marTop w:val="0"/>
          <w:marBottom w:val="0"/>
          <w:divBdr>
            <w:top w:val="none" w:sz="0" w:space="0" w:color="auto"/>
            <w:left w:val="none" w:sz="0" w:space="0" w:color="auto"/>
            <w:bottom w:val="none" w:sz="0" w:space="0" w:color="auto"/>
            <w:right w:val="none" w:sz="0" w:space="0" w:color="auto"/>
          </w:divBdr>
        </w:div>
        <w:div w:id="1797672942">
          <w:marLeft w:val="480"/>
          <w:marRight w:val="0"/>
          <w:marTop w:val="0"/>
          <w:marBottom w:val="0"/>
          <w:divBdr>
            <w:top w:val="none" w:sz="0" w:space="0" w:color="auto"/>
            <w:left w:val="none" w:sz="0" w:space="0" w:color="auto"/>
            <w:bottom w:val="none" w:sz="0" w:space="0" w:color="auto"/>
            <w:right w:val="none" w:sz="0" w:space="0" w:color="auto"/>
          </w:divBdr>
        </w:div>
        <w:div w:id="156651110">
          <w:marLeft w:val="480"/>
          <w:marRight w:val="0"/>
          <w:marTop w:val="0"/>
          <w:marBottom w:val="0"/>
          <w:divBdr>
            <w:top w:val="none" w:sz="0" w:space="0" w:color="auto"/>
            <w:left w:val="none" w:sz="0" w:space="0" w:color="auto"/>
            <w:bottom w:val="none" w:sz="0" w:space="0" w:color="auto"/>
            <w:right w:val="none" w:sz="0" w:space="0" w:color="auto"/>
          </w:divBdr>
        </w:div>
        <w:div w:id="814838351">
          <w:marLeft w:val="480"/>
          <w:marRight w:val="0"/>
          <w:marTop w:val="0"/>
          <w:marBottom w:val="0"/>
          <w:divBdr>
            <w:top w:val="none" w:sz="0" w:space="0" w:color="auto"/>
            <w:left w:val="none" w:sz="0" w:space="0" w:color="auto"/>
            <w:bottom w:val="none" w:sz="0" w:space="0" w:color="auto"/>
            <w:right w:val="none" w:sz="0" w:space="0" w:color="auto"/>
          </w:divBdr>
        </w:div>
        <w:div w:id="2013948302">
          <w:marLeft w:val="480"/>
          <w:marRight w:val="0"/>
          <w:marTop w:val="0"/>
          <w:marBottom w:val="0"/>
          <w:divBdr>
            <w:top w:val="none" w:sz="0" w:space="0" w:color="auto"/>
            <w:left w:val="none" w:sz="0" w:space="0" w:color="auto"/>
            <w:bottom w:val="none" w:sz="0" w:space="0" w:color="auto"/>
            <w:right w:val="none" w:sz="0" w:space="0" w:color="auto"/>
          </w:divBdr>
        </w:div>
        <w:div w:id="441143973">
          <w:marLeft w:val="480"/>
          <w:marRight w:val="0"/>
          <w:marTop w:val="0"/>
          <w:marBottom w:val="0"/>
          <w:divBdr>
            <w:top w:val="none" w:sz="0" w:space="0" w:color="auto"/>
            <w:left w:val="none" w:sz="0" w:space="0" w:color="auto"/>
            <w:bottom w:val="none" w:sz="0" w:space="0" w:color="auto"/>
            <w:right w:val="none" w:sz="0" w:space="0" w:color="auto"/>
          </w:divBdr>
        </w:div>
        <w:div w:id="445083121">
          <w:marLeft w:val="480"/>
          <w:marRight w:val="0"/>
          <w:marTop w:val="0"/>
          <w:marBottom w:val="0"/>
          <w:divBdr>
            <w:top w:val="none" w:sz="0" w:space="0" w:color="auto"/>
            <w:left w:val="none" w:sz="0" w:space="0" w:color="auto"/>
            <w:bottom w:val="none" w:sz="0" w:space="0" w:color="auto"/>
            <w:right w:val="none" w:sz="0" w:space="0" w:color="auto"/>
          </w:divBdr>
        </w:div>
        <w:div w:id="1673215611">
          <w:marLeft w:val="480"/>
          <w:marRight w:val="0"/>
          <w:marTop w:val="0"/>
          <w:marBottom w:val="0"/>
          <w:divBdr>
            <w:top w:val="none" w:sz="0" w:space="0" w:color="auto"/>
            <w:left w:val="none" w:sz="0" w:space="0" w:color="auto"/>
            <w:bottom w:val="none" w:sz="0" w:space="0" w:color="auto"/>
            <w:right w:val="none" w:sz="0" w:space="0" w:color="auto"/>
          </w:divBdr>
        </w:div>
        <w:div w:id="287709965">
          <w:marLeft w:val="480"/>
          <w:marRight w:val="0"/>
          <w:marTop w:val="0"/>
          <w:marBottom w:val="0"/>
          <w:divBdr>
            <w:top w:val="none" w:sz="0" w:space="0" w:color="auto"/>
            <w:left w:val="none" w:sz="0" w:space="0" w:color="auto"/>
            <w:bottom w:val="none" w:sz="0" w:space="0" w:color="auto"/>
            <w:right w:val="none" w:sz="0" w:space="0" w:color="auto"/>
          </w:divBdr>
        </w:div>
        <w:div w:id="1514028218">
          <w:marLeft w:val="480"/>
          <w:marRight w:val="0"/>
          <w:marTop w:val="0"/>
          <w:marBottom w:val="0"/>
          <w:divBdr>
            <w:top w:val="none" w:sz="0" w:space="0" w:color="auto"/>
            <w:left w:val="none" w:sz="0" w:space="0" w:color="auto"/>
            <w:bottom w:val="none" w:sz="0" w:space="0" w:color="auto"/>
            <w:right w:val="none" w:sz="0" w:space="0" w:color="auto"/>
          </w:divBdr>
        </w:div>
        <w:div w:id="1031221161">
          <w:marLeft w:val="480"/>
          <w:marRight w:val="0"/>
          <w:marTop w:val="0"/>
          <w:marBottom w:val="0"/>
          <w:divBdr>
            <w:top w:val="none" w:sz="0" w:space="0" w:color="auto"/>
            <w:left w:val="none" w:sz="0" w:space="0" w:color="auto"/>
            <w:bottom w:val="none" w:sz="0" w:space="0" w:color="auto"/>
            <w:right w:val="none" w:sz="0" w:space="0" w:color="auto"/>
          </w:divBdr>
        </w:div>
        <w:div w:id="1826779397">
          <w:marLeft w:val="480"/>
          <w:marRight w:val="0"/>
          <w:marTop w:val="0"/>
          <w:marBottom w:val="0"/>
          <w:divBdr>
            <w:top w:val="none" w:sz="0" w:space="0" w:color="auto"/>
            <w:left w:val="none" w:sz="0" w:space="0" w:color="auto"/>
            <w:bottom w:val="none" w:sz="0" w:space="0" w:color="auto"/>
            <w:right w:val="none" w:sz="0" w:space="0" w:color="auto"/>
          </w:divBdr>
        </w:div>
        <w:div w:id="2021659112">
          <w:marLeft w:val="480"/>
          <w:marRight w:val="0"/>
          <w:marTop w:val="0"/>
          <w:marBottom w:val="0"/>
          <w:divBdr>
            <w:top w:val="none" w:sz="0" w:space="0" w:color="auto"/>
            <w:left w:val="none" w:sz="0" w:space="0" w:color="auto"/>
            <w:bottom w:val="none" w:sz="0" w:space="0" w:color="auto"/>
            <w:right w:val="none" w:sz="0" w:space="0" w:color="auto"/>
          </w:divBdr>
        </w:div>
        <w:div w:id="2128810126">
          <w:marLeft w:val="480"/>
          <w:marRight w:val="0"/>
          <w:marTop w:val="0"/>
          <w:marBottom w:val="0"/>
          <w:divBdr>
            <w:top w:val="none" w:sz="0" w:space="0" w:color="auto"/>
            <w:left w:val="none" w:sz="0" w:space="0" w:color="auto"/>
            <w:bottom w:val="none" w:sz="0" w:space="0" w:color="auto"/>
            <w:right w:val="none" w:sz="0" w:space="0" w:color="auto"/>
          </w:divBdr>
        </w:div>
        <w:div w:id="883249465">
          <w:marLeft w:val="480"/>
          <w:marRight w:val="0"/>
          <w:marTop w:val="0"/>
          <w:marBottom w:val="0"/>
          <w:divBdr>
            <w:top w:val="none" w:sz="0" w:space="0" w:color="auto"/>
            <w:left w:val="none" w:sz="0" w:space="0" w:color="auto"/>
            <w:bottom w:val="none" w:sz="0" w:space="0" w:color="auto"/>
            <w:right w:val="none" w:sz="0" w:space="0" w:color="auto"/>
          </w:divBdr>
        </w:div>
        <w:div w:id="547104235">
          <w:marLeft w:val="480"/>
          <w:marRight w:val="0"/>
          <w:marTop w:val="0"/>
          <w:marBottom w:val="0"/>
          <w:divBdr>
            <w:top w:val="none" w:sz="0" w:space="0" w:color="auto"/>
            <w:left w:val="none" w:sz="0" w:space="0" w:color="auto"/>
            <w:bottom w:val="none" w:sz="0" w:space="0" w:color="auto"/>
            <w:right w:val="none" w:sz="0" w:space="0" w:color="auto"/>
          </w:divBdr>
        </w:div>
        <w:div w:id="825320623">
          <w:marLeft w:val="480"/>
          <w:marRight w:val="0"/>
          <w:marTop w:val="0"/>
          <w:marBottom w:val="0"/>
          <w:divBdr>
            <w:top w:val="none" w:sz="0" w:space="0" w:color="auto"/>
            <w:left w:val="none" w:sz="0" w:space="0" w:color="auto"/>
            <w:bottom w:val="none" w:sz="0" w:space="0" w:color="auto"/>
            <w:right w:val="none" w:sz="0" w:space="0" w:color="auto"/>
          </w:divBdr>
        </w:div>
        <w:div w:id="1116486777">
          <w:marLeft w:val="480"/>
          <w:marRight w:val="0"/>
          <w:marTop w:val="0"/>
          <w:marBottom w:val="0"/>
          <w:divBdr>
            <w:top w:val="none" w:sz="0" w:space="0" w:color="auto"/>
            <w:left w:val="none" w:sz="0" w:space="0" w:color="auto"/>
            <w:bottom w:val="none" w:sz="0" w:space="0" w:color="auto"/>
            <w:right w:val="none" w:sz="0" w:space="0" w:color="auto"/>
          </w:divBdr>
        </w:div>
        <w:div w:id="249588593">
          <w:marLeft w:val="480"/>
          <w:marRight w:val="0"/>
          <w:marTop w:val="0"/>
          <w:marBottom w:val="0"/>
          <w:divBdr>
            <w:top w:val="none" w:sz="0" w:space="0" w:color="auto"/>
            <w:left w:val="none" w:sz="0" w:space="0" w:color="auto"/>
            <w:bottom w:val="none" w:sz="0" w:space="0" w:color="auto"/>
            <w:right w:val="none" w:sz="0" w:space="0" w:color="auto"/>
          </w:divBdr>
        </w:div>
        <w:div w:id="1970821639">
          <w:marLeft w:val="480"/>
          <w:marRight w:val="0"/>
          <w:marTop w:val="0"/>
          <w:marBottom w:val="0"/>
          <w:divBdr>
            <w:top w:val="none" w:sz="0" w:space="0" w:color="auto"/>
            <w:left w:val="none" w:sz="0" w:space="0" w:color="auto"/>
            <w:bottom w:val="none" w:sz="0" w:space="0" w:color="auto"/>
            <w:right w:val="none" w:sz="0" w:space="0" w:color="auto"/>
          </w:divBdr>
        </w:div>
        <w:div w:id="1422876243">
          <w:marLeft w:val="480"/>
          <w:marRight w:val="0"/>
          <w:marTop w:val="0"/>
          <w:marBottom w:val="0"/>
          <w:divBdr>
            <w:top w:val="none" w:sz="0" w:space="0" w:color="auto"/>
            <w:left w:val="none" w:sz="0" w:space="0" w:color="auto"/>
            <w:bottom w:val="none" w:sz="0" w:space="0" w:color="auto"/>
            <w:right w:val="none" w:sz="0" w:space="0" w:color="auto"/>
          </w:divBdr>
        </w:div>
        <w:div w:id="886180021">
          <w:marLeft w:val="480"/>
          <w:marRight w:val="0"/>
          <w:marTop w:val="0"/>
          <w:marBottom w:val="0"/>
          <w:divBdr>
            <w:top w:val="none" w:sz="0" w:space="0" w:color="auto"/>
            <w:left w:val="none" w:sz="0" w:space="0" w:color="auto"/>
            <w:bottom w:val="none" w:sz="0" w:space="0" w:color="auto"/>
            <w:right w:val="none" w:sz="0" w:space="0" w:color="auto"/>
          </w:divBdr>
        </w:div>
        <w:div w:id="622423066">
          <w:marLeft w:val="480"/>
          <w:marRight w:val="0"/>
          <w:marTop w:val="0"/>
          <w:marBottom w:val="0"/>
          <w:divBdr>
            <w:top w:val="none" w:sz="0" w:space="0" w:color="auto"/>
            <w:left w:val="none" w:sz="0" w:space="0" w:color="auto"/>
            <w:bottom w:val="none" w:sz="0" w:space="0" w:color="auto"/>
            <w:right w:val="none" w:sz="0" w:space="0" w:color="auto"/>
          </w:divBdr>
        </w:div>
        <w:div w:id="1156722200">
          <w:marLeft w:val="480"/>
          <w:marRight w:val="0"/>
          <w:marTop w:val="0"/>
          <w:marBottom w:val="0"/>
          <w:divBdr>
            <w:top w:val="none" w:sz="0" w:space="0" w:color="auto"/>
            <w:left w:val="none" w:sz="0" w:space="0" w:color="auto"/>
            <w:bottom w:val="none" w:sz="0" w:space="0" w:color="auto"/>
            <w:right w:val="none" w:sz="0" w:space="0" w:color="auto"/>
          </w:divBdr>
        </w:div>
        <w:div w:id="1816138565">
          <w:marLeft w:val="480"/>
          <w:marRight w:val="0"/>
          <w:marTop w:val="0"/>
          <w:marBottom w:val="0"/>
          <w:divBdr>
            <w:top w:val="none" w:sz="0" w:space="0" w:color="auto"/>
            <w:left w:val="none" w:sz="0" w:space="0" w:color="auto"/>
            <w:bottom w:val="none" w:sz="0" w:space="0" w:color="auto"/>
            <w:right w:val="none" w:sz="0" w:space="0" w:color="auto"/>
          </w:divBdr>
        </w:div>
        <w:div w:id="1538616668">
          <w:marLeft w:val="480"/>
          <w:marRight w:val="0"/>
          <w:marTop w:val="0"/>
          <w:marBottom w:val="0"/>
          <w:divBdr>
            <w:top w:val="none" w:sz="0" w:space="0" w:color="auto"/>
            <w:left w:val="none" w:sz="0" w:space="0" w:color="auto"/>
            <w:bottom w:val="none" w:sz="0" w:space="0" w:color="auto"/>
            <w:right w:val="none" w:sz="0" w:space="0" w:color="auto"/>
          </w:divBdr>
        </w:div>
        <w:div w:id="233274150">
          <w:marLeft w:val="480"/>
          <w:marRight w:val="0"/>
          <w:marTop w:val="0"/>
          <w:marBottom w:val="0"/>
          <w:divBdr>
            <w:top w:val="none" w:sz="0" w:space="0" w:color="auto"/>
            <w:left w:val="none" w:sz="0" w:space="0" w:color="auto"/>
            <w:bottom w:val="none" w:sz="0" w:space="0" w:color="auto"/>
            <w:right w:val="none" w:sz="0" w:space="0" w:color="auto"/>
          </w:divBdr>
        </w:div>
      </w:divsChild>
    </w:div>
    <w:div w:id="36323139">
      <w:bodyDiv w:val="1"/>
      <w:marLeft w:val="0"/>
      <w:marRight w:val="0"/>
      <w:marTop w:val="0"/>
      <w:marBottom w:val="0"/>
      <w:divBdr>
        <w:top w:val="none" w:sz="0" w:space="0" w:color="auto"/>
        <w:left w:val="none" w:sz="0" w:space="0" w:color="auto"/>
        <w:bottom w:val="none" w:sz="0" w:space="0" w:color="auto"/>
        <w:right w:val="none" w:sz="0" w:space="0" w:color="auto"/>
      </w:divBdr>
    </w:div>
    <w:div w:id="45955940">
      <w:bodyDiv w:val="1"/>
      <w:marLeft w:val="0"/>
      <w:marRight w:val="0"/>
      <w:marTop w:val="0"/>
      <w:marBottom w:val="0"/>
      <w:divBdr>
        <w:top w:val="none" w:sz="0" w:space="0" w:color="auto"/>
        <w:left w:val="none" w:sz="0" w:space="0" w:color="auto"/>
        <w:bottom w:val="none" w:sz="0" w:space="0" w:color="auto"/>
        <w:right w:val="none" w:sz="0" w:space="0" w:color="auto"/>
      </w:divBdr>
    </w:div>
    <w:div w:id="48966810">
      <w:bodyDiv w:val="1"/>
      <w:marLeft w:val="0"/>
      <w:marRight w:val="0"/>
      <w:marTop w:val="0"/>
      <w:marBottom w:val="0"/>
      <w:divBdr>
        <w:top w:val="none" w:sz="0" w:space="0" w:color="auto"/>
        <w:left w:val="none" w:sz="0" w:space="0" w:color="auto"/>
        <w:bottom w:val="none" w:sz="0" w:space="0" w:color="auto"/>
        <w:right w:val="none" w:sz="0" w:space="0" w:color="auto"/>
      </w:divBdr>
    </w:div>
    <w:div w:id="49306082">
      <w:bodyDiv w:val="1"/>
      <w:marLeft w:val="0"/>
      <w:marRight w:val="0"/>
      <w:marTop w:val="0"/>
      <w:marBottom w:val="0"/>
      <w:divBdr>
        <w:top w:val="none" w:sz="0" w:space="0" w:color="auto"/>
        <w:left w:val="none" w:sz="0" w:space="0" w:color="auto"/>
        <w:bottom w:val="none" w:sz="0" w:space="0" w:color="auto"/>
        <w:right w:val="none" w:sz="0" w:space="0" w:color="auto"/>
      </w:divBdr>
      <w:divsChild>
        <w:div w:id="629938251">
          <w:marLeft w:val="640"/>
          <w:marRight w:val="0"/>
          <w:marTop w:val="0"/>
          <w:marBottom w:val="0"/>
          <w:divBdr>
            <w:top w:val="none" w:sz="0" w:space="0" w:color="auto"/>
            <w:left w:val="none" w:sz="0" w:space="0" w:color="auto"/>
            <w:bottom w:val="none" w:sz="0" w:space="0" w:color="auto"/>
            <w:right w:val="none" w:sz="0" w:space="0" w:color="auto"/>
          </w:divBdr>
        </w:div>
        <w:div w:id="289437665">
          <w:marLeft w:val="640"/>
          <w:marRight w:val="0"/>
          <w:marTop w:val="0"/>
          <w:marBottom w:val="0"/>
          <w:divBdr>
            <w:top w:val="none" w:sz="0" w:space="0" w:color="auto"/>
            <w:left w:val="none" w:sz="0" w:space="0" w:color="auto"/>
            <w:bottom w:val="none" w:sz="0" w:space="0" w:color="auto"/>
            <w:right w:val="none" w:sz="0" w:space="0" w:color="auto"/>
          </w:divBdr>
        </w:div>
        <w:div w:id="707027887">
          <w:marLeft w:val="640"/>
          <w:marRight w:val="0"/>
          <w:marTop w:val="0"/>
          <w:marBottom w:val="0"/>
          <w:divBdr>
            <w:top w:val="none" w:sz="0" w:space="0" w:color="auto"/>
            <w:left w:val="none" w:sz="0" w:space="0" w:color="auto"/>
            <w:bottom w:val="none" w:sz="0" w:space="0" w:color="auto"/>
            <w:right w:val="none" w:sz="0" w:space="0" w:color="auto"/>
          </w:divBdr>
        </w:div>
        <w:div w:id="1239636450">
          <w:marLeft w:val="640"/>
          <w:marRight w:val="0"/>
          <w:marTop w:val="0"/>
          <w:marBottom w:val="0"/>
          <w:divBdr>
            <w:top w:val="none" w:sz="0" w:space="0" w:color="auto"/>
            <w:left w:val="none" w:sz="0" w:space="0" w:color="auto"/>
            <w:bottom w:val="none" w:sz="0" w:space="0" w:color="auto"/>
            <w:right w:val="none" w:sz="0" w:space="0" w:color="auto"/>
          </w:divBdr>
        </w:div>
        <w:div w:id="1249848001">
          <w:marLeft w:val="640"/>
          <w:marRight w:val="0"/>
          <w:marTop w:val="0"/>
          <w:marBottom w:val="0"/>
          <w:divBdr>
            <w:top w:val="none" w:sz="0" w:space="0" w:color="auto"/>
            <w:left w:val="none" w:sz="0" w:space="0" w:color="auto"/>
            <w:bottom w:val="none" w:sz="0" w:space="0" w:color="auto"/>
            <w:right w:val="none" w:sz="0" w:space="0" w:color="auto"/>
          </w:divBdr>
        </w:div>
        <w:div w:id="1117607431">
          <w:marLeft w:val="640"/>
          <w:marRight w:val="0"/>
          <w:marTop w:val="0"/>
          <w:marBottom w:val="0"/>
          <w:divBdr>
            <w:top w:val="none" w:sz="0" w:space="0" w:color="auto"/>
            <w:left w:val="none" w:sz="0" w:space="0" w:color="auto"/>
            <w:bottom w:val="none" w:sz="0" w:space="0" w:color="auto"/>
            <w:right w:val="none" w:sz="0" w:space="0" w:color="auto"/>
          </w:divBdr>
        </w:div>
        <w:div w:id="2106724126">
          <w:marLeft w:val="640"/>
          <w:marRight w:val="0"/>
          <w:marTop w:val="0"/>
          <w:marBottom w:val="0"/>
          <w:divBdr>
            <w:top w:val="none" w:sz="0" w:space="0" w:color="auto"/>
            <w:left w:val="none" w:sz="0" w:space="0" w:color="auto"/>
            <w:bottom w:val="none" w:sz="0" w:space="0" w:color="auto"/>
            <w:right w:val="none" w:sz="0" w:space="0" w:color="auto"/>
          </w:divBdr>
        </w:div>
        <w:div w:id="2002853034">
          <w:marLeft w:val="640"/>
          <w:marRight w:val="0"/>
          <w:marTop w:val="0"/>
          <w:marBottom w:val="0"/>
          <w:divBdr>
            <w:top w:val="none" w:sz="0" w:space="0" w:color="auto"/>
            <w:left w:val="none" w:sz="0" w:space="0" w:color="auto"/>
            <w:bottom w:val="none" w:sz="0" w:space="0" w:color="auto"/>
            <w:right w:val="none" w:sz="0" w:space="0" w:color="auto"/>
          </w:divBdr>
        </w:div>
        <w:div w:id="635337563">
          <w:marLeft w:val="640"/>
          <w:marRight w:val="0"/>
          <w:marTop w:val="0"/>
          <w:marBottom w:val="0"/>
          <w:divBdr>
            <w:top w:val="none" w:sz="0" w:space="0" w:color="auto"/>
            <w:left w:val="none" w:sz="0" w:space="0" w:color="auto"/>
            <w:bottom w:val="none" w:sz="0" w:space="0" w:color="auto"/>
            <w:right w:val="none" w:sz="0" w:space="0" w:color="auto"/>
          </w:divBdr>
        </w:div>
        <w:div w:id="251552184">
          <w:marLeft w:val="640"/>
          <w:marRight w:val="0"/>
          <w:marTop w:val="0"/>
          <w:marBottom w:val="0"/>
          <w:divBdr>
            <w:top w:val="none" w:sz="0" w:space="0" w:color="auto"/>
            <w:left w:val="none" w:sz="0" w:space="0" w:color="auto"/>
            <w:bottom w:val="none" w:sz="0" w:space="0" w:color="auto"/>
            <w:right w:val="none" w:sz="0" w:space="0" w:color="auto"/>
          </w:divBdr>
        </w:div>
        <w:div w:id="46413943">
          <w:marLeft w:val="640"/>
          <w:marRight w:val="0"/>
          <w:marTop w:val="0"/>
          <w:marBottom w:val="0"/>
          <w:divBdr>
            <w:top w:val="none" w:sz="0" w:space="0" w:color="auto"/>
            <w:left w:val="none" w:sz="0" w:space="0" w:color="auto"/>
            <w:bottom w:val="none" w:sz="0" w:space="0" w:color="auto"/>
            <w:right w:val="none" w:sz="0" w:space="0" w:color="auto"/>
          </w:divBdr>
        </w:div>
        <w:div w:id="1045956644">
          <w:marLeft w:val="640"/>
          <w:marRight w:val="0"/>
          <w:marTop w:val="0"/>
          <w:marBottom w:val="0"/>
          <w:divBdr>
            <w:top w:val="none" w:sz="0" w:space="0" w:color="auto"/>
            <w:left w:val="none" w:sz="0" w:space="0" w:color="auto"/>
            <w:bottom w:val="none" w:sz="0" w:space="0" w:color="auto"/>
            <w:right w:val="none" w:sz="0" w:space="0" w:color="auto"/>
          </w:divBdr>
        </w:div>
        <w:div w:id="1605335078">
          <w:marLeft w:val="640"/>
          <w:marRight w:val="0"/>
          <w:marTop w:val="0"/>
          <w:marBottom w:val="0"/>
          <w:divBdr>
            <w:top w:val="none" w:sz="0" w:space="0" w:color="auto"/>
            <w:left w:val="none" w:sz="0" w:space="0" w:color="auto"/>
            <w:bottom w:val="none" w:sz="0" w:space="0" w:color="auto"/>
            <w:right w:val="none" w:sz="0" w:space="0" w:color="auto"/>
          </w:divBdr>
        </w:div>
        <w:div w:id="1853839650">
          <w:marLeft w:val="640"/>
          <w:marRight w:val="0"/>
          <w:marTop w:val="0"/>
          <w:marBottom w:val="0"/>
          <w:divBdr>
            <w:top w:val="none" w:sz="0" w:space="0" w:color="auto"/>
            <w:left w:val="none" w:sz="0" w:space="0" w:color="auto"/>
            <w:bottom w:val="none" w:sz="0" w:space="0" w:color="auto"/>
            <w:right w:val="none" w:sz="0" w:space="0" w:color="auto"/>
          </w:divBdr>
        </w:div>
        <w:div w:id="288822854">
          <w:marLeft w:val="640"/>
          <w:marRight w:val="0"/>
          <w:marTop w:val="0"/>
          <w:marBottom w:val="0"/>
          <w:divBdr>
            <w:top w:val="none" w:sz="0" w:space="0" w:color="auto"/>
            <w:left w:val="none" w:sz="0" w:space="0" w:color="auto"/>
            <w:bottom w:val="none" w:sz="0" w:space="0" w:color="auto"/>
            <w:right w:val="none" w:sz="0" w:space="0" w:color="auto"/>
          </w:divBdr>
        </w:div>
        <w:div w:id="2065592441">
          <w:marLeft w:val="640"/>
          <w:marRight w:val="0"/>
          <w:marTop w:val="0"/>
          <w:marBottom w:val="0"/>
          <w:divBdr>
            <w:top w:val="none" w:sz="0" w:space="0" w:color="auto"/>
            <w:left w:val="none" w:sz="0" w:space="0" w:color="auto"/>
            <w:bottom w:val="none" w:sz="0" w:space="0" w:color="auto"/>
            <w:right w:val="none" w:sz="0" w:space="0" w:color="auto"/>
          </w:divBdr>
        </w:div>
        <w:div w:id="2106656401">
          <w:marLeft w:val="640"/>
          <w:marRight w:val="0"/>
          <w:marTop w:val="0"/>
          <w:marBottom w:val="0"/>
          <w:divBdr>
            <w:top w:val="none" w:sz="0" w:space="0" w:color="auto"/>
            <w:left w:val="none" w:sz="0" w:space="0" w:color="auto"/>
            <w:bottom w:val="none" w:sz="0" w:space="0" w:color="auto"/>
            <w:right w:val="none" w:sz="0" w:space="0" w:color="auto"/>
          </w:divBdr>
        </w:div>
        <w:div w:id="1815439999">
          <w:marLeft w:val="640"/>
          <w:marRight w:val="0"/>
          <w:marTop w:val="0"/>
          <w:marBottom w:val="0"/>
          <w:divBdr>
            <w:top w:val="none" w:sz="0" w:space="0" w:color="auto"/>
            <w:left w:val="none" w:sz="0" w:space="0" w:color="auto"/>
            <w:bottom w:val="none" w:sz="0" w:space="0" w:color="auto"/>
            <w:right w:val="none" w:sz="0" w:space="0" w:color="auto"/>
          </w:divBdr>
        </w:div>
        <w:div w:id="1133788154">
          <w:marLeft w:val="640"/>
          <w:marRight w:val="0"/>
          <w:marTop w:val="0"/>
          <w:marBottom w:val="0"/>
          <w:divBdr>
            <w:top w:val="none" w:sz="0" w:space="0" w:color="auto"/>
            <w:left w:val="none" w:sz="0" w:space="0" w:color="auto"/>
            <w:bottom w:val="none" w:sz="0" w:space="0" w:color="auto"/>
            <w:right w:val="none" w:sz="0" w:space="0" w:color="auto"/>
          </w:divBdr>
        </w:div>
        <w:div w:id="80490242">
          <w:marLeft w:val="640"/>
          <w:marRight w:val="0"/>
          <w:marTop w:val="0"/>
          <w:marBottom w:val="0"/>
          <w:divBdr>
            <w:top w:val="none" w:sz="0" w:space="0" w:color="auto"/>
            <w:left w:val="none" w:sz="0" w:space="0" w:color="auto"/>
            <w:bottom w:val="none" w:sz="0" w:space="0" w:color="auto"/>
            <w:right w:val="none" w:sz="0" w:space="0" w:color="auto"/>
          </w:divBdr>
        </w:div>
        <w:div w:id="2133547848">
          <w:marLeft w:val="640"/>
          <w:marRight w:val="0"/>
          <w:marTop w:val="0"/>
          <w:marBottom w:val="0"/>
          <w:divBdr>
            <w:top w:val="none" w:sz="0" w:space="0" w:color="auto"/>
            <w:left w:val="none" w:sz="0" w:space="0" w:color="auto"/>
            <w:bottom w:val="none" w:sz="0" w:space="0" w:color="auto"/>
            <w:right w:val="none" w:sz="0" w:space="0" w:color="auto"/>
          </w:divBdr>
        </w:div>
        <w:div w:id="2034573469">
          <w:marLeft w:val="640"/>
          <w:marRight w:val="0"/>
          <w:marTop w:val="0"/>
          <w:marBottom w:val="0"/>
          <w:divBdr>
            <w:top w:val="none" w:sz="0" w:space="0" w:color="auto"/>
            <w:left w:val="none" w:sz="0" w:space="0" w:color="auto"/>
            <w:bottom w:val="none" w:sz="0" w:space="0" w:color="auto"/>
            <w:right w:val="none" w:sz="0" w:space="0" w:color="auto"/>
          </w:divBdr>
        </w:div>
        <w:div w:id="1196310466">
          <w:marLeft w:val="640"/>
          <w:marRight w:val="0"/>
          <w:marTop w:val="0"/>
          <w:marBottom w:val="0"/>
          <w:divBdr>
            <w:top w:val="none" w:sz="0" w:space="0" w:color="auto"/>
            <w:left w:val="none" w:sz="0" w:space="0" w:color="auto"/>
            <w:bottom w:val="none" w:sz="0" w:space="0" w:color="auto"/>
            <w:right w:val="none" w:sz="0" w:space="0" w:color="auto"/>
          </w:divBdr>
        </w:div>
        <w:div w:id="484325487">
          <w:marLeft w:val="640"/>
          <w:marRight w:val="0"/>
          <w:marTop w:val="0"/>
          <w:marBottom w:val="0"/>
          <w:divBdr>
            <w:top w:val="none" w:sz="0" w:space="0" w:color="auto"/>
            <w:left w:val="none" w:sz="0" w:space="0" w:color="auto"/>
            <w:bottom w:val="none" w:sz="0" w:space="0" w:color="auto"/>
            <w:right w:val="none" w:sz="0" w:space="0" w:color="auto"/>
          </w:divBdr>
        </w:div>
        <w:div w:id="635988250">
          <w:marLeft w:val="640"/>
          <w:marRight w:val="0"/>
          <w:marTop w:val="0"/>
          <w:marBottom w:val="0"/>
          <w:divBdr>
            <w:top w:val="none" w:sz="0" w:space="0" w:color="auto"/>
            <w:left w:val="none" w:sz="0" w:space="0" w:color="auto"/>
            <w:bottom w:val="none" w:sz="0" w:space="0" w:color="auto"/>
            <w:right w:val="none" w:sz="0" w:space="0" w:color="auto"/>
          </w:divBdr>
        </w:div>
        <w:div w:id="684594967">
          <w:marLeft w:val="640"/>
          <w:marRight w:val="0"/>
          <w:marTop w:val="0"/>
          <w:marBottom w:val="0"/>
          <w:divBdr>
            <w:top w:val="none" w:sz="0" w:space="0" w:color="auto"/>
            <w:left w:val="none" w:sz="0" w:space="0" w:color="auto"/>
            <w:bottom w:val="none" w:sz="0" w:space="0" w:color="auto"/>
            <w:right w:val="none" w:sz="0" w:space="0" w:color="auto"/>
          </w:divBdr>
        </w:div>
        <w:div w:id="1423990035">
          <w:marLeft w:val="640"/>
          <w:marRight w:val="0"/>
          <w:marTop w:val="0"/>
          <w:marBottom w:val="0"/>
          <w:divBdr>
            <w:top w:val="none" w:sz="0" w:space="0" w:color="auto"/>
            <w:left w:val="none" w:sz="0" w:space="0" w:color="auto"/>
            <w:bottom w:val="none" w:sz="0" w:space="0" w:color="auto"/>
            <w:right w:val="none" w:sz="0" w:space="0" w:color="auto"/>
          </w:divBdr>
        </w:div>
        <w:div w:id="1074477446">
          <w:marLeft w:val="640"/>
          <w:marRight w:val="0"/>
          <w:marTop w:val="0"/>
          <w:marBottom w:val="0"/>
          <w:divBdr>
            <w:top w:val="none" w:sz="0" w:space="0" w:color="auto"/>
            <w:left w:val="none" w:sz="0" w:space="0" w:color="auto"/>
            <w:bottom w:val="none" w:sz="0" w:space="0" w:color="auto"/>
            <w:right w:val="none" w:sz="0" w:space="0" w:color="auto"/>
          </w:divBdr>
        </w:div>
        <w:div w:id="1728332734">
          <w:marLeft w:val="640"/>
          <w:marRight w:val="0"/>
          <w:marTop w:val="0"/>
          <w:marBottom w:val="0"/>
          <w:divBdr>
            <w:top w:val="none" w:sz="0" w:space="0" w:color="auto"/>
            <w:left w:val="none" w:sz="0" w:space="0" w:color="auto"/>
            <w:bottom w:val="none" w:sz="0" w:space="0" w:color="auto"/>
            <w:right w:val="none" w:sz="0" w:space="0" w:color="auto"/>
          </w:divBdr>
        </w:div>
        <w:div w:id="1973442447">
          <w:marLeft w:val="640"/>
          <w:marRight w:val="0"/>
          <w:marTop w:val="0"/>
          <w:marBottom w:val="0"/>
          <w:divBdr>
            <w:top w:val="none" w:sz="0" w:space="0" w:color="auto"/>
            <w:left w:val="none" w:sz="0" w:space="0" w:color="auto"/>
            <w:bottom w:val="none" w:sz="0" w:space="0" w:color="auto"/>
            <w:right w:val="none" w:sz="0" w:space="0" w:color="auto"/>
          </w:divBdr>
        </w:div>
        <w:div w:id="930747430">
          <w:marLeft w:val="640"/>
          <w:marRight w:val="0"/>
          <w:marTop w:val="0"/>
          <w:marBottom w:val="0"/>
          <w:divBdr>
            <w:top w:val="none" w:sz="0" w:space="0" w:color="auto"/>
            <w:left w:val="none" w:sz="0" w:space="0" w:color="auto"/>
            <w:bottom w:val="none" w:sz="0" w:space="0" w:color="auto"/>
            <w:right w:val="none" w:sz="0" w:space="0" w:color="auto"/>
          </w:divBdr>
        </w:div>
        <w:div w:id="206063509">
          <w:marLeft w:val="640"/>
          <w:marRight w:val="0"/>
          <w:marTop w:val="0"/>
          <w:marBottom w:val="0"/>
          <w:divBdr>
            <w:top w:val="none" w:sz="0" w:space="0" w:color="auto"/>
            <w:left w:val="none" w:sz="0" w:space="0" w:color="auto"/>
            <w:bottom w:val="none" w:sz="0" w:space="0" w:color="auto"/>
            <w:right w:val="none" w:sz="0" w:space="0" w:color="auto"/>
          </w:divBdr>
        </w:div>
        <w:div w:id="793643675">
          <w:marLeft w:val="640"/>
          <w:marRight w:val="0"/>
          <w:marTop w:val="0"/>
          <w:marBottom w:val="0"/>
          <w:divBdr>
            <w:top w:val="none" w:sz="0" w:space="0" w:color="auto"/>
            <w:left w:val="none" w:sz="0" w:space="0" w:color="auto"/>
            <w:bottom w:val="none" w:sz="0" w:space="0" w:color="auto"/>
            <w:right w:val="none" w:sz="0" w:space="0" w:color="auto"/>
          </w:divBdr>
        </w:div>
        <w:div w:id="1870142593">
          <w:marLeft w:val="640"/>
          <w:marRight w:val="0"/>
          <w:marTop w:val="0"/>
          <w:marBottom w:val="0"/>
          <w:divBdr>
            <w:top w:val="none" w:sz="0" w:space="0" w:color="auto"/>
            <w:left w:val="none" w:sz="0" w:space="0" w:color="auto"/>
            <w:bottom w:val="none" w:sz="0" w:space="0" w:color="auto"/>
            <w:right w:val="none" w:sz="0" w:space="0" w:color="auto"/>
          </w:divBdr>
        </w:div>
        <w:div w:id="201402061">
          <w:marLeft w:val="640"/>
          <w:marRight w:val="0"/>
          <w:marTop w:val="0"/>
          <w:marBottom w:val="0"/>
          <w:divBdr>
            <w:top w:val="none" w:sz="0" w:space="0" w:color="auto"/>
            <w:left w:val="none" w:sz="0" w:space="0" w:color="auto"/>
            <w:bottom w:val="none" w:sz="0" w:space="0" w:color="auto"/>
            <w:right w:val="none" w:sz="0" w:space="0" w:color="auto"/>
          </w:divBdr>
        </w:div>
        <w:div w:id="349723127">
          <w:marLeft w:val="640"/>
          <w:marRight w:val="0"/>
          <w:marTop w:val="0"/>
          <w:marBottom w:val="0"/>
          <w:divBdr>
            <w:top w:val="none" w:sz="0" w:space="0" w:color="auto"/>
            <w:left w:val="none" w:sz="0" w:space="0" w:color="auto"/>
            <w:bottom w:val="none" w:sz="0" w:space="0" w:color="auto"/>
            <w:right w:val="none" w:sz="0" w:space="0" w:color="auto"/>
          </w:divBdr>
        </w:div>
        <w:div w:id="2047872175">
          <w:marLeft w:val="640"/>
          <w:marRight w:val="0"/>
          <w:marTop w:val="0"/>
          <w:marBottom w:val="0"/>
          <w:divBdr>
            <w:top w:val="none" w:sz="0" w:space="0" w:color="auto"/>
            <w:left w:val="none" w:sz="0" w:space="0" w:color="auto"/>
            <w:bottom w:val="none" w:sz="0" w:space="0" w:color="auto"/>
            <w:right w:val="none" w:sz="0" w:space="0" w:color="auto"/>
          </w:divBdr>
        </w:div>
        <w:div w:id="565456213">
          <w:marLeft w:val="640"/>
          <w:marRight w:val="0"/>
          <w:marTop w:val="0"/>
          <w:marBottom w:val="0"/>
          <w:divBdr>
            <w:top w:val="none" w:sz="0" w:space="0" w:color="auto"/>
            <w:left w:val="none" w:sz="0" w:space="0" w:color="auto"/>
            <w:bottom w:val="none" w:sz="0" w:space="0" w:color="auto"/>
            <w:right w:val="none" w:sz="0" w:space="0" w:color="auto"/>
          </w:divBdr>
        </w:div>
        <w:div w:id="923953507">
          <w:marLeft w:val="640"/>
          <w:marRight w:val="0"/>
          <w:marTop w:val="0"/>
          <w:marBottom w:val="0"/>
          <w:divBdr>
            <w:top w:val="none" w:sz="0" w:space="0" w:color="auto"/>
            <w:left w:val="none" w:sz="0" w:space="0" w:color="auto"/>
            <w:bottom w:val="none" w:sz="0" w:space="0" w:color="auto"/>
            <w:right w:val="none" w:sz="0" w:space="0" w:color="auto"/>
          </w:divBdr>
        </w:div>
        <w:div w:id="448282453">
          <w:marLeft w:val="640"/>
          <w:marRight w:val="0"/>
          <w:marTop w:val="0"/>
          <w:marBottom w:val="0"/>
          <w:divBdr>
            <w:top w:val="none" w:sz="0" w:space="0" w:color="auto"/>
            <w:left w:val="none" w:sz="0" w:space="0" w:color="auto"/>
            <w:bottom w:val="none" w:sz="0" w:space="0" w:color="auto"/>
            <w:right w:val="none" w:sz="0" w:space="0" w:color="auto"/>
          </w:divBdr>
        </w:div>
        <w:div w:id="1053044836">
          <w:marLeft w:val="640"/>
          <w:marRight w:val="0"/>
          <w:marTop w:val="0"/>
          <w:marBottom w:val="0"/>
          <w:divBdr>
            <w:top w:val="none" w:sz="0" w:space="0" w:color="auto"/>
            <w:left w:val="none" w:sz="0" w:space="0" w:color="auto"/>
            <w:bottom w:val="none" w:sz="0" w:space="0" w:color="auto"/>
            <w:right w:val="none" w:sz="0" w:space="0" w:color="auto"/>
          </w:divBdr>
        </w:div>
        <w:div w:id="297347781">
          <w:marLeft w:val="640"/>
          <w:marRight w:val="0"/>
          <w:marTop w:val="0"/>
          <w:marBottom w:val="0"/>
          <w:divBdr>
            <w:top w:val="none" w:sz="0" w:space="0" w:color="auto"/>
            <w:left w:val="none" w:sz="0" w:space="0" w:color="auto"/>
            <w:bottom w:val="none" w:sz="0" w:space="0" w:color="auto"/>
            <w:right w:val="none" w:sz="0" w:space="0" w:color="auto"/>
          </w:divBdr>
        </w:div>
        <w:div w:id="1531988527">
          <w:marLeft w:val="640"/>
          <w:marRight w:val="0"/>
          <w:marTop w:val="0"/>
          <w:marBottom w:val="0"/>
          <w:divBdr>
            <w:top w:val="none" w:sz="0" w:space="0" w:color="auto"/>
            <w:left w:val="none" w:sz="0" w:space="0" w:color="auto"/>
            <w:bottom w:val="none" w:sz="0" w:space="0" w:color="auto"/>
            <w:right w:val="none" w:sz="0" w:space="0" w:color="auto"/>
          </w:divBdr>
        </w:div>
        <w:div w:id="69547165">
          <w:marLeft w:val="640"/>
          <w:marRight w:val="0"/>
          <w:marTop w:val="0"/>
          <w:marBottom w:val="0"/>
          <w:divBdr>
            <w:top w:val="none" w:sz="0" w:space="0" w:color="auto"/>
            <w:left w:val="none" w:sz="0" w:space="0" w:color="auto"/>
            <w:bottom w:val="none" w:sz="0" w:space="0" w:color="auto"/>
            <w:right w:val="none" w:sz="0" w:space="0" w:color="auto"/>
          </w:divBdr>
        </w:div>
        <w:div w:id="248150750">
          <w:marLeft w:val="640"/>
          <w:marRight w:val="0"/>
          <w:marTop w:val="0"/>
          <w:marBottom w:val="0"/>
          <w:divBdr>
            <w:top w:val="none" w:sz="0" w:space="0" w:color="auto"/>
            <w:left w:val="none" w:sz="0" w:space="0" w:color="auto"/>
            <w:bottom w:val="none" w:sz="0" w:space="0" w:color="auto"/>
            <w:right w:val="none" w:sz="0" w:space="0" w:color="auto"/>
          </w:divBdr>
        </w:div>
        <w:div w:id="1249384952">
          <w:marLeft w:val="640"/>
          <w:marRight w:val="0"/>
          <w:marTop w:val="0"/>
          <w:marBottom w:val="0"/>
          <w:divBdr>
            <w:top w:val="none" w:sz="0" w:space="0" w:color="auto"/>
            <w:left w:val="none" w:sz="0" w:space="0" w:color="auto"/>
            <w:bottom w:val="none" w:sz="0" w:space="0" w:color="auto"/>
            <w:right w:val="none" w:sz="0" w:space="0" w:color="auto"/>
          </w:divBdr>
        </w:div>
        <w:div w:id="1562249679">
          <w:marLeft w:val="640"/>
          <w:marRight w:val="0"/>
          <w:marTop w:val="0"/>
          <w:marBottom w:val="0"/>
          <w:divBdr>
            <w:top w:val="none" w:sz="0" w:space="0" w:color="auto"/>
            <w:left w:val="none" w:sz="0" w:space="0" w:color="auto"/>
            <w:bottom w:val="none" w:sz="0" w:space="0" w:color="auto"/>
            <w:right w:val="none" w:sz="0" w:space="0" w:color="auto"/>
          </w:divBdr>
        </w:div>
        <w:div w:id="1703241332">
          <w:marLeft w:val="640"/>
          <w:marRight w:val="0"/>
          <w:marTop w:val="0"/>
          <w:marBottom w:val="0"/>
          <w:divBdr>
            <w:top w:val="none" w:sz="0" w:space="0" w:color="auto"/>
            <w:left w:val="none" w:sz="0" w:space="0" w:color="auto"/>
            <w:bottom w:val="none" w:sz="0" w:space="0" w:color="auto"/>
            <w:right w:val="none" w:sz="0" w:space="0" w:color="auto"/>
          </w:divBdr>
        </w:div>
        <w:div w:id="130293629">
          <w:marLeft w:val="640"/>
          <w:marRight w:val="0"/>
          <w:marTop w:val="0"/>
          <w:marBottom w:val="0"/>
          <w:divBdr>
            <w:top w:val="none" w:sz="0" w:space="0" w:color="auto"/>
            <w:left w:val="none" w:sz="0" w:space="0" w:color="auto"/>
            <w:bottom w:val="none" w:sz="0" w:space="0" w:color="auto"/>
            <w:right w:val="none" w:sz="0" w:space="0" w:color="auto"/>
          </w:divBdr>
        </w:div>
        <w:div w:id="2095469286">
          <w:marLeft w:val="640"/>
          <w:marRight w:val="0"/>
          <w:marTop w:val="0"/>
          <w:marBottom w:val="0"/>
          <w:divBdr>
            <w:top w:val="none" w:sz="0" w:space="0" w:color="auto"/>
            <w:left w:val="none" w:sz="0" w:space="0" w:color="auto"/>
            <w:bottom w:val="none" w:sz="0" w:space="0" w:color="auto"/>
            <w:right w:val="none" w:sz="0" w:space="0" w:color="auto"/>
          </w:divBdr>
        </w:div>
        <w:div w:id="1948004546">
          <w:marLeft w:val="640"/>
          <w:marRight w:val="0"/>
          <w:marTop w:val="0"/>
          <w:marBottom w:val="0"/>
          <w:divBdr>
            <w:top w:val="none" w:sz="0" w:space="0" w:color="auto"/>
            <w:left w:val="none" w:sz="0" w:space="0" w:color="auto"/>
            <w:bottom w:val="none" w:sz="0" w:space="0" w:color="auto"/>
            <w:right w:val="none" w:sz="0" w:space="0" w:color="auto"/>
          </w:divBdr>
        </w:div>
        <w:div w:id="457142057">
          <w:marLeft w:val="640"/>
          <w:marRight w:val="0"/>
          <w:marTop w:val="0"/>
          <w:marBottom w:val="0"/>
          <w:divBdr>
            <w:top w:val="none" w:sz="0" w:space="0" w:color="auto"/>
            <w:left w:val="none" w:sz="0" w:space="0" w:color="auto"/>
            <w:bottom w:val="none" w:sz="0" w:space="0" w:color="auto"/>
            <w:right w:val="none" w:sz="0" w:space="0" w:color="auto"/>
          </w:divBdr>
        </w:div>
        <w:div w:id="758211090">
          <w:marLeft w:val="640"/>
          <w:marRight w:val="0"/>
          <w:marTop w:val="0"/>
          <w:marBottom w:val="0"/>
          <w:divBdr>
            <w:top w:val="none" w:sz="0" w:space="0" w:color="auto"/>
            <w:left w:val="none" w:sz="0" w:space="0" w:color="auto"/>
            <w:bottom w:val="none" w:sz="0" w:space="0" w:color="auto"/>
            <w:right w:val="none" w:sz="0" w:space="0" w:color="auto"/>
          </w:divBdr>
        </w:div>
        <w:div w:id="1995914845">
          <w:marLeft w:val="640"/>
          <w:marRight w:val="0"/>
          <w:marTop w:val="0"/>
          <w:marBottom w:val="0"/>
          <w:divBdr>
            <w:top w:val="none" w:sz="0" w:space="0" w:color="auto"/>
            <w:left w:val="none" w:sz="0" w:space="0" w:color="auto"/>
            <w:bottom w:val="none" w:sz="0" w:space="0" w:color="auto"/>
            <w:right w:val="none" w:sz="0" w:space="0" w:color="auto"/>
          </w:divBdr>
        </w:div>
        <w:div w:id="295110983">
          <w:marLeft w:val="640"/>
          <w:marRight w:val="0"/>
          <w:marTop w:val="0"/>
          <w:marBottom w:val="0"/>
          <w:divBdr>
            <w:top w:val="none" w:sz="0" w:space="0" w:color="auto"/>
            <w:left w:val="none" w:sz="0" w:space="0" w:color="auto"/>
            <w:bottom w:val="none" w:sz="0" w:space="0" w:color="auto"/>
            <w:right w:val="none" w:sz="0" w:space="0" w:color="auto"/>
          </w:divBdr>
        </w:div>
        <w:div w:id="1915505520">
          <w:marLeft w:val="640"/>
          <w:marRight w:val="0"/>
          <w:marTop w:val="0"/>
          <w:marBottom w:val="0"/>
          <w:divBdr>
            <w:top w:val="none" w:sz="0" w:space="0" w:color="auto"/>
            <w:left w:val="none" w:sz="0" w:space="0" w:color="auto"/>
            <w:bottom w:val="none" w:sz="0" w:space="0" w:color="auto"/>
            <w:right w:val="none" w:sz="0" w:space="0" w:color="auto"/>
          </w:divBdr>
        </w:div>
        <w:div w:id="697318882">
          <w:marLeft w:val="640"/>
          <w:marRight w:val="0"/>
          <w:marTop w:val="0"/>
          <w:marBottom w:val="0"/>
          <w:divBdr>
            <w:top w:val="none" w:sz="0" w:space="0" w:color="auto"/>
            <w:left w:val="none" w:sz="0" w:space="0" w:color="auto"/>
            <w:bottom w:val="none" w:sz="0" w:space="0" w:color="auto"/>
            <w:right w:val="none" w:sz="0" w:space="0" w:color="auto"/>
          </w:divBdr>
        </w:div>
        <w:div w:id="850337987">
          <w:marLeft w:val="640"/>
          <w:marRight w:val="0"/>
          <w:marTop w:val="0"/>
          <w:marBottom w:val="0"/>
          <w:divBdr>
            <w:top w:val="none" w:sz="0" w:space="0" w:color="auto"/>
            <w:left w:val="none" w:sz="0" w:space="0" w:color="auto"/>
            <w:bottom w:val="none" w:sz="0" w:space="0" w:color="auto"/>
            <w:right w:val="none" w:sz="0" w:space="0" w:color="auto"/>
          </w:divBdr>
        </w:div>
        <w:div w:id="1567690135">
          <w:marLeft w:val="640"/>
          <w:marRight w:val="0"/>
          <w:marTop w:val="0"/>
          <w:marBottom w:val="0"/>
          <w:divBdr>
            <w:top w:val="none" w:sz="0" w:space="0" w:color="auto"/>
            <w:left w:val="none" w:sz="0" w:space="0" w:color="auto"/>
            <w:bottom w:val="none" w:sz="0" w:space="0" w:color="auto"/>
            <w:right w:val="none" w:sz="0" w:space="0" w:color="auto"/>
          </w:divBdr>
        </w:div>
        <w:div w:id="1817457268">
          <w:marLeft w:val="640"/>
          <w:marRight w:val="0"/>
          <w:marTop w:val="0"/>
          <w:marBottom w:val="0"/>
          <w:divBdr>
            <w:top w:val="none" w:sz="0" w:space="0" w:color="auto"/>
            <w:left w:val="none" w:sz="0" w:space="0" w:color="auto"/>
            <w:bottom w:val="none" w:sz="0" w:space="0" w:color="auto"/>
            <w:right w:val="none" w:sz="0" w:space="0" w:color="auto"/>
          </w:divBdr>
        </w:div>
        <w:div w:id="689256426">
          <w:marLeft w:val="640"/>
          <w:marRight w:val="0"/>
          <w:marTop w:val="0"/>
          <w:marBottom w:val="0"/>
          <w:divBdr>
            <w:top w:val="none" w:sz="0" w:space="0" w:color="auto"/>
            <w:left w:val="none" w:sz="0" w:space="0" w:color="auto"/>
            <w:bottom w:val="none" w:sz="0" w:space="0" w:color="auto"/>
            <w:right w:val="none" w:sz="0" w:space="0" w:color="auto"/>
          </w:divBdr>
        </w:div>
        <w:div w:id="919632633">
          <w:marLeft w:val="640"/>
          <w:marRight w:val="0"/>
          <w:marTop w:val="0"/>
          <w:marBottom w:val="0"/>
          <w:divBdr>
            <w:top w:val="none" w:sz="0" w:space="0" w:color="auto"/>
            <w:left w:val="none" w:sz="0" w:space="0" w:color="auto"/>
            <w:bottom w:val="none" w:sz="0" w:space="0" w:color="auto"/>
            <w:right w:val="none" w:sz="0" w:space="0" w:color="auto"/>
          </w:divBdr>
        </w:div>
        <w:div w:id="1300762406">
          <w:marLeft w:val="640"/>
          <w:marRight w:val="0"/>
          <w:marTop w:val="0"/>
          <w:marBottom w:val="0"/>
          <w:divBdr>
            <w:top w:val="none" w:sz="0" w:space="0" w:color="auto"/>
            <w:left w:val="none" w:sz="0" w:space="0" w:color="auto"/>
            <w:bottom w:val="none" w:sz="0" w:space="0" w:color="auto"/>
            <w:right w:val="none" w:sz="0" w:space="0" w:color="auto"/>
          </w:divBdr>
        </w:div>
        <w:div w:id="1022705537">
          <w:marLeft w:val="640"/>
          <w:marRight w:val="0"/>
          <w:marTop w:val="0"/>
          <w:marBottom w:val="0"/>
          <w:divBdr>
            <w:top w:val="none" w:sz="0" w:space="0" w:color="auto"/>
            <w:left w:val="none" w:sz="0" w:space="0" w:color="auto"/>
            <w:bottom w:val="none" w:sz="0" w:space="0" w:color="auto"/>
            <w:right w:val="none" w:sz="0" w:space="0" w:color="auto"/>
          </w:divBdr>
        </w:div>
        <w:div w:id="1662268745">
          <w:marLeft w:val="640"/>
          <w:marRight w:val="0"/>
          <w:marTop w:val="0"/>
          <w:marBottom w:val="0"/>
          <w:divBdr>
            <w:top w:val="none" w:sz="0" w:space="0" w:color="auto"/>
            <w:left w:val="none" w:sz="0" w:space="0" w:color="auto"/>
            <w:bottom w:val="none" w:sz="0" w:space="0" w:color="auto"/>
            <w:right w:val="none" w:sz="0" w:space="0" w:color="auto"/>
          </w:divBdr>
        </w:div>
        <w:div w:id="1413964180">
          <w:marLeft w:val="640"/>
          <w:marRight w:val="0"/>
          <w:marTop w:val="0"/>
          <w:marBottom w:val="0"/>
          <w:divBdr>
            <w:top w:val="none" w:sz="0" w:space="0" w:color="auto"/>
            <w:left w:val="none" w:sz="0" w:space="0" w:color="auto"/>
            <w:bottom w:val="none" w:sz="0" w:space="0" w:color="auto"/>
            <w:right w:val="none" w:sz="0" w:space="0" w:color="auto"/>
          </w:divBdr>
        </w:div>
        <w:div w:id="75907591">
          <w:marLeft w:val="640"/>
          <w:marRight w:val="0"/>
          <w:marTop w:val="0"/>
          <w:marBottom w:val="0"/>
          <w:divBdr>
            <w:top w:val="none" w:sz="0" w:space="0" w:color="auto"/>
            <w:left w:val="none" w:sz="0" w:space="0" w:color="auto"/>
            <w:bottom w:val="none" w:sz="0" w:space="0" w:color="auto"/>
            <w:right w:val="none" w:sz="0" w:space="0" w:color="auto"/>
          </w:divBdr>
        </w:div>
        <w:div w:id="839779972">
          <w:marLeft w:val="640"/>
          <w:marRight w:val="0"/>
          <w:marTop w:val="0"/>
          <w:marBottom w:val="0"/>
          <w:divBdr>
            <w:top w:val="none" w:sz="0" w:space="0" w:color="auto"/>
            <w:left w:val="none" w:sz="0" w:space="0" w:color="auto"/>
            <w:bottom w:val="none" w:sz="0" w:space="0" w:color="auto"/>
            <w:right w:val="none" w:sz="0" w:space="0" w:color="auto"/>
          </w:divBdr>
        </w:div>
        <w:div w:id="1838689987">
          <w:marLeft w:val="640"/>
          <w:marRight w:val="0"/>
          <w:marTop w:val="0"/>
          <w:marBottom w:val="0"/>
          <w:divBdr>
            <w:top w:val="none" w:sz="0" w:space="0" w:color="auto"/>
            <w:left w:val="none" w:sz="0" w:space="0" w:color="auto"/>
            <w:bottom w:val="none" w:sz="0" w:space="0" w:color="auto"/>
            <w:right w:val="none" w:sz="0" w:space="0" w:color="auto"/>
          </w:divBdr>
        </w:div>
      </w:divsChild>
    </w:div>
    <w:div w:id="51120946">
      <w:bodyDiv w:val="1"/>
      <w:marLeft w:val="0"/>
      <w:marRight w:val="0"/>
      <w:marTop w:val="0"/>
      <w:marBottom w:val="0"/>
      <w:divBdr>
        <w:top w:val="none" w:sz="0" w:space="0" w:color="auto"/>
        <w:left w:val="none" w:sz="0" w:space="0" w:color="auto"/>
        <w:bottom w:val="none" w:sz="0" w:space="0" w:color="auto"/>
        <w:right w:val="none" w:sz="0" w:space="0" w:color="auto"/>
      </w:divBdr>
    </w:div>
    <w:div w:id="64423637">
      <w:bodyDiv w:val="1"/>
      <w:marLeft w:val="0"/>
      <w:marRight w:val="0"/>
      <w:marTop w:val="0"/>
      <w:marBottom w:val="0"/>
      <w:divBdr>
        <w:top w:val="none" w:sz="0" w:space="0" w:color="auto"/>
        <w:left w:val="none" w:sz="0" w:space="0" w:color="auto"/>
        <w:bottom w:val="none" w:sz="0" w:space="0" w:color="auto"/>
        <w:right w:val="none" w:sz="0" w:space="0" w:color="auto"/>
      </w:divBdr>
    </w:div>
    <w:div w:id="70978158">
      <w:bodyDiv w:val="1"/>
      <w:marLeft w:val="0"/>
      <w:marRight w:val="0"/>
      <w:marTop w:val="0"/>
      <w:marBottom w:val="0"/>
      <w:divBdr>
        <w:top w:val="none" w:sz="0" w:space="0" w:color="auto"/>
        <w:left w:val="none" w:sz="0" w:space="0" w:color="auto"/>
        <w:bottom w:val="none" w:sz="0" w:space="0" w:color="auto"/>
        <w:right w:val="none" w:sz="0" w:space="0" w:color="auto"/>
      </w:divBdr>
    </w:div>
    <w:div w:id="73749669">
      <w:bodyDiv w:val="1"/>
      <w:marLeft w:val="0"/>
      <w:marRight w:val="0"/>
      <w:marTop w:val="0"/>
      <w:marBottom w:val="0"/>
      <w:divBdr>
        <w:top w:val="none" w:sz="0" w:space="0" w:color="auto"/>
        <w:left w:val="none" w:sz="0" w:space="0" w:color="auto"/>
        <w:bottom w:val="none" w:sz="0" w:space="0" w:color="auto"/>
        <w:right w:val="none" w:sz="0" w:space="0" w:color="auto"/>
      </w:divBdr>
    </w:div>
    <w:div w:id="74863063">
      <w:bodyDiv w:val="1"/>
      <w:marLeft w:val="0"/>
      <w:marRight w:val="0"/>
      <w:marTop w:val="0"/>
      <w:marBottom w:val="0"/>
      <w:divBdr>
        <w:top w:val="none" w:sz="0" w:space="0" w:color="auto"/>
        <w:left w:val="none" w:sz="0" w:space="0" w:color="auto"/>
        <w:bottom w:val="none" w:sz="0" w:space="0" w:color="auto"/>
        <w:right w:val="none" w:sz="0" w:space="0" w:color="auto"/>
      </w:divBdr>
    </w:div>
    <w:div w:id="77874030">
      <w:bodyDiv w:val="1"/>
      <w:marLeft w:val="0"/>
      <w:marRight w:val="0"/>
      <w:marTop w:val="0"/>
      <w:marBottom w:val="0"/>
      <w:divBdr>
        <w:top w:val="none" w:sz="0" w:space="0" w:color="auto"/>
        <w:left w:val="none" w:sz="0" w:space="0" w:color="auto"/>
        <w:bottom w:val="none" w:sz="0" w:space="0" w:color="auto"/>
        <w:right w:val="none" w:sz="0" w:space="0" w:color="auto"/>
      </w:divBdr>
    </w:div>
    <w:div w:id="80102990">
      <w:bodyDiv w:val="1"/>
      <w:marLeft w:val="0"/>
      <w:marRight w:val="0"/>
      <w:marTop w:val="0"/>
      <w:marBottom w:val="0"/>
      <w:divBdr>
        <w:top w:val="none" w:sz="0" w:space="0" w:color="auto"/>
        <w:left w:val="none" w:sz="0" w:space="0" w:color="auto"/>
        <w:bottom w:val="none" w:sz="0" w:space="0" w:color="auto"/>
        <w:right w:val="none" w:sz="0" w:space="0" w:color="auto"/>
      </w:divBdr>
    </w:div>
    <w:div w:id="89593897">
      <w:bodyDiv w:val="1"/>
      <w:marLeft w:val="0"/>
      <w:marRight w:val="0"/>
      <w:marTop w:val="0"/>
      <w:marBottom w:val="0"/>
      <w:divBdr>
        <w:top w:val="none" w:sz="0" w:space="0" w:color="auto"/>
        <w:left w:val="none" w:sz="0" w:space="0" w:color="auto"/>
        <w:bottom w:val="none" w:sz="0" w:space="0" w:color="auto"/>
        <w:right w:val="none" w:sz="0" w:space="0" w:color="auto"/>
      </w:divBdr>
    </w:div>
    <w:div w:id="97216177">
      <w:bodyDiv w:val="1"/>
      <w:marLeft w:val="0"/>
      <w:marRight w:val="0"/>
      <w:marTop w:val="0"/>
      <w:marBottom w:val="0"/>
      <w:divBdr>
        <w:top w:val="none" w:sz="0" w:space="0" w:color="auto"/>
        <w:left w:val="none" w:sz="0" w:space="0" w:color="auto"/>
        <w:bottom w:val="none" w:sz="0" w:space="0" w:color="auto"/>
        <w:right w:val="none" w:sz="0" w:space="0" w:color="auto"/>
      </w:divBdr>
      <w:divsChild>
        <w:div w:id="2103641027">
          <w:marLeft w:val="480"/>
          <w:marRight w:val="0"/>
          <w:marTop w:val="0"/>
          <w:marBottom w:val="0"/>
          <w:divBdr>
            <w:top w:val="none" w:sz="0" w:space="0" w:color="auto"/>
            <w:left w:val="none" w:sz="0" w:space="0" w:color="auto"/>
            <w:bottom w:val="none" w:sz="0" w:space="0" w:color="auto"/>
            <w:right w:val="none" w:sz="0" w:space="0" w:color="auto"/>
          </w:divBdr>
        </w:div>
        <w:div w:id="1552300627">
          <w:marLeft w:val="480"/>
          <w:marRight w:val="0"/>
          <w:marTop w:val="0"/>
          <w:marBottom w:val="0"/>
          <w:divBdr>
            <w:top w:val="none" w:sz="0" w:space="0" w:color="auto"/>
            <w:left w:val="none" w:sz="0" w:space="0" w:color="auto"/>
            <w:bottom w:val="none" w:sz="0" w:space="0" w:color="auto"/>
            <w:right w:val="none" w:sz="0" w:space="0" w:color="auto"/>
          </w:divBdr>
        </w:div>
        <w:div w:id="616834887">
          <w:marLeft w:val="480"/>
          <w:marRight w:val="0"/>
          <w:marTop w:val="0"/>
          <w:marBottom w:val="0"/>
          <w:divBdr>
            <w:top w:val="none" w:sz="0" w:space="0" w:color="auto"/>
            <w:left w:val="none" w:sz="0" w:space="0" w:color="auto"/>
            <w:bottom w:val="none" w:sz="0" w:space="0" w:color="auto"/>
            <w:right w:val="none" w:sz="0" w:space="0" w:color="auto"/>
          </w:divBdr>
        </w:div>
        <w:div w:id="1428306074">
          <w:marLeft w:val="480"/>
          <w:marRight w:val="0"/>
          <w:marTop w:val="0"/>
          <w:marBottom w:val="0"/>
          <w:divBdr>
            <w:top w:val="none" w:sz="0" w:space="0" w:color="auto"/>
            <w:left w:val="none" w:sz="0" w:space="0" w:color="auto"/>
            <w:bottom w:val="none" w:sz="0" w:space="0" w:color="auto"/>
            <w:right w:val="none" w:sz="0" w:space="0" w:color="auto"/>
          </w:divBdr>
        </w:div>
        <w:div w:id="1918173192">
          <w:marLeft w:val="480"/>
          <w:marRight w:val="0"/>
          <w:marTop w:val="0"/>
          <w:marBottom w:val="0"/>
          <w:divBdr>
            <w:top w:val="none" w:sz="0" w:space="0" w:color="auto"/>
            <w:left w:val="none" w:sz="0" w:space="0" w:color="auto"/>
            <w:bottom w:val="none" w:sz="0" w:space="0" w:color="auto"/>
            <w:right w:val="none" w:sz="0" w:space="0" w:color="auto"/>
          </w:divBdr>
        </w:div>
        <w:div w:id="879392071">
          <w:marLeft w:val="480"/>
          <w:marRight w:val="0"/>
          <w:marTop w:val="0"/>
          <w:marBottom w:val="0"/>
          <w:divBdr>
            <w:top w:val="none" w:sz="0" w:space="0" w:color="auto"/>
            <w:left w:val="none" w:sz="0" w:space="0" w:color="auto"/>
            <w:bottom w:val="none" w:sz="0" w:space="0" w:color="auto"/>
            <w:right w:val="none" w:sz="0" w:space="0" w:color="auto"/>
          </w:divBdr>
        </w:div>
        <w:div w:id="1398669811">
          <w:marLeft w:val="480"/>
          <w:marRight w:val="0"/>
          <w:marTop w:val="0"/>
          <w:marBottom w:val="0"/>
          <w:divBdr>
            <w:top w:val="none" w:sz="0" w:space="0" w:color="auto"/>
            <w:left w:val="none" w:sz="0" w:space="0" w:color="auto"/>
            <w:bottom w:val="none" w:sz="0" w:space="0" w:color="auto"/>
            <w:right w:val="none" w:sz="0" w:space="0" w:color="auto"/>
          </w:divBdr>
        </w:div>
        <w:div w:id="1463117712">
          <w:marLeft w:val="480"/>
          <w:marRight w:val="0"/>
          <w:marTop w:val="0"/>
          <w:marBottom w:val="0"/>
          <w:divBdr>
            <w:top w:val="none" w:sz="0" w:space="0" w:color="auto"/>
            <w:left w:val="none" w:sz="0" w:space="0" w:color="auto"/>
            <w:bottom w:val="none" w:sz="0" w:space="0" w:color="auto"/>
            <w:right w:val="none" w:sz="0" w:space="0" w:color="auto"/>
          </w:divBdr>
        </w:div>
        <w:div w:id="606734650">
          <w:marLeft w:val="480"/>
          <w:marRight w:val="0"/>
          <w:marTop w:val="0"/>
          <w:marBottom w:val="0"/>
          <w:divBdr>
            <w:top w:val="none" w:sz="0" w:space="0" w:color="auto"/>
            <w:left w:val="none" w:sz="0" w:space="0" w:color="auto"/>
            <w:bottom w:val="none" w:sz="0" w:space="0" w:color="auto"/>
            <w:right w:val="none" w:sz="0" w:space="0" w:color="auto"/>
          </w:divBdr>
        </w:div>
        <w:div w:id="2061054388">
          <w:marLeft w:val="480"/>
          <w:marRight w:val="0"/>
          <w:marTop w:val="0"/>
          <w:marBottom w:val="0"/>
          <w:divBdr>
            <w:top w:val="none" w:sz="0" w:space="0" w:color="auto"/>
            <w:left w:val="none" w:sz="0" w:space="0" w:color="auto"/>
            <w:bottom w:val="none" w:sz="0" w:space="0" w:color="auto"/>
            <w:right w:val="none" w:sz="0" w:space="0" w:color="auto"/>
          </w:divBdr>
        </w:div>
        <w:div w:id="1709915136">
          <w:marLeft w:val="480"/>
          <w:marRight w:val="0"/>
          <w:marTop w:val="0"/>
          <w:marBottom w:val="0"/>
          <w:divBdr>
            <w:top w:val="none" w:sz="0" w:space="0" w:color="auto"/>
            <w:left w:val="none" w:sz="0" w:space="0" w:color="auto"/>
            <w:bottom w:val="none" w:sz="0" w:space="0" w:color="auto"/>
            <w:right w:val="none" w:sz="0" w:space="0" w:color="auto"/>
          </w:divBdr>
        </w:div>
        <w:div w:id="1456484560">
          <w:marLeft w:val="480"/>
          <w:marRight w:val="0"/>
          <w:marTop w:val="0"/>
          <w:marBottom w:val="0"/>
          <w:divBdr>
            <w:top w:val="none" w:sz="0" w:space="0" w:color="auto"/>
            <w:left w:val="none" w:sz="0" w:space="0" w:color="auto"/>
            <w:bottom w:val="none" w:sz="0" w:space="0" w:color="auto"/>
            <w:right w:val="none" w:sz="0" w:space="0" w:color="auto"/>
          </w:divBdr>
        </w:div>
        <w:div w:id="811217713">
          <w:marLeft w:val="480"/>
          <w:marRight w:val="0"/>
          <w:marTop w:val="0"/>
          <w:marBottom w:val="0"/>
          <w:divBdr>
            <w:top w:val="none" w:sz="0" w:space="0" w:color="auto"/>
            <w:left w:val="none" w:sz="0" w:space="0" w:color="auto"/>
            <w:bottom w:val="none" w:sz="0" w:space="0" w:color="auto"/>
            <w:right w:val="none" w:sz="0" w:space="0" w:color="auto"/>
          </w:divBdr>
        </w:div>
        <w:div w:id="1676616765">
          <w:marLeft w:val="480"/>
          <w:marRight w:val="0"/>
          <w:marTop w:val="0"/>
          <w:marBottom w:val="0"/>
          <w:divBdr>
            <w:top w:val="none" w:sz="0" w:space="0" w:color="auto"/>
            <w:left w:val="none" w:sz="0" w:space="0" w:color="auto"/>
            <w:bottom w:val="none" w:sz="0" w:space="0" w:color="auto"/>
            <w:right w:val="none" w:sz="0" w:space="0" w:color="auto"/>
          </w:divBdr>
        </w:div>
        <w:div w:id="1384327856">
          <w:marLeft w:val="480"/>
          <w:marRight w:val="0"/>
          <w:marTop w:val="0"/>
          <w:marBottom w:val="0"/>
          <w:divBdr>
            <w:top w:val="none" w:sz="0" w:space="0" w:color="auto"/>
            <w:left w:val="none" w:sz="0" w:space="0" w:color="auto"/>
            <w:bottom w:val="none" w:sz="0" w:space="0" w:color="auto"/>
            <w:right w:val="none" w:sz="0" w:space="0" w:color="auto"/>
          </w:divBdr>
        </w:div>
        <w:div w:id="665523373">
          <w:marLeft w:val="480"/>
          <w:marRight w:val="0"/>
          <w:marTop w:val="0"/>
          <w:marBottom w:val="0"/>
          <w:divBdr>
            <w:top w:val="none" w:sz="0" w:space="0" w:color="auto"/>
            <w:left w:val="none" w:sz="0" w:space="0" w:color="auto"/>
            <w:bottom w:val="none" w:sz="0" w:space="0" w:color="auto"/>
            <w:right w:val="none" w:sz="0" w:space="0" w:color="auto"/>
          </w:divBdr>
        </w:div>
        <w:div w:id="792673722">
          <w:marLeft w:val="480"/>
          <w:marRight w:val="0"/>
          <w:marTop w:val="0"/>
          <w:marBottom w:val="0"/>
          <w:divBdr>
            <w:top w:val="none" w:sz="0" w:space="0" w:color="auto"/>
            <w:left w:val="none" w:sz="0" w:space="0" w:color="auto"/>
            <w:bottom w:val="none" w:sz="0" w:space="0" w:color="auto"/>
            <w:right w:val="none" w:sz="0" w:space="0" w:color="auto"/>
          </w:divBdr>
        </w:div>
        <w:div w:id="857087456">
          <w:marLeft w:val="480"/>
          <w:marRight w:val="0"/>
          <w:marTop w:val="0"/>
          <w:marBottom w:val="0"/>
          <w:divBdr>
            <w:top w:val="none" w:sz="0" w:space="0" w:color="auto"/>
            <w:left w:val="none" w:sz="0" w:space="0" w:color="auto"/>
            <w:bottom w:val="none" w:sz="0" w:space="0" w:color="auto"/>
            <w:right w:val="none" w:sz="0" w:space="0" w:color="auto"/>
          </w:divBdr>
        </w:div>
        <w:div w:id="893352531">
          <w:marLeft w:val="480"/>
          <w:marRight w:val="0"/>
          <w:marTop w:val="0"/>
          <w:marBottom w:val="0"/>
          <w:divBdr>
            <w:top w:val="none" w:sz="0" w:space="0" w:color="auto"/>
            <w:left w:val="none" w:sz="0" w:space="0" w:color="auto"/>
            <w:bottom w:val="none" w:sz="0" w:space="0" w:color="auto"/>
            <w:right w:val="none" w:sz="0" w:space="0" w:color="auto"/>
          </w:divBdr>
        </w:div>
        <w:div w:id="1863936574">
          <w:marLeft w:val="480"/>
          <w:marRight w:val="0"/>
          <w:marTop w:val="0"/>
          <w:marBottom w:val="0"/>
          <w:divBdr>
            <w:top w:val="none" w:sz="0" w:space="0" w:color="auto"/>
            <w:left w:val="none" w:sz="0" w:space="0" w:color="auto"/>
            <w:bottom w:val="none" w:sz="0" w:space="0" w:color="auto"/>
            <w:right w:val="none" w:sz="0" w:space="0" w:color="auto"/>
          </w:divBdr>
        </w:div>
        <w:div w:id="1949505121">
          <w:marLeft w:val="480"/>
          <w:marRight w:val="0"/>
          <w:marTop w:val="0"/>
          <w:marBottom w:val="0"/>
          <w:divBdr>
            <w:top w:val="none" w:sz="0" w:space="0" w:color="auto"/>
            <w:left w:val="none" w:sz="0" w:space="0" w:color="auto"/>
            <w:bottom w:val="none" w:sz="0" w:space="0" w:color="auto"/>
            <w:right w:val="none" w:sz="0" w:space="0" w:color="auto"/>
          </w:divBdr>
        </w:div>
        <w:div w:id="678505146">
          <w:marLeft w:val="480"/>
          <w:marRight w:val="0"/>
          <w:marTop w:val="0"/>
          <w:marBottom w:val="0"/>
          <w:divBdr>
            <w:top w:val="none" w:sz="0" w:space="0" w:color="auto"/>
            <w:left w:val="none" w:sz="0" w:space="0" w:color="auto"/>
            <w:bottom w:val="none" w:sz="0" w:space="0" w:color="auto"/>
            <w:right w:val="none" w:sz="0" w:space="0" w:color="auto"/>
          </w:divBdr>
        </w:div>
        <w:div w:id="1057096353">
          <w:marLeft w:val="480"/>
          <w:marRight w:val="0"/>
          <w:marTop w:val="0"/>
          <w:marBottom w:val="0"/>
          <w:divBdr>
            <w:top w:val="none" w:sz="0" w:space="0" w:color="auto"/>
            <w:left w:val="none" w:sz="0" w:space="0" w:color="auto"/>
            <w:bottom w:val="none" w:sz="0" w:space="0" w:color="auto"/>
            <w:right w:val="none" w:sz="0" w:space="0" w:color="auto"/>
          </w:divBdr>
        </w:div>
        <w:div w:id="1500192309">
          <w:marLeft w:val="480"/>
          <w:marRight w:val="0"/>
          <w:marTop w:val="0"/>
          <w:marBottom w:val="0"/>
          <w:divBdr>
            <w:top w:val="none" w:sz="0" w:space="0" w:color="auto"/>
            <w:left w:val="none" w:sz="0" w:space="0" w:color="auto"/>
            <w:bottom w:val="none" w:sz="0" w:space="0" w:color="auto"/>
            <w:right w:val="none" w:sz="0" w:space="0" w:color="auto"/>
          </w:divBdr>
        </w:div>
        <w:div w:id="1837648849">
          <w:marLeft w:val="480"/>
          <w:marRight w:val="0"/>
          <w:marTop w:val="0"/>
          <w:marBottom w:val="0"/>
          <w:divBdr>
            <w:top w:val="none" w:sz="0" w:space="0" w:color="auto"/>
            <w:left w:val="none" w:sz="0" w:space="0" w:color="auto"/>
            <w:bottom w:val="none" w:sz="0" w:space="0" w:color="auto"/>
            <w:right w:val="none" w:sz="0" w:space="0" w:color="auto"/>
          </w:divBdr>
        </w:div>
        <w:div w:id="871923229">
          <w:marLeft w:val="480"/>
          <w:marRight w:val="0"/>
          <w:marTop w:val="0"/>
          <w:marBottom w:val="0"/>
          <w:divBdr>
            <w:top w:val="none" w:sz="0" w:space="0" w:color="auto"/>
            <w:left w:val="none" w:sz="0" w:space="0" w:color="auto"/>
            <w:bottom w:val="none" w:sz="0" w:space="0" w:color="auto"/>
            <w:right w:val="none" w:sz="0" w:space="0" w:color="auto"/>
          </w:divBdr>
        </w:div>
        <w:div w:id="1273899551">
          <w:marLeft w:val="480"/>
          <w:marRight w:val="0"/>
          <w:marTop w:val="0"/>
          <w:marBottom w:val="0"/>
          <w:divBdr>
            <w:top w:val="none" w:sz="0" w:space="0" w:color="auto"/>
            <w:left w:val="none" w:sz="0" w:space="0" w:color="auto"/>
            <w:bottom w:val="none" w:sz="0" w:space="0" w:color="auto"/>
            <w:right w:val="none" w:sz="0" w:space="0" w:color="auto"/>
          </w:divBdr>
        </w:div>
        <w:div w:id="2119985680">
          <w:marLeft w:val="480"/>
          <w:marRight w:val="0"/>
          <w:marTop w:val="0"/>
          <w:marBottom w:val="0"/>
          <w:divBdr>
            <w:top w:val="none" w:sz="0" w:space="0" w:color="auto"/>
            <w:left w:val="none" w:sz="0" w:space="0" w:color="auto"/>
            <w:bottom w:val="none" w:sz="0" w:space="0" w:color="auto"/>
            <w:right w:val="none" w:sz="0" w:space="0" w:color="auto"/>
          </w:divBdr>
        </w:div>
        <w:div w:id="2088728807">
          <w:marLeft w:val="480"/>
          <w:marRight w:val="0"/>
          <w:marTop w:val="0"/>
          <w:marBottom w:val="0"/>
          <w:divBdr>
            <w:top w:val="none" w:sz="0" w:space="0" w:color="auto"/>
            <w:left w:val="none" w:sz="0" w:space="0" w:color="auto"/>
            <w:bottom w:val="none" w:sz="0" w:space="0" w:color="auto"/>
            <w:right w:val="none" w:sz="0" w:space="0" w:color="auto"/>
          </w:divBdr>
        </w:div>
        <w:div w:id="1788701226">
          <w:marLeft w:val="480"/>
          <w:marRight w:val="0"/>
          <w:marTop w:val="0"/>
          <w:marBottom w:val="0"/>
          <w:divBdr>
            <w:top w:val="none" w:sz="0" w:space="0" w:color="auto"/>
            <w:left w:val="none" w:sz="0" w:space="0" w:color="auto"/>
            <w:bottom w:val="none" w:sz="0" w:space="0" w:color="auto"/>
            <w:right w:val="none" w:sz="0" w:space="0" w:color="auto"/>
          </w:divBdr>
        </w:div>
        <w:div w:id="117996161">
          <w:marLeft w:val="480"/>
          <w:marRight w:val="0"/>
          <w:marTop w:val="0"/>
          <w:marBottom w:val="0"/>
          <w:divBdr>
            <w:top w:val="none" w:sz="0" w:space="0" w:color="auto"/>
            <w:left w:val="none" w:sz="0" w:space="0" w:color="auto"/>
            <w:bottom w:val="none" w:sz="0" w:space="0" w:color="auto"/>
            <w:right w:val="none" w:sz="0" w:space="0" w:color="auto"/>
          </w:divBdr>
        </w:div>
        <w:div w:id="1604800991">
          <w:marLeft w:val="480"/>
          <w:marRight w:val="0"/>
          <w:marTop w:val="0"/>
          <w:marBottom w:val="0"/>
          <w:divBdr>
            <w:top w:val="none" w:sz="0" w:space="0" w:color="auto"/>
            <w:left w:val="none" w:sz="0" w:space="0" w:color="auto"/>
            <w:bottom w:val="none" w:sz="0" w:space="0" w:color="auto"/>
            <w:right w:val="none" w:sz="0" w:space="0" w:color="auto"/>
          </w:divBdr>
        </w:div>
        <w:div w:id="1900822998">
          <w:marLeft w:val="480"/>
          <w:marRight w:val="0"/>
          <w:marTop w:val="0"/>
          <w:marBottom w:val="0"/>
          <w:divBdr>
            <w:top w:val="none" w:sz="0" w:space="0" w:color="auto"/>
            <w:left w:val="none" w:sz="0" w:space="0" w:color="auto"/>
            <w:bottom w:val="none" w:sz="0" w:space="0" w:color="auto"/>
            <w:right w:val="none" w:sz="0" w:space="0" w:color="auto"/>
          </w:divBdr>
        </w:div>
        <w:div w:id="1527791638">
          <w:marLeft w:val="480"/>
          <w:marRight w:val="0"/>
          <w:marTop w:val="0"/>
          <w:marBottom w:val="0"/>
          <w:divBdr>
            <w:top w:val="none" w:sz="0" w:space="0" w:color="auto"/>
            <w:left w:val="none" w:sz="0" w:space="0" w:color="auto"/>
            <w:bottom w:val="none" w:sz="0" w:space="0" w:color="auto"/>
            <w:right w:val="none" w:sz="0" w:space="0" w:color="auto"/>
          </w:divBdr>
        </w:div>
        <w:div w:id="377046868">
          <w:marLeft w:val="480"/>
          <w:marRight w:val="0"/>
          <w:marTop w:val="0"/>
          <w:marBottom w:val="0"/>
          <w:divBdr>
            <w:top w:val="none" w:sz="0" w:space="0" w:color="auto"/>
            <w:left w:val="none" w:sz="0" w:space="0" w:color="auto"/>
            <w:bottom w:val="none" w:sz="0" w:space="0" w:color="auto"/>
            <w:right w:val="none" w:sz="0" w:space="0" w:color="auto"/>
          </w:divBdr>
        </w:div>
        <w:div w:id="90858413">
          <w:marLeft w:val="480"/>
          <w:marRight w:val="0"/>
          <w:marTop w:val="0"/>
          <w:marBottom w:val="0"/>
          <w:divBdr>
            <w:top w:val="none" w:sz="0" w:space="0" w:color="auto"/>
            <w:left w:val="none" w:sz="0" w:space="0" w:color="auto"/>
            <w:bottom w:val="none" w:sz="0" w:space="0" w:color="auto"/>
            <w:right w:val="none" w:sz="0" w:space="0" w:color="auto"/>
          </w:divBdr>
        </w:div>
        <w:div w:id="324748597">
          <w:marLeft w:val="480"/>
          <w:marRight w:val="0"/>
          <w:marTop w:val="0"/>
          <w:marBottom w:val="0"/>
          <w:divBdr>
            <w:top w:val="none" w:sz="0" w:space="0" w:color="auto"/>
            <w:left w:val="none" w:sz="0" w:space="0" w:color="auto"/>
            <w:bottom w:val="none" w:sz="0" w:space="0" w:color="auto"/>
            <w:right w:val="none" w:sz="0" w:space="0" w:color="auto"/>
          </w:divBdr>
        </w:div>
        <w:div w:id="576131619">
          <w:marLeft w:val="480"/>
          <w:marRight w:val="0"/>
          <w:marTop w:val="0"/>
          <w:marBottom w:val="0"/>
          <w:divBdr>
            <w:top w:val="none" w:sz="0" w:space="0" w:color="auto"/>
            <w:left w:val="none" w:sz="0" w:space="0" w:color="auto"/>
            <w:bottom w:val="none" w:sz="0" w:space="0" w:color="auto"/>
            <w:right w:val="none" w:sz="0" w:space="0" w:color="auto"/>
          </w:divBdr>
        </w:div>
        <w:div w:id="1466849416">
          <w:marLeft w:val="480"/>
          <w:marRight w:val="0"/>
          <w:marTop w:val="0"/>
          <w:marBottom w:val="0"/>
          <w:divBdr>
            <w:top w:val="none" w:sz="0" w:space="0" w:color="auto"/>
            <w:left w:val="none" w:sz="0" w:space="0" w:color="auto"/>
            <w:bottom w:val="none" w:sz="0" w:space="0" w:color="auto"/>
            <w:right w:val="none" w:sz="0" w:space="0" w:color="auto"/>
          </w:divBdr>
        </w:div>
        <w:div w:id="2000769016">
          <w:marLeft w:val="480"/>
          <w:marRight w:val="0"/>
          <w:marTop w:val="0"/>
          <w:marBottom w:val="0"/>
          <w:divBdr>
            <w:top w:val="none" w:sz="0" w:space="0" w:color="auto"/>
            <w:left w:val="none" w:sz="0" w:space="0" w:color="auto"/>
            <w:bottom w:val="none" w:sz="0" w:space="0" w:color="auto"/>
            <w:right w:val="none" w:sz="0" w:space="0" w:color="auto"/>
          </w:divBdr>
        </w:div>
        <w:div w:id="85083287">
          <w:marLeft w:val="480"/>
          <w:marRight w:val="0"/>
          <w:marTop w:val="0"/>
          <w:marBottom w:val="0"/>
          <w:divBdr>
            <w:top w:val="none" w:sz="0" w:space="0" w:color="auto"/>
            <w:left w:val="none" w:sz="0" w:space="0" w:color="auto"/>
            <w:bottom w:val="none" w:sz="0" w:space="0" w:color="auto"/>
            <w:right w:val="none" w:sz="0" w:space="0" w:color="auto"/>
          </w:divBdr>
        </w:div>
        <w:div w:id="1610163963">
          <w:marLeft w:val="480"/>
          <w:marRight w:val="0"/>
          <w:marTop w:val="0"/>
          <w:marBottom w:val="0"/>
          <w:divBdr>
            <w:top w:val="none" w:sz="0" w:space="0" w:color="auto"/>
            <w:left w:val="none" w:sz="0" w:space="0" w:color="auto"/>
            <w:bottom w:val="none" w:sz="0" w:space="0" w:color="auto"/>
            <w:right w:val="none" w:sz="0" w:space="0" w:color="auto"/>
          </w:divBdr>
        </w:div>
        <w:div w:id="205609760">
          <w:marLeft w:val="480"/>
          <w:marRight w:val="0"/>
          <w:marTop w:val="0"/>
          <w:marBottom w:val="0"/>
          <w:divBdr>
            <w:top w:val="none" w:sz="0" w:space="0" w:color="auto"/>
            <w:left w:val="none" w:sz="0" w:space="0" w:color="auto"/>
            <w:bottom w:val="none" w:sz="0" w:space="0" w:color="auto"/>
            <w:right w:val="none" w:sz="0" w:space="0" w:color="auto"/>
          </w:divBdr>
        </w:div>
        <w:div w:id="228152643">
          <w:marLeft w:val="480"/>
          <w:marRight w:val="0"/>
          <w:marTop w:val="0"/>
          <w:marBottom w:val="0"/>
          <w:divBdr>
            <w:top w:val="none" w:sz="0" w:space="0" w:color="auto"/>
            <w:left w:val="none" w:sz="0" w:space="0" w:color="auto"/>
            <w:bottom w:val="none" w:sz="0" w:space="0" w:color="auto"/>
            <w:right w:val="none" w:sz="0" w:space="0" w:color="auto"/>
          </w:divBdr>
        </w:div>
      </w:divsChild>
    </w:div>
    <w:div w:id="97607698">
      <w:bodyDiv w:val="1"/>
      <w:marLeft w:val="0"/>
      <w:marRight w:val="0"/>
      <w:marTop w:val="0"/>
      <w:marBottom w:val="0"/>
      <w:divBdr>
        <w:top w:val="none" w:sz="0" w:space="0" w:color="auto"/>
        <w:left w:val="none" w:sz="0" w:space="0" w:color="auto"/>
        <w:bottom w:val="none" w:sz="0" w:space="0" w:color="auto"/>
        <w:right w:val="none" w:sz="0" w:space="0" w:color="auto"/>
      </w:divBdr>
    </w:div>
    <w:div w:id="98305215">
      <w:bodyDiv w:val="1"/>
      <w:marLeft w:val="0"/>
      <w:marRight w:val="0"/>
      <w:marTop w:val="0"/>
      <w:marBottom w:val="0"/>
      <w:divBdr>
        <w:top w:val="none" w:sz="0" w:space="0" w:color="auto"/>
        <w:left w:val="none" w:sz="0" w:space="0" w:color="auto"/>
        <w:bottom w:val="none" w:sz="0" w:space="0" w:color="auto"/>
        <w:right w:val="none" w:sz="0" w:space="0" w:color="auto"/>
      </w:divBdr>
    </w:div>
    <w:div w:id="98642967">
      <w:bodyDiv w:val="1"/>
      <w:marLeft w:val="0"/>
      <w:marRight w:val="0"/>
      <w:marTop w:val="0"/>
      <w:marBottom w:val="0"/>
      <w:divBdr>
        <w:top w:val="none" w:sz="0" w:space="0" w:color="auto"/>
        <w:left w:val="none" w:sz="0" w:space="0" w:color="auto"/>
        <w:bottom w:val="none" w:sz="0" w:space="0" w:color="auto"/>
        <w:right w:val="none" w:sz="0" w:space="0" w:color="auto"/>
      </w:divBdr>
    </w:div>
    <w:div w:id="103039567">
      <w:bodyDiv w:val="1"/>
      <w:marLeft w:val="0"/>
      <w:marRight w:val="0"/>
      <w:marTop w:val="0"/>
      <w:marBottom w:val="0"/>
      <w:divBdr>
        <w:top w:val="none" w:sz="0" w:space="0" w:color="auto"/>
        <w:left w:val="none" w:sz="0" w:space="0" w:color="auto"/>
        <w:bottom w:val="none" w:sz="0" w:space="0" w:color="auto"/>
        <w:right w:val="none" w:sz="0" w:space="0" w:color="auto"/>
      </w:divBdr>
    </w:div>
    <w:div w:id="103159477">
      <w:bodyDiv w:val="1"/>
      <w:marLeft w:val="0"/>
      <w:marRight w:val="0"/>
      <w:marTop w:val="0"/>
      <w:marBottom w:val="0"/>
      <w:divBdr>
        <w:top w:val="none" w:sz="0" w:space="0" w:color="auto"/>
        <w:left w:val="none" w:sz="0" w:space="0" w:color="auto"/>
        <w:bottom w:val="none" w:sz="0" w:space="0" w:color="auto"/>
        <w:right w:val="none" w:sz="0" w:space="0" w:color="auto"/>
      </w:divBdr>
    </w:div>
    <w:div w:id="104008118">
      <w:bodyDiv w:val="1"/>
      <w:marLeft w:val="0"/>
      <w:marRight w:val="0"/>
      <w:marTop w:val="0"/>
      <w:marBottom w:val="0"/>
      <w:divBdr>
        <w:top w:val="none" w:sz="0" w:space="0" w:color="auto"/>
        <w:left w:val="none" w:sz="0" w:space="0" w:color="auto"/>
        <w:bottom w:val="none" w:sz="0" w:space="0" w:color="auto"/>
        <w:right w:val="none" w:sz="0" w:space="0" w:color="auto"/>
      </w:divBdr>
    </w:div>
    <w:div w:id="106004464">
      <w:bodyDiv w:val="1"/>
      <w:marLeft w:val="0"/>
      <w:marRight w:val="0"/>
      <w:marTop w:val="0"/>
      <w:marBottom w:val="0"/>
      <w:divBdr>
        <w:top w:val="none" w:sz="0" w:space="0" w:color="auto"/>
        <w:left w:val="none" w:sz="0" w:space="0" w:color="auto"/>
        <w:bottom w:val="none" w:sz="0" w:space="0" w:color="auto"/>
        <w:right w:val="none" w:sz="0" w:space="0" w:color="auto"/>
      </w:divBdr>
    </w:div>
    <w:div w:id="106966997">
      <w:bodyDiv w:val="1"/>
      <w:marLeft w:val="0"/>
      <w:marRight w:val="0"/>
      <w:marTop w:val="0"/>
      <w:marBottom w:val="0"/>
      <w:divBdr>
        <w:top w:val="none" w:sz="0" w:space="0" w:color="auto"/>
        <w:left w:val="none" w:sz="0" w:space="0" w:color="auto"/>
        <w:bottom w:val="none" w:sz="0" w:space="0" w:color="auto"/>
        <w:right w:val="none" w:sz="0" w:space="0" w:color="auto"/>
      </w:divBdr>
    </w:div>
    <w:div w:id="111680479">
      <w:bodyDiv w:val="1"/>
      <w:marLeft w:val="0"/>
      <w:marRight w:val="0"/>
      <w:marTop w:val="0"/>
      <w:marBottom w:val="0"/>
      <w:divBdr>
        <w:top w:val="none" w:sz="0" w:space="0" w:color="auto"/>
        <w:left w:val="none" w:sz="0" w:space="0" w:color="auto"/>
        <w:bottom w:val="none" w:sz="0" w:space="0" w:color="auto"/>
        <w:right w:val="none" w:sz="0" w:space="0" w:color="auto"/>
      </w:divBdr>
      <w:divsChild>
        <w:div w:id="1159614044">
          <w:marLeft w:val="640"/>
          <w:marRight w:val="0"/>
          <w:marTop w:val="0"/>
          <w:marBottom w:val="0"/>
          <w:divBdr>
            <w:top w:val="none" w:sz="0" w:space="0" w:color="auto"/>
            <w:left w:val="none" w:sz="0" w:space="0" w:color="auto"/>
            <w:bottom w:val="none" w:sz="0" w:space="0" w:color="auto"/>
            <w:right w:val="none" w:sz="0" w:space="0" w:color="auto"/>
          </w:divBdr>
        </w:div>
        <w:div w:id="854462049">
          <w:marLeft w:val="640"/>
          <w:marRight w:val="0"/>
          <w:marTop w:val="0"/>
          <w:marBottom w:val="0"/>
          <w:divBdr>
            <w:top w:val="none" w:sz="0" w:space="0" w:color="auto"/>
            <w:left w:val="none" w:sz="0" w:space="0" w:color="auto"/>
            <w:bottom w:val="none" w:sz="0" w:space="0" w:color="auto"/>
            <w:right w:val="none" w:sz="0" w:space="0" w:color="auto"/>
          </w:divBdr>
        </w:div>
        <w:div w:id="814492605">
          <w:marLeft w:val="640"/>
          <w:marRight w:val="0"/>
          <w:marTop w:val="0"/>
          <w:marBottom w:val="0"/>
          <w:divBdr>
            <w:top w:val="none" w:sz="0" w:space="0" w:color="auto"/>
            <w:left w:val="none" w:sz="0" w:space="0" w:color="auto"/>
            <w:bottom w:val="none" w:sz="0" w:space="0" w:color="auto"/>
            <w:right w:val="none" w:sz="0" w:space="0" w:color="auto"/>
          </w:divBdr>
        </w:div>
        <w:div w:id="160629477">
          <w:marLeft w:val="640"/>
          <w:marRight w:val="0"/>
          <w:marTop w:val="0"/>
          <w:marBottom w:val="0"/>
          <w:divBdr>
            <w:top w:val="none" w:sz="0" w:space="0" w:color="auto"/>
            <w:left w:val="none" w:sz="0" w:space="0" w:color="auto"/>
            <w:bottom w:val="none" w:sz="0" w:space="0" w:color="auto"/>
            <w:right w:val="none" w:sz="0" w:space="0" w:color="auto"/>
          </w:divBdr>
        </w:div>
        <w:div w:id="305357418">
          <w:marLeft w:val="640"/>
          <w:marRight w:val="0"/>
          <w:marTop w:val="0"/>
          <w:marBottom w:val="0"/>
          <w:divBdr>
            <w:top w:val="none" w:sz="0" w:space="0" w:color="auto"/>
            <w:left w:val="none" w:sz="0" w:space="0" w:color="auto"/>
            <w:bottom w:val="none" w:sz="0" w:space="0" w:color="auto"/>
            <w:right w:val="none" w:sz="0" w:space="0" w:color="auto"/>
          </w:divBdr>
        </w:div>
        <w:div w:id="686372284">
          <w:marLeft w:val="640"/>
          <w:marRight w:val="0"/>
          <w:marTop w:val="0"/>
          <w:marBottom w:val="0"/>
          <w:divBdr>
            <w:top w:val="none" w:sz="0" w:space="0" w:color="auto"/>
            <w:left w:val="none" w:sz="0" w:space="0" w:color="auto"/>
            <w:bottom w:val="none" w:sz="0" w:space="0" w:color="auto"/>
            <w:right w:val="none" w:sz="0" w:space="0" w:color="auto"/>
          </w:divBdr>
        </w:div>
        <w:div w:id="262497058">
          <w:marLeft w:val="640"/>
          <w:marRight w:val="0"/>
          <w:marTop w:val="0"/>
          <w:marBottom w:val="0"/>
          <w:divBdr>
            <w:top w:val="none" w:sz="0" w:space="0" w:color="auto"/>
            <w:left w:val="none" w:sz="0" w:space="0" w:color="auto"/>
            <w:bottom w:val="none" w:sz="0" w:space="0" w:color="auto"/>
            <w:right w:val="none" w:sz="0" w:space="0" w:color="auto"/>
          </w:divBdr>
        </w:div>
        <w:div w:id="861012907">
          <w:marLeft w:val="640"/>
          <w:marRight w:val="0"/>
          <w:marTop w:val="0"/>
          <w:marBottom w:val="0"/>
          <w:divBdr>
            <w:top w:val="none" w:sz="0" w:space="0" w:color="auto"/>
            <w:left w:val="none" w:sz="0" w:space="0" w:color="auto"/>
            <w:bottom w:val="none" w:sz="0" w:space="0" w:color="auto"/>
            <w:right w:val="none" w:sz="0" w:space="0" w:color="auto"/>
          </w:divBdr>
        </w:div>
        <w:div w:id="1277903618">
          <w:marLeft w:val="640"/>
          <w:marRight w:val="0"/>
          <w:marTop w:val="0"/>
          <w:marBottom w:val="0"/>
          <w:divBdr>
            <w:top w:val="none" w:sz="0" w:space="0" w:color="auto"/>
            <w:left w:val="none" w:sz="0" w:space="0" w:color="auto"/>
            <w:bottom w:val="none" w:sz="0" w:space="0" w:color="auto"/>
            <w:right w:val="none" w:sz="0" w:space="0" w:color="auto"/>
          </w:divBdr>
        </w:div>
        <w:div w:id="913465296">
          <w:marLeft w:val="640"/>
          <w:marRight w:val="0"/>
          <w:marTop w:val="0"/>
          <w:marBottom w:val="0"/>
          <w:divBdr>
            <w:top w:val="none" w:sz="0" w:space="0" w:color="auto"/>
            <w:left w:val="none" w:sz="0" w:space="0" w:color="auto"/>
            <w:bottom w:val="none" w:sz="0" w:space="0" w:color="auto"/>
            <w:right w:val="none" w:sz="0" w:space="0" w:color="auto"/>
          </w:divBdr>
        </w:div>
        <w:div w:id="1640648082">
          <w:marLeft w:val="640"/>
          <w:marRight w:val="0"/>
          <w:marTop w:val="0"/>
          <w:marBottom w:val="0"/>
          <w:divBdr>
            <w:top w:val="none" w:sz="0" w:space="0" w:color="auto"/>
            <w:left w:val="none" w:sz="0" w:space="0" w:color="auto"/>
            <w:bottom w:val="none" w:sz="0" w:space="0" w:color="auto"/>
            <w:right w:val="none" w:sz="0" w:space="0" w:color="auto"/>
          </w:divBdr>
        </w:div>
        <w:div w:id="2133087932">
          <w:marLeft w:val="640"/>
          <w:marRight w:val="0"/>
          <w:marTop w:val="0"/>
          <w:marBottom w:val="0"/>
          <w:divBdr>
            <w:top w:val="none" w:sz="0" w:space="0" w:color="auto"/>
            <w:left w:val="none" w:sz="0" w:space="0" w:color="auto"/>
            <w:bottom w:val="none" w:sz="0" w:space="0" w:color="auto"/>
            <w:right w:val="none" w:sz="0" w:space="0" w:color="auto"/>
          </w:divBdr>
        </w:div>
        <w:div w:id="125203047">
          <w:marLeft w:val="640"/>
          <w:marRight w:val="0"/>
          <w:marTop w:val="0"/>
          <w:marBottom w:val="0"/>
          <w:divBdr>
            <w:top w:val="none" w:sz="0" w:space="0" w:color="auto"/>
            <w:left w:val="none" w:sz="0" w:space="0" w:color="auto"/>
            <w:bottom w:val="none" w:sz="0" w:space="0" w:color="auto"/>
            <w:right w:val="none" w:sz="0" w:space="0" w:color="auto"/>
          </w:divBdr>
        </w:div>
        <w:div w:id="1968664063">
          <w:marLeft w:val="640"/>
          <w:marRight w:val="0"/>
          <w:marTop w:val="0"/>
          <w:marBottom w:val="0"/>
          <w:divBdr>
            <w:top w:val="none" w:sz="0" w:space="0" w:color="auto"/>
            <w:left w:val="none" w:sz="0" w:space="0" w:color="auto"/>
            <w:bottom w:val="none" w:sz="0" w:space="0" w:color="auto"/>
            <w:right w:val="none" w:sz="0" w:space="0" w:color="auto"/>
          </w:divBdr>
        </w:div>
        <w:div w:id="100342183">
          <w:marLeft w:val="640"/>
          <w:marRight w:val="0"/>
          <w:marTop w:val="0"/>
          <w:marBottom w:val="0"/>
          <w:divBdr>
            <w:top w:val="none" w:sz="0" w:space="0" w:color="auto"/>
            <w:left w:val="none" w:sz="0" w:space="0" w:color="auto"/>
            <w:bottom w:val="none" w:sz="0" w:space="0" w:color="auto"/>
            <w:right w:val="none" w:sz="0" w:space="0" w:color="auto"/>
          </w:divBdr>
        </w:div>
        <w:div w:id="657537235">
          <w:marLeft w:val="640"/>
          <w:marRight w:val="0"/>
          <w:marTop w:val="0"/>
          <w:marBottom w:val="0"/>
          <w:divBdr>
            <w:top w:val="none" w:sz="0" w:space="0" w:color="auto"/>
            <w:left w:val="none" w:sz="0" w:space="0" w:color="auto"/>
            <w:bottom w:val="none" w:sz="0" w:space="0" w:color="auto"/>
            <w:right w:val="none" w:sz="0" w:space="0" w:color="auto"/>
          </w:divBdr>
        </w:div>
        <w:div w:id="43262295">
          <w:marLeft w:val="640"/>
          <w:marRight w:val="0"/>
          <w:marTop w:val="0"/>
          <w:marBottom w:val="0"/>
          <w:divBdr>
            <w:top w:val="none" w:sz="0" w:space="0" w:color="auto"/>
            <w:left w:val="none" w:sz="0" w:space="0" w:color="auto"/>
            <w:bottom w:val="none" w:sz="0" w:space="0" w:color="auto"/>
            <w:right w:val="none" w:sz="0" w:space="0" w:color="auto"/>
          </w:divBdr>
        </w:div>
        <w:div w:id="190387304">
          <w:marLeft w:val="640"/>
          <w:marRight w:val="0"/>
          <w:marTop w:val="0"/>
          <w:marBottom w:val="0"/>
          <w:divBdr>
            <w:top w:val="none" w:sz="0" w:space="0" w:color="auto"/>
            <w:left w:val="none" w:sz="0" w:space="0" w:color="auto"/>
            <w:bottom w:val="none" w:sz="0" w:space="0" w:color="auto"/>
            <w:right w:val="none" w:sz="0" w:space="0" w:color="auto"/>
          </w:divBdr>
        </w:div>
        <w:div w:id="2034846152">
          <w:marLeft w:val="640"/>
          <w:marRight w:val="0"/>
          <w:marTop w:val="0"/>
          <w:marBottom w:val="0"/>
          <w:divBdr>
            <w:top w:val="none" w:sz="0" w:space="0" w:color="auto"/>
            <w:left w:val="none" w:sz="0" w:space="0" w:color="auto"/>
            <w:bottom w:val="none" w:sz="0" w:space="0" w:color="auto"/>
            <w:right w:val="none" w:sz="0" w:space="0" w:color="auto"/>
          </w:divBdr>
        </w:div>
        <w:div w:id="694038150">
          <w:marLeft w:val="640"/>
          <w:marRight w:val="0"/>
          <w:marTop w:val="0"/>
          <w:marBottom w:val="0"/>
          <w:divBdr>
            <w:top w:val="none" w:sz="0" w:space="0" w:color="auto"/>
            <w:left w:val="none" w:sz="0" w:space="0" w:color="auto"/>
            <w:bottom w:val="none" w:sz="0" w:space="0" w:color="auto"/>
            <w:right w:val="none" w:sz="0" w:space="0" w:color="auto"/>
          </w:divBdr>
        </w:div>
        <w:div w:id="1480464862">
          <w:marLeft w:val="640"/>
          <w:marRight w:val="0"/>
          <w:marTop w:val="0"/>
          <w:marBottom w:val="0"/>
          <w:divBdr>
            <w:top w:val="none" w:sz="0" w:space="0" w:color="auto"/>
            <w:left w:val="none" w:sz="0" w:space="0" w:color="auto"/>
            <w:bottom w:val="none" w:sz="0" w:space="0" w:color="auto"/>
            <w:right w:val="none" w:sz="0" w:space="0" w:color="auto"/>
          </w:divBdr>
        </w:div>
        <w:div w:id="1965579500">
          <w:marLeft w:val="640"/>
          <w:marRight w:val="0"/>
          <w:marTop w:val="0"/>
          <w:marBottom w:val="0"/>
          <w:divBdr>
            <w:top w:val="none" w:sz="0" w:space="0" w:color="auto"/>
            <w:left w:val="none" w:sz="0" w:space="0" w:color="auto"/>
            <w:bottom w:val="none" w:sz="0" w:space="0" w:color="auto"/>
            <w:right w:val="none" w:sz="0" w:space="0" w:color="auto"/>
          </w:divBdr>
        </w:div>
        <w:div w:id="2132745189">
          <w:marLeft w:val="640"/>
          <w:marRight w:val="0"/>
          <w:marTop w:val="0"/>
          <w:marBottom w:val="0"/>
          <w:divBdr>
            <w:top w:val="none" w:sz="0" w:space="0" w:color="auto"/>
            <w:left w:val="none" w:sz="0" w:space="0" w:color="auto"/>
            <w:bottom w:val="none" w:sz="0" w:space="0" w:color="auto"/>
            <w:right w:val="none" w:sz="0" w:space="0" w:color="auto"/>
          </w:divBdr>
        </w:div>
        <w:div w:id="933900465">
          <w:marLeft w:val="640"/>
          <w:marRight w:val="0"/>
          <w:marTop w:val="0"/>
          <w:marBottom w:val="0"/>
          <w:divBdr>
            <w:top w:val="none" w:sz="0" w:space="0" w:color="auto"/>
            <w:left w:val="none" w:sz="0" w:space="0" w:color="auto"/>
            <w:bottom w:val="none" w:sz="0" w:space="0" w:color="auto"/>
            <w:right w:val="none" w:sz="0" w:space="0" w:color="auto"/>
          </w:divBdr>
        </w:div>
        <w:div w:id="384525788">
          <w:marLeft w:val="640"/>
          <w:marRight w:val="0"/>
          <w:marTop w:val="0"/>
          <w:marBottom w:val="0"/>
          <w:divBdr>
            <w:top w:val="none" w:sz="0" w:space="0" w:color="auto"/>
            <w:left w:val="none" w:sz="0" w:space="0" w:color="auto"/>
            <w:bottom w:val="none" w:sz="0" w:space="0" w:color="auto"/>
            <w:right w:val="none" w:sz="0" w:space="0" w:color="auto"/>
          </w:divBdr>
        </w:div>
        <w:div w:id="1047069345">
          <w:marLeft w:val="640"/>
          <w:marRight w:val="0"/>
          <w:marTop w:val="0"/>
          <w:marBottom w:val="0"/>
          <w:divBdr>
            <w:top w:val="none" w:sz="0" w:space="0" w:color="auto"/>
            <w:left w:val="none" w:sz="0" w:space="0" w:color="auto"/>
            <w:bottom w:val="none" w:sz="0" w:space="0" w:color="auto"/>
            <w:right w:val="none" w:sz="0" w:space="0" w:color="auto"/>
          </w:divBdr>
        </w:div>
        <w:div w:id="1486774305">
          <w:marLeft w:val="640"/>
          <w:marRight w:val="0"/>
          <w:marTop w:val="0"/>
          <w:marBottom w:val="0"/>
          <w:divBdr>
            <w:top w:val="none" w:sz="0" w:space="0" w:color="auto"/>
            <w:left w:val="none" w:sz="0" w:space="0" w:color="auto"/>
            <w:bottom w:val="none" w:sz="0" w:space="0" w:color="auto"/>
            <w:right w:val="none" w:sz="0" w:space="0" w:color="auto"/>
          </w:divBdr>
        </w:div>
        <w:div w:id="136802246">
          <w:marLeft w:val="640"/>
          <w:marRight w:val="0"/>
          <w:marTop w:val="0"/>
          <w:marBottom w:val="0"/>
          <w:divBdr>
            <w:top w:val="none" w:sz="0" w:space="0" w:color="auto"/>
            <w:left w:val="none" w:sz="0" w:space="0" w:color="auto"/>
            <w:bottom w:val="none" w:sz="0" w:space="0" w:color="auto"/>
            <w:right w:val="none" w:sz="0" w:space="0" w:color="auto"/>
          </w:divBdr>
        </w:div>
        <w:div w:id="551428328">
          <w:marLeft w:val="640"/>
          <w:marRight w:val="0"/>
          <w:marTop w:val="0"/>
          <w:marBottom w:val="0"/>
          <w:divBdr>
            <w:top w:val="none" w:sz="0" w:space="0" w:color="auto"/>
            <w:left w:val="none" w:sz="0" w:space="0" w:color="auto"/>
            <w:bottom w:val="none" w:sz="0" w:space="0" w:color="auto"/>
            <w:right w:val="none" w:sz="0" w:space="0" w:color="auto"/>
          </w:divBdr>
        </w:div>
        <w:div w:id="1855725299">
          <w:marLeft w:val="640"/>
          <w:marRight w:val="0"/>
          <w:marTop w:val="0"/>
          <w:marBottom w:val="0"/>
          <w:divBdr>
            <w:top w:val="none" w:sz="0" w:space="0" w:color="auto"/>
            <w:left w:val="none" w:sz="0" w:space="0" w:color="auto"/>
            <w:bottom w:val="none" w:sz="0" w:space="0" w:color="auto"/>
            <w:right w:val="none" w:sz="0" w:space="0" w:color="auto"/>
          </w:divBdr>
        </w:div>
        <w:div w:id="1600521932">
          <w:marLeft w:val="640"/>
          <w:marRight w:val="0"/>
          <w:marTop w:val="0"/>
          <w:marBottom w:val="0"/>
          <w:divBdr>
            <w:top w:val="none" w:sz="0" w:space="0" w:color="auto"/>
            <w:left w:val="none" w:sz="0" w:space="0" w:color="auto"/>
            <w:bottom w:val="none" w:sz="0" w:space="0" w:color="auto"/>
            <w:right w:val="none" w:sz="0" w:space="0" w:color="auto"/>
          </w:divBdr>
        </w:div>
        <w:div w:id="967466186">
          <w:marLeft w:val="640"/>
          <w:marRight w:val="0"/>
          <w:marTop w:val="0"/>
          <w:marBottom w:val="0"/>
          <w:divBdr>
            <w:top w:val="none" w:sz="0" w:space="0" w:color="auto"/>
            <w:left w:val="none" w:sz="0" w:space="0" w:color="auto"/>
            <w:bottom w:val="none" w:sz="0" w:space="0" w:color="auto"/>
            <w:right w:val="none" w:sz="0" w:space="0" w:color="auto"/>
          </w:divBdr>
        </w:div>
        <w:div w:id="1712681981">
          <w:marLeft w:val="640"/>
          <w:marRight w:val="0"/>
          <w:marTop w:val="0"/>
          <w:marBottom w:val="0"/>
          <w:divBdr>
            <w:top w:val="none" w:sz="0" w:space="0" w:color="auto"/>
            <w:left w:val="none" w:sz="0" w:space="0" w:color="auto"/>
            <w:bottom w:val="none" w:sz="0" w:space="0" w:color="auto"/>
            <w:right w:val="none" w:sz="0" w:space="0" w:color="auto"/>
          </w:divBdr>
        </w:div>
        <w:div w:id="1466849282">
          <w:marLeft w:val="640"/>
          <w:marRight w:val="0"/>
          <w:marTop w:val="0"/>
          <w:marBottom w:val="0"/>
          <w:divBdr>
            <w:top w:val="none" w:sz="0" w:space="0" w:color="auto"/>
            <w:left w:val="none" w:sz="0" w:space="0" w:color="auto"/>
            <w:bottom w:val="none" w:sz="0" w:space="0" w:color="auto"/>
            <w:right w:val="none" w:sz="0" w:space="0" w:color="auto"/>
          </w:divBdr>
        </w:div>
        <w:div w:id="1852260766">
          <w:marLeft w:val="640"/>
          <w:marRight w:val="0"/>
          <w:marTop w:val="0"/>
          <w:marBottom w:val="0"/>
          <w:divBdr>
            <w:top w:val="none" w:sz="0" w:space="0" w:color="auto"/>
            <w:left w:val="none" w:sz="0" w:space="0" w:color="auto"/>
            <w:bottom w:val="none" w:sz="0" w:space="0" w:color="auto"/>
            <w:right w:val="none" w:sz="0" w:space="0" w:color="auto"/>
          </w:divBdr>
        </w:div>
        <w:div w:id="1496263591">
          <w:marLeft w:val="640"/>
          <w:marRight w:val="0"/>
          <w:marTop w:val="0"/>
          <w:marBottom w:val="0"/>
          <w:divBdr>
            <w:top w:val="none" w:sz="0" w:space="0" w:color="auto"/>
            <w:left w:val="none" w:sz="0" w:space="0" w:color="auto"/>
            <w:bottom w:val="none" w:sz="0" w:space="0" w:color="auto"/>
            <w:right w:val="none" w:sz="0" w:space="0" w:color="auto"/>
          </w:divBdr>
        </w:div>
        <w:div w:id="960190661">
          <w:marLeft w:val="640"/>
          <w:marRight w:val="0"/>
          <w:marTop w:val="0"/>
          <w:marBottom w:val="0"/>
          <w:divBdr>
            <w:top w:val="none" w:sz="0" w:space="0" w:color="auto"/>
            <w:left w:val="none" w:sz="0" w:space="0" w:color="auto"/>
            <w:bottom w:val="none" w:sz="0" w:space="0" w:color="auto"/>
            <w:right w:val="none" w:sz="0" w:space="0" w:color="auto"/>
          </w:divBdr>
        </w:div>
        <w:div w:id="817455567">
          <w:marLeft w:val="640"/>
          <w:marRight w:val="0"/>
          <w:marTop w:val="0"/>
          <w:marBottom w:val="0"/>
          <w:divBdr>
            <w:top w:val="none" w:sz="0" w:space="0" w:color="auto"/>
            <w:left w:val="none" w:sz="0" w:space="0" w:color="auto"/>
            <w:bottom w:val="none" w:sz="0" w:space="0" w:color="auto"/>
            <w:right w:val="none" w:sz="0" w:space="0" w:color="auto"/>
          </w:divBdr>
        </w:div>
        <w:div w:id="1832257952">
          <w:marLeft w:val="640"/>
          <w:marRight w:val="0"/>
          <w:marTop w:val="0"/>
          <w:marBottom w:val="0"/>
          <w:divBdr>
            <w:top w:val="none" w:sz="0" w:space="0" w:color="auto"/>
            <w:left w:val="none" w:sz="0" w:space="0" w:color="auto"/>
            <w:bottom w:val="none" w:sz="0" w:space="0" w:color="auto"/>
            <w:right w:val="none" w:sz="0" w:space="0" w:color="auto"/>
          </w:divBdr>
        </w:div>
        <w:div w:id="1132214004">
          <w:marLeft w:val="640"/>
          <w:marRight w:val="0"/>
          <w:marTop w:val="0"/>
          <w:marBottom w:val="0"/>
          <w:divBdr>
            <w:top w:val="none" w:sz="0" w:space="0" w:color="auto"/>
            <w:left w:val="none" w:sz="0" w:space="0" w:color="auto"/>
            <w:bottom w:val="none" w:sz="0" w:space="0" w:color="auto"/>
            <w:right w:val="none" w:sz="0" w:space="0" w:color="auto"/>
          </w:divBdr>
        </w:div>
        <w:div w:id="1407876508">
          <w:marLeft w:val="640"/>
          <w:marRight w:val="0"/>
          <w:marTop w:val="0"/>
          <w:marBottom w:val="0"/>
          <w:divBdr>
            <w:top w:val="none" w:sz="0" w:space="0" w:color="auto"/>
            <w:left w:val="none" w:sz="0" w:space="0" w:color="auto"/>
            <w:bottom w:val="none" w:sz="0" w:space="0" w:color="auto"/>
            <w:right w:val="none" w:sz="0" w:space="0" w:color="auto"/>
          </w:divBdr>
        </w:div>
        <w:div w:id="1701855830">
          <w:marLeft w:val="640"/>
          <w:marRight w:val="0"/>
          <w:marTop w:val="0"/>
          <w:marBottom w:val="0"/>
          <w:divBdr>
            <w:top w:val="none" w:sz="0" w:space="0" w:color="auto"/>
            <w:left w:val="none" w:sz="0" w:space="0" w:color="auto"/>
            <w:bottom w:val="none" w:sz="0" w:space="0" w:color="auto"/>
            <w:right w:val="none" w:sz="0" w:space="0" w:color="auto"/>
          </w:divBdr>
        </w:div>
        <w:div w:id="1828009847">
          <w:marLeft w:val="640"/>
          <w:marRight w:val="0"/>
          <w:marTop w:val="0"/>
          <w:marBottom w:val="0"/>
          <w:divBdr>
            <w:top w:val="none" w:sz="0" w:space="0" w:color="auto"/>
            <w:left w:val="none" w:sz="0" w:space="0" w:color="auto"/>
            <w:bottom w:val="none" w:sz="0" w:space="0" w:color="auto"/>
            <w:right w:val="none" w:sz="0" w:space="0" w:color="auto"/>
          </w:divBdr>
        </w:div>
        <w:div w:id="1615284312">
          <w:marLeft w:val="640"/>
          <w:marRight w:val="0"/>
          <w:marTop w:val="0"/>
          <w:marBottom w:val="0"/>
          <w:divBdr>
            <w:top w:val="none" w:sz="0" w:space="0" w:color="auto"/>
            <w:left w:val="none" w:sz="0" w:space="0" w:color="auto"/>
            <w:bottom w:val="none" w:sz="0" w:space="0" w:color="auto"/>
            <w:right w:val="none" w:sz="0" w:space="0" w:color="auto"/>
          </w:divBdr>
        </w:div>
        <w:div w:id="1688024532">
          <w:marLeft w:val="640"/>
          <w:marRight w:val="0"/>
          <w:marTop w:val="0"/>
          <w:marBottom w:val="0"/>
          <w:divBdr>
            <w:top w:val="none" w:sz="0" w:space="0" w:color="auto"/>
            <w:left w:val="none" w:sz="0" w:space="0" w:color="auto"/>
            <w:bottom w:val="none" w:sz="0" w:space="0" w:color="auto"/>
            <w:right w:val="none" w:sz="0" w:space="0" w:color="auto"/>
          </w:divBdr>
        </w:div>
        <w:div w:id="371881232">
          <w:marLeft w:val="640"/>
          <w:marRight w:val="0"/>
          <w:marTop w:val="0"/>
          <w:marBottom w:val="0"/>
          <w:divBdr>
            <w:top w:val="none" w:sz="0" w:space="0" w:color="auto"/>
            <w:left w:val="none" w:sz="0" w:space="0" w:color="auto"/>
            <w:bottom w:val="none" w:sz="0" w:space="0" w:color="auto"/>
            <w:right w:val="none" w:sz="0" w:space="0" w:color="auto"/>
          </w:divBdr>
        </w:div>
        <w:div w:id="264197748">
          <w:marLeft w:val="640"/>
          <w:marRight w:val="0"/>
          <w:marTop w:val="0"/>
          <w:marBottom w:val="0"/>
          <w:divBdr>
            <w:top w:val="none" w:sz="0" w:space="0" w:color="auto"/>
            <w:left w:val="none" w:sz="0" w:space="0" w:color="auto"/>
            <w:bottom w:val="none" w:sz="0" w:space="0" w:color="auto"/>
            <w:right w:val="none" w:sz="0" w:space="0" w:color="auto"/>
          </w:divBdr>
        </w:div>
        <w:div w:id="1366562485">
          <w:marLeft w:val="640"/>
          <w:marRight w:val="0"/>
          <w:marTop w:val="0"/>
          <w:marBottom w:val="0"/>
          <w:divBdr>
            <w:top w:val="none" w:sz="0" w:space="0" w:color="auto"/>
            <w:left w:val="none" w:sz="0" w:space="0" w:color="auto"/>
            <w:bottom w:val="none" w:sz="0" w:space="0" w:color="auto"/>
            <w:right w:val="none" w:sz="0" w:space="0" w:color="auto"/>
          </w:divBdr>
        </w:div>
        <w:div w:id="494686722">
          <w:marLeft w:val="640"/>
          <w:marRight w:val="0"/>
          <w:marTop w:val="0"/>
          <w:marBottom w:val="0"/>
          <w:divBdr>
            <w:top w:val="none" w:sz="0" w:space="0" w:color="auto"/>
            <w:left w:val="none" w:sz="0" w:space="0" w:color="auto"/>
            <w:bottom w:val="none" w:sz="0" w:space="0" w:color="auto"/>
            <w:right w:val="none" w:sz="0" w:space="0" w:color="auto"/>
          </w:divBdr>
        </w:div>
        <w:div w:id="821195900">
          <w:marLeft w:val="640"/>
          <w:marRight w:val="0"/>
          <w:marTop w:val="0"/>
          <w:marBottom w:val="0"/>
          <w:divBdr>
            <w:top w:val="none" w:sz="0" w:space="0" w:color="auto"/>
            <w:left w:val="none" w:sz="0" w:space="0" w:color="auto"/>
            <w:bottom w:val="none" w:sz="0" w:space="0" w:color="auto"/>
            <w:right w:val="none" w:sz="0" w:space="0" w:color="auto"/>
          </w:divBdr>
        </w:div>
        <w:div w:id="1531139381">
          <w:marLeft w:val="640"/>
          <w:marRight w:val="0"/>
          <w:marTop w:val="0"/>
          <w:marBottom w:val="0"/>
          <w:divBdr>
            <w:top w:val="none" w:sz="0" w:space="0" w:color="auto"/>
            <w:left w:val="none" w:sz="0" w:space="0" w:color="auto"/>
            <w:bottom w:val="none" w:sz="0" w:space="0" w:color="auto"/>
            <w:right w:val="none" w:sz="0" w:space="0" w:color="auto"/>
          </w:divBdr>
        </w:div>
        <w:div w:id="1856991131">
          <w:marLeft w:val="640"/>
          <w:marRight w:val="0"/>
          <w:marTop w:val="0"/>
          <w:marBottom w:val="0"/>
          <w:divBdr>
            <w:top w:val="none" w:sz="0" w:space="0" w:color="auto"/>
            <w:left w:val="none" w:sz="0" w:space="0" w:color="auto"/>
            <w:bottom w:val="none" w:sz="0" w:space="0" w:color="auto"/>
            <w:right w:val="none" w:sz="0" w:space="0" w:color="auto"/>
          </w:divBdr>
        </w:div>
        <w:div w:id="1190417103">
          <w:marLeft w:val="640"/>
          <w:marRight w:val="0"/>
          <w:marTop w:val="0"/>
          <w:marBottom w:val="0"/>
          <w:divBdr>
            <w:top w:val="none" w:sz="0" w:space="0" w:color="auto"/>
            <w:left w:val="none" w:sz="0" w:space="0" w:color="auto"/>
            <w:bottom w:val="none" w:sz="0" w:space="0" w:color="auto"/>
            <w:right w:val="none" w:sz="0" w:space="0" w:color="auto"/>
          </w:divBdr>
        </w:div>
        <w:div w:id="1652565265">
          <w:marLeft w:val="640"/>
          <w:marRight w:val="0"/>
          <w:marTop w:val="0"/>
          <w:marBottom w:val="0"/>
          <w:divBdr>
            <w:top w:val="none" w:sz="0" w:space="0" w:color="auto"/>
            <w:left w:val="none" w:sz="0" w:space="0" w:color="auto"/>
            <w:bottom w:val="none" w:sz="0" w:space="0" w:color="auto"/>
            <w:right w:val="none" w:sz="0" w:space="0" w:color="auto"/>
          </w:divBdr>
        </w:div>
        <w:div w:id="351760595">
          <w:marLeft w:val="640"/>
          <w:marRight w:val="0"/>
          <w:marTop w:val="0"/>
          <w:marBottom w:val="0"/>
          <w:divBdr>
            <w:top w:val="none" w:sz="0" w:space="0" w:color="auto"/>
            <w:left w:val="none" w:sz="0" w:space="0" w:color="auto"/>
            <w:bottom w:val="none" w:sz="0" w:space="0" w:color="auto"/>
            <w:right w:val="none" w:sz="0" w:space="0" w:color="auto"/>
          </w:divBdr>
        </w:div>
        <w:div w:id="148526316">
          <w:marLeft w:val="640"/>
          <w:marRight w:val="0"/>
          <w:marTop w:val="0"/>
          <w:marBottom w:val="0"/>
          <w:divBdr>
            <w:top w:val="none" w:sz="0" w:space="0" w:color="auto"/>
            <w:left w:val="none" w:sz="0" w:space="0" w:color="auto"/>
            <w:bottom w:val="none" w:sz="0" w:space="0" w:color="auto"/>
            <w:right w:val="none" w:sz="0" w:space="0" w:color="auto"/>
          </w:divBdr>
        </w:div>
        <w:div w:id="49771967">
          <w:marLeft w:val="640"/>
          <w:marRight w:val="0"/>
          <w:marTop w:val="0"/>
          <w:marBottom w:val="0"/>
          <w:divBdr>
            <w:top w:val="none" w:sz="0" w:space="0" w:color="auto"/>
            <w:left w:val="none" w:sz="0" w:space="0" w:color="auto"/>
            <w:bottom w:val="none" w:sz="0" w:space="0" w:color="auto"/>
            <w:right w:val="none" w:sz="0" w:space="0" w:color="auto"/>
          </w:divBdr>
        </w:div>
        <w:div w:id="1582831822">
          <w:marLeft w:val="640"/>
          <w:marRight w:val="0"/>
          <w:marTop w:val="0"/>
          <w:marBottom w:val="0"/>
          <w:divBdr>
            <w:top w:val="none" w:sz="0" w:space="0" w:color="auto"/>
            <w:left w:val="none" w:sz="0" w:space="0" w:color="auto"/>
            <w:bottom w:val="none" w:sz="0" w:space="0" w:color="auto"/>
            <w:right w:val="none" w:sz="0" w:space="0" w:color="auto"/>
          </w:divBdr>
        </w:div>
        <w:div w:id="382565000">
          <w:marLeft w:val="640"/>
          <w:marRight w:val="0"/>
          <w:marTop w:val="0"/>
          <w:marBottom w:val="0"/>
          <w:divBdr>
            <w:top w:val="none" w:sz="0" w:space="0" w:color="auto"/>
            <w:left w:val="none" w:sz="0" w:space="0" w:color="auto"/>
            <w:bottom w:val="none" w:sz="0" w:space="0" w:color="auto"/>
            <w:right w:val="none" w:sz="0" w:space="0" w:color="auto"/>
          </w:divBdr>
        </w:div>
        <w:div w:id="1923953774">
          <w:marLeft w:val="640"/>
          <w:marRight w:val="0"/>
          <w:marTop w:val="0"/>
          <w:marBottom w:val="0"/>
          <w:divBdr>
            <w:top w:val="none" w:sz="0" w:space="0" w:color="auto"/>
            <w:left w:val="none" w:sz="0" w:space="0" w:color="auto"/>
            <w:bottom w:val="none" w:sz="0" w:space="0" w:color="auto"/>
            <w:right w:val="none" w:sz="0" w:space="0" w:color="auto"/>
          </w:divBdr>
        </w:div>
        <w:div w:id="2106222044">
          <w:marLeft w:val="640"/>
          <w:marRight w:val="0"/>
          <w:marTop w:val="0"/>
          <w:marBottom w:val="0"/>
          <w:divBdr>
            <w:top w:val="none" w:sz="0" w:space="0" w:color="auto"/>
            <w:left w:val="none" w:sz="0" w:space="0" w:color="auto"/>
            <w:bottom w:val="none" w:sz="0" w:space="0" w:color="auto"/>
            <w:right w:val="none" w:sz="0" w:space="0" w:color="auto"/>
          </w:divBdr>
        </w:div>
        <w:div w:id="1184712408">
          <w:marLeft w:val="640"/>
          <w:marRight w:val="0"/>
          <w:marTop w:val="0"/>
          <w:marBottom w:val="0"/>
          <w:divBdr>
            <w:top w:val="none" w:sz="0" w:space="0" w:color="auto"/>
            <w:left w:val="none" w:sz="0" w:space="0" w:color="auto"/>
            <w:bottom w:val="none" w:sz="0" w:space="0" w:color="auto"/>
            <w:right w:val="none" w:sz="0" w:space="0" w:color="auto"/>
          </w:divBdr>
        </w:div>
        <w:div w:id="1978952072">
          <w:marLeft w:val="640"/>
          <w:marRight w:val="0"/>
          <w:marTop w:val="0"/>
          <w:marBottom w:val="0"/>
          <w:divBdr>
            <w:top w:val="none" w:sz="0" w:space="0" w:color="auto"/>
            <w:left w:val="none" w:sz="0" w:space="0" w:color="auto"/>
            <w:bottom w:val="none" w:sz="0" w:space="0" w:color="auto"/>
            <w:right w:val="none" w:sz="0" w:space="0" w:color="auto"/>
          </w:divBdr>
        </w:div>
        <w:div w:id="608272196">
          <w:marLeft w:val="640"/>
          <w:marRight w:val="0"/>
          <w:marTop w:val="0"/>
          <w:marBottom w:val="0"/>
          <w:divBdr>
            <w:top w:val="none" w:sz="0" w:space="0" w:color="auto"/>
            <w:left w:val="none" w:sz="0" w:space="0" w:color="auto"/>
            <w:bottom w:val="none" w:sz="0" w:space="0" w:color="auto"/>
            <w:right w:val="none" w:sz="0" w:space="0" w:color="auto"/>
          </w:divBdr>
        </w:div>
        <w:div w:id="8801395">
          <w:marLeft w:val="640"/>
          <w:marRight w:val="0"/>
          <w:marTop w:val="0"/>
          <w:marBottom w:val="0"/>
          <w:divBdr>
            <w:top w:val="none" w:sz="0" w:space="0" w:color="auto"/>
            <w:left w:val="none" w:sz="0" w:space="0" w:color="auto"/>
            <w:bottom w:val="none" w:sz="0" w:space="0" w:color="auto"/>
            <w:right w:val="none" w:sz="0" w:space="0" w:color="auto"/>
          </w:divBdr>
        </w:div>
        <w:div w:id="1938252459">
          <w:marLeft w:val="640"/>
          <w:marRight w:val="0"/>
          <w:marTop w:val="0"/>
          <w:marBottom w:val="0"/>
          <w:divBdr>
            <w:top w:val="none" w:sz="0" w:space="0" w:color="auto"/>
            <w:left w:val="none" w:sz="0" w:space="0" w:color="auto"/>
            <w:bottom w:val="none" w:sz="0" w:space="0" w:color="auto"/>
            <w:right w:val="none" w:sz="0" w:space="0" w:color="auto"/>
          </w:divBdr>
        </w:div>
        <w:div w:id="1396244845">
          <w:marLeft w:val="640"/>
          <w:marRight w:val="0"/>
          <w:marTop w:val="0"/>
          <w:marBottom w:val="0"/>
          <w:divBdr>
            <w:top w:val="none" w:sz="0" w:space="0" w:color="auto"/>
            <w:left w:val="none" w:sz="0" w:space="0" w:color="auto"/>
            <w:bottom w:val="none" w:sz="0" w:space="0" w:color="auto"/>
            <w:right w:val="none" w:sz="0" w:space="0" w:color="auto"/>
          </w:divBdr>
        </w:div>
        <w:div w:id="668796076">
          <w:marLeft w:val="640"/>
          <w:marRight w:val="0"/>
          <w:marTop w:val="0"/>
          <w:marBottom w:val="0"/>
          <w:divBdr>
            <w:top w:val="none" w:sz="0" w:space="0" w:color="auto"/>
            <w:left w:val="none" w:sz="0" w:space="0" w:color="auto"/>
            <w:bottom w:val="none" w:sz="0" w:space="0" w:color="auto"/>
            <w:right w:val="none" w:sz="0" w:space="0" w:color="auto"/>
          </w:divBdr>
        </w:div>
        <w:div w:id="1409764024">
          <w:marLeft w:val="640"/>
          <w:marRight w:val="0"/>
          <w:marTop w:val="0"/>
          <w:marBottom w:val="0"/>
          <w:divBdr>
            <w:top w:val="none" w:sz="0" w:space="0" w:color="auto"/>
            <w:left w:val="none" w:sz="0" w:space="0" w:color="auto"/>
            <w:bottom w:val="none" w:sz="0" w:space="0" w:color="auto"/>
            <w:right w:val="none" w:sz="0" w:space="0" w:color="auto"/>
          </w:divBdr>
        </w:div>
      </w:divsChild>
    </w:div>
    <w:div w:id="113986670">
      <w:bodyDiv w:val="1"/>
      <w:marLeft w:val="0"/>
      <w:marRight w:val="0"/>
      <w:marTop w:val="0"/>
      <w:marBottom w:val="0"/>
      <w:divBdr>
        <w:top w:val="none" w:sz="0" w:space="0" w:color="auto"/>
        <w:left w:val="none" w:sz="0" w:space="0" w:color="auto"/>
        <w:bottom w:val="none" w:sz="0" w:space="0" w:color="auto"/>
        <w:right w:val="none" w:sz="0" w:space="0" w:color="auto"/>
      </w:divBdr>
    </w:div>
    <w:div w:id="117771360">
      <w:bodyDiv w:val="1"/>
      <w:marLeft w:val="0"/>
      <w:marRight w:val="0"/>
      <w:marTop w:val="0"/>
      <w:marBottom w:val="0"/>
      <w:divBdr>
        <w:top w:val="none" w:sz="0" w:space="0" w:color="auto"/>
        <w:left w:val="none" w:sz="0" w:space="0" w:color="auto"/>
        <w:bottom w:val="none" w:sz="0" w:space="0" w:color="auto"/>
        <w:right w:val="none" w:sz="0" w:space="0" w:color="auto"/>
      </w:divBdr>
    </w:div>
    <w:div w:id="118956109">
      <w:bodyDiv w:val="1"/>
      <w:marLeft w:val="0"/>
      <w:marRight w:val="0"/>
      <w:marTop w:val="0"/>
      <w:marBottom w:val="0"/>
      <w:divBdr>
        <w:top w:val="none" w:sz="0" w:space="0" w:color="auto"/>
        <w:left w:val="none" w:sz="0" w:space="0" w:color="auto"/>
        <w:bottom w:val="none" w:sz="0" w:space="0" w:color="auto"/>
        <w:right w:val="none" w:sz="0" w:space="0" w:color="auto"/>
      </w:divBdr>
    </w:div>
    <w:div w:id="120156923">
      <w:bodyDiv w:val="1"/>
      <w:marLeft w:val="0"/>
      <w:marRight w:val="0"/>
      <w:marTop w:val="0"/>
      <w:marBottom w:val="0"/>
      <w:divBdr>
        <w:top w:val="none" w:sz="0" w:space="0" w:color="auto"/>
        <w:left w:val="none" w:sz="0" w:space="0" w:color="auto"/>
        <w:bottom w:val="none" w:sz="0" w:space="0" w:color="auto"/>
        <w:right w:val="none" w:sz="0" w:space="0" w:color="auto"/>
      </w:divBdr>
    </w:div>
    <w:div w:id="128281851">
      <w:bodyDiv w:val="1"/>
      <w:marLeft w:val="0"/>
      <w:marRight w:val="0"/>
      <w:marTop w:val="0"/>
      <w:marBottom w:val="0"/>
      <w:divBdr>
        <w:top w:val="none" w:sz="0" w:space="0" w:color="auto"/>
        <w:left w:val="none" w:sz="0" w:space="0" w:color="auto"/>
        <w:bottom w:val="none" w:sz="0" w:space="0" w:color="auto"/>
        <w:right w:val="none" w:sz="0" w:space="0" w:color="auto"/>
      </w:divBdr>
    </w:div>
    <w:div w:id="128401694">
      <w:bodyDiv w:val="1"/>
      <w:marLeft w:val="0"/>
      <w:marRight w:val="0"/>
      <w:marTop w:val="0"/>
      <w:marBottom w:val="0"/>
      <w:divBdr>
        <w:top w:val="none" w:sz="0" w:space="0" w:color="auto"/>
        <w:left w:val="none" w:sz="0" w:space="0" w:color="auto"/>
        <w:bottom w:val="none" w:sz="0" w:space="0" w:color="auto"/>
        <w:right w:val="none" w:sz="0" w:space="0" w:color="auto"/>
      </w:divBdr>
    </w:div>
    <w:div w:id="129565637">
      <w:bodyDiv w:val="1"/>
      <w:marLeft w:val="0"/>
      <w:marRight w:val="0"/>
      <w:marTop w:val="0"/>
      <w:marBottom w:val="0"/>
      <w:divBdr>
        <w:top w:val="none" w:sz="0" w:space="0" w:color="auto"/>
        <w:left w:val="none" w:sz="0" w:space="0" w:color="auto"/>
        <w:bottom w:val="none" w:sz="0" w:space="0" w:color="auto"/>
        <w:right w:val="none" w:sz="0" w:space="0" w:color="auto"/>
      </w:divBdr>
    </w:div>
    <w:div w:id="129566153">
      <w:bodyDiv w:val="1"/>
      <w:marLeft w:val="0"/>
      <w:marRight w:val="0"/>
      <w:marTop w:val="0"/>
      <w:marBottom w:val="0"/>
      <w:divBdr>
        <w:top w:val="none" w:sz="0" w:space="0" w:color="auto"/>
        <w:left w:val="none" w:sz="0" w:space="0" w:color="auto"/>
        <w:bottom w:val="none" w:sz="0" w:space="0" w:color="auto"/>
        <w:right w:val="none" w:sz="0" w:space="0" w:color="auto"/>
      </w:divBdr>
    </w:div>
    <w:div w:id="129632938">
      <w:bodyDiv w:val="1"/>
      <w:marLeft w:val="0"/>
      <w:marRight w:val="0"/>
      <w:marTop w:val="0"/>
      <w:marBottom w:val="0"/>
      <w:divBdr>
        <w:top w:val="none" w:sz="0" w:space="0" w:color="auto"/>
        <w:left w:val="none" w:sz="0" w:space="0" w:color="auto"/>
        <w:bottom w:val="none" w:sz="0" w:space="0" w:color="auto"/>
        <w:right w:val="none" w:sz="0" w:space="0" w:color="auto"/>
      </w:divBdr>
    </w:div>
    <w:div w:id="132523604">
      <w:bodyDiv w:val="1"/>
      <w:marLeft w:val="0"/>
      <w:marRight w:val="0"/>
      <w:marTop w:val="0"/>
      <w:marBottom w:val="0"/>
      <w:divBdr>
        <w:top w:val="none" w:sz="0" w:space="0" w:color="auto"/>
        <w:left w:val="none" w:sz="0" w:space="0" w:color="auto"/>
        <w:bottom w:val="none" w:sz="0" w:space="0" w:color="auto"/>
        <w:right w:val="none" w:sz="0" w:space="0" w:color="auto"/>
      </w:divBdr>
      <w:divsChild>
        <w:div w:id="1023673195">
          <w:marLeft w:val="480"/>
          <w:marRight w:val="0"/>
          <w:marTop w:val="0"/>
          <w:marBottom w:val="0"/>
          <w:divBdr>
            <w:top w:val="none" w:sz="0" w:space="0" w:color="auto"/>
            <w:left w:val="none" w:sz="0" w:space="0" w:color="auto"/>
            <w:bottom w:val="none" w:sz="0" w:space="0" w:color="auto"/>
            <w:right w:val="none" w:sz="0" w:space="0" w:color="auto"/>
          </w:divBdr>
        </w:div>
        <w:div w:id="660084464">
          <w:marLeft w:val="480"/>
          <w:marRight w:val="0"/>
          <w:marTop w:val="0"/>
          <w:marBottom w:val="0"/>
          <w:divBdr>
            <w:top w:val="none" w:sz="0" w:space="0" w:color="auto"/>
            <w:left w:val="none" w:sz="0" w:space="0" w:color="auto"/>
            <w:bottom w:val="none" w:sz="0" w:space="0" w:color="auto"/>
            <w:right w:val="none" w:sz="0" w:space="0" w:color="auto"/>
          </w:divBdr>
        </w:div>
        <w:div w:id="156847318">
          <w:marLeft w:val="480"/>
          <w:marRight w:val="0"/>
          <w:marTop w:val="0"/>
          <w:marBottom w:val="0"/>
          <w:divBdr>
            <w:top w:val="none" w:sz="0" w:space="0" w:color="auto"/>
            <w:left w:val="none" w:sz="0" w:space="0" w:color="auto"/>
            <w:bottom w:val="none" w:sz="0" w:space="0" w:color="auto"/>
            <w:right w:val="none" w:sz="0" w:space="0" w:color="auto"/>
          </w:divBdr>
        </w:div>
        <w:div w:id="1226644766">
          <w:marLeft w:val="480"/>
          <w:marRight w:val="0"/>
          <w:marTop w:val="0"/>
          <w:marBottom w:val="0"/>
          <w:divBdr>
            <w:top w:val="none" w:sz="0" w:space="0" w:color="auto"/>
            <w:left w:val="none" w:sz="0" w:space="0" w:color="auto"/>
            <w:bottom w:val="none" w:sz="0" w:space="0" w:color="auto"/>
            <w:right w:val="none" w:sz="0" w:space="0" w:color="auto"/>
          </w:divBdr>
        </w:div>
        <w:div w:id="546256368">
          <w:marLeft w:val="480"/>
          <w:marRight w:val="0"/>
          <w:marTop w:val="0"/>
          <w:marBottom w:val="0"/>
          <w:divBdr>
            <w:top w:val="none" w:sz="0" w:space="0" w:color="auto"/>
            <w:left w:val="none" w:sz="0" w:space="0" w:color="auto"/>
            <w:bottom w:val="none" w:sz="0" w:space="0" w:color="auto"/>
            <w:right w:val="none" w:sz="0" w:space="0" w:color="auto"/>
          </w:divBdr>
        </w:div>
        <w:div w:id="1132595224">
          <w:marLeft w:val="480"/>
          <w:marRight w:val="0"/>
          <w:marTop w:val="0"/>
          <w:marBottom w:val="0"/>
          <w:divBdr>
            <w:top w:val="none" w:sz="0" w:space="0" w:color="auto"/>
            <w:left w:val="none" w:sz="0" w:space="0" w:color="auto"/>
            <w:bottom w:val="none" w:sz="0" w:space="0" w:color="auto"/>
            <w:right w:val="none" w:sz="0" w:space="0" w:color="auto"/>
          </w:divBdr>
        </w:div>
        <w:div w:id="459148195">
          <w:marLeft w:val="480"/>
          <w:marRight w:val="0"/>
          <w:marTop w:val="0"/>
          <w:marBottom w:val="0"/>
          <w:divBdr>
            <w:top w:val="none" w:sz="0" w:space="0" w:color="auto"/>
            <w:left w:val="none" w:sz="0" w:space="0" w:color="auto"/>
            <w:bottom w:val="none" w:sz="0" w:space="0" w:color="auto"/>
            <w:right w:val="none" w:sz="0" w:space="0" w:color="auto"/>
          </w:divBdr>
        </w:div>
        <w:div w:id="2028486903">
          <w:marLeft w:val="480"/>
          <w:marRight w:val="0"/>
          <w:marTop w:val="0"/>
          <w:marBottom w:val="0"/>
          <w:divBdr>
            <w:top w:val="none" w:sz="0" w:space="0" w:color="auto"/>
            <w:left w:val="none" w:sz="0" w:space="0" w:color="auto"/>
            <w:bottom w:val="none" w:sz="0" w:space="0" w:color="auto"/>
            <w:right w:val="none" w:sz="0" w:space="0" w:color="auto"/>
          </w:divBdr>
        </w:div>
        <w:div w:id="1306205874">
          <w:marLeft w:val="480"/>
          <w:marRight w:val="0"/>
          <w:marTop w:val="0"/>
          <w:marBottom w:val="0"/>
          <w:divBdr>
            <w:top w:val="none" w:sz="0" w:space="0" w:color="auto"/>
            <w:left w:val="none" w:sz="0" w:space="0" w:color="auto"/>
            <w:bottom w:val="none" w:sz="0" w:space="0" w:color="auto"/>
            <w:right w:val="none" w:sz="0" w:space="0" w:color="auto"/>
          </w:divBdr>
        </w:div>
        <w:div w:id="626817201">
          <w:marLeft w:val="480"/>
          <w:marRight w:val="0"/>
          <w:marTop w:val="0"/>
          <w:marBottom w:val="0"/>
          <w:divBdr>
            <w:top w:val="none" w:sz="0" w:space="0" w:color="auto"/>
            <w:left w:val="none" w:sz="0" w:space="0" w:color="auto"/>
            <w:bottom w:val="none" w:sz="0" w:space="0" w:color="auto"/>
            <w:right w:val="none" w:sz="0" w:space="0" w:color="auto"/>
          </w:divBdr>
        </w:div>
        <w:div w:id="1401249742">
          <w:marLeft w:val="480"/>
          <w:marRight w:val="0"/>
          <w:marTop w:val="0"/>
          <w:marBottom w:val="0"/>
          <w:divBdr>
            <w:top w:val="none" w:sz="0" w:space="0" w:color="auto"/>
            <w:left w:val="none" w:sz="0" w:space="0" w:color="auto"/>
            <w:bottom w:val="none" w:sz="0" w:space="0" w:color="auto"/>
            <w:right w:val="none" w:sz="0" w:space="0" w:color="auto"/>
          </w:divBdr>
        </w:div>
        <w:div w:id="292902973">
          <w:marLeft w:val="480"/>
          <w:marRight w:val="0"/>
          <w:marTop w:val="0"/>
          <w:marBottom w:val="0"/>
          <w:divBdr>
            <w:top w:val="none" w:sz="0" w:space="0" w:color="auto"/>
            <w:left w:val="none" w:sz="0" w:space="0" w:color="auto"/>
            <w:bottom w:val="none" w:sz="0" w:space="0" w:color="auto"/>
            <w:right w:val="none" w:sz="0" w:space="0" w:color="auto"/>
          </w:divBdr>
        </w:div>
        <w:div w:id="798107888">
          <w:marLeft w:val="480"/>
          <w:marRight w:val="0"/>
          <w:marTop w:val="0"/>
          <w:marBottom w:val="0"/>
          <w:divBdr>
            <w:top w:val="none" w:sz="0" w:space="0" w:color="auto"/>
            <w:left w:val="none" w:sz="0" w:space="0" w:color="auto"/>
            <w:bottom w:val="none" w:sz="0" w:space="0" w:color="auto"/>
            <w:right w:val="none" w:sz="0" w:space="0" w:color="auto"/>
          </w:divBdr>
        </w:div>
        <w:div w:id="357701138">
          <w:marLeft w:val="480"/>
          <w:marRight w:val="0"/>
          <w:marTop w:val="0"/>
          <w:marBottom w:val="0"/>
          <w:divBdr>
            <w:top w:val="none" w:sz="0" w:space="0" w:color="auto"/>
            <w:left w:val="none" w:sz="0" w:space="0" w:color="auto"/>
            <w:bottom w:val="none" w:sz="0" w:space="0" w:color="auto"/>
            <w:right w:val="none" w:sz="0" w:space="0" w:color="auto"/>
          </w:divBdr>
        </w:div>
        <w:div w:id="1291132817">
          <w:marLeft w:val="480"/>
          <w:marRight w:val="0"/>
          <w:marTop w:val="0"/>
          <w:marBottom w:val="0"/>
          <w:divBdr>
            <w:top w:val="none" w:sz="0" w:space="0" w:color="auto"/>
            <w:left w:val="none" w:sz="0" w:space="0" w:color="auto"/>
            <w:bottom w:val="none" w:sz="0" w:space="0" w:color="auto"/>
            <w:right w:val="none" w:sz="0" w:space="0" w:color="auto"/>
          </w:divBdr>
        </w:div>
        <w:div w:id="519046500">
          <w:marLeft w:val="480"/>
          <w:marRight w:val="0"/>
          <w:marTop w:val="0"/>
          <w:marBottom w:val="0"/>
          <w:divBdr>
            <w:top w:val="none" w:sz="0" w:space="0" w:color="auto"/>
            <w:left w:val="none" w:sz="0" w:space="0" w:color="auto"/>
            <w:bottom w:val="none" w:sz="0" w:space="0" w:color="auto"/>
            <w:right w:val="none" w:sz="0" w:space="0" w:color="auto"/>
          </w:divBdr>
        </w:div>
        <w:div w:id="1309436012">
          <w:marLeft w:val="480"/>
          <w:marRight w:val="0"/>
          <w:marTop w:val="0"/>
          <w:marBottom w:val="0"/>
          <w:divBdr>
            <w:top w:val="none" w:sz="0" w:space="0" w:color="auto"/>
            <w:left w:val="none" w:sz="0" w:space="0" w:color="auto"/>
            <w:bottom w:val="none" w:sz="0" w:space="0" w:color="auto"/>
            <w:right w:val="none" w:sz="0" w:space="0" w:color="auto"/>
          </w:divBdr>
        </w:div>
        <w:div w:id="298531710">
          <w:marLeft w:val="480"/>
          <w:marRight w:val="0"/>
          <w:marTop w:val="0"/>
          <w:marBottom w:val="0"/>
          <w:divBdr>
            <w:top w:val="none" w:sz="0" w:space="0" w:color="auto"/>
            <w:left w:val="none" w:sz="0" w:space="0" w:color="auto"/>
            <w:bottom w:val="none" w:sz="0" w:space="0" w:color="auto"/>
            <w:right w:val="none" w:sz="0" w:space="0" w:color="auto"/>
          </w:divBdr>
        </w:div>
        <w:div w:id="1723401236">
          <w:marLeft w:val="480"/>
          <w:marRight w:val="0"/>
          <w:marTop w:val="0"/>
          <w:marBottom w:val="0"/>
          <w:divBdr>
            <w:top w:val="none" w:sz="0" w:space="0" w:color="auto"/>
            <w:left w:val="none" w:sz="0" w:space="0" w:color="auto"/>
            <w:bottom w:val="none" w:sz="0" w:space="0" w:color="auto"/>
            <w:right w:val="none" w:sz="0" w:space="0" w:color="auto"/>
          </w:divBdr>
        </w:div>
        <w:div w:id="1818839965">
          <w:marLeft w:val="480"/>
          <w:marRight w:val="0"/>
          <w:marTop w:val="0"/>
          <w:marBottom w:val="0"/>
          <w:divBdr>
            <w:top w:val="none" w:sz="0" w:space="0" w:color="auto"/>
            <w:left w:val="none" w:sz="0" w:space="0" w:color="auto"/>
            <w:bottom w:val="none" w:sz="0" w:space="0" w:color="auto"/>
            <w:right w:val="none" w:sz="0" w:space="0" w:color="auto"/>
          </w:divBdr>
        </w:div>
        <w:div w:id="1846896073">
          <w:marLeft w:val="480"/>
          <w:marRight w:val="0"/>
          <w:marTop w:val="0"/>
          <w:marBottom w:val="0"/>
          <w:divBdr>
            <w:top w:val="none" w:sz="0" w:space="0" w:color="auto"/>
            <w:left w:val="none" w:sz="0" w:space="0" w:color="auto"/>
            <w:bottom w:val="none" w:sz="0" w:space="0" w:color="auto"/>
            <w:right w:val="none" w:sz="0" w:space="0" w:color="auto"/>
          </w:divBdr>
        </w:div>
        <w:div w:id="2026126393">
          <w:marLeft w:val="480"/>
          <w:marRight w:val="0"/>
          <w:marTop w:val="0"/>
          <w:marBottom w:val="0"/>
          <w:divBdr>
            <w:top w:val="none" w:sz="0" w:space="0" w:color="auto"/>
            <w:left w:val="none" w:sz="0" w:space="0" w:color="auto"/>
            <w:bottom w:val="none" w:sz="0" w:space="0" w:color="auto"/>
            <w:right w:val="none" w:sz="0" w:space="0" w:color="auto"/>
          </w:divBdr>
        </w:div>
        <w:div w:id="8874116">
          <w:marLeft w:val="480"/>
          <w:marRight w:val="0"/>
          <w:marTop w:val="0"/>
          <w:marBottom w:val="0"/>
          <w:divBdr>
            <w:top w:val="none" w:sz="0" w:space="0" w:color="auto"/>
            <w:left w:val="none" w:sz="0" w:space="0" w:color="auto"/>
            <w:bottom w:val="none" w:sz="0" w:space="0" w:color="auto"/>
            <w:right w:val="none" w:sz="0" w:space="0" w:color="auto"/>
          </w:divBdr>
        </w:div>
        <w:div w:id="911810564">
          <w:marLeft w:val="480"/>
          <w:marRight w:val="0"/>
          <w:marTop w:val="0"/>
          <w:marBottom w:val="0"/>
          <w:divBdr>
            <w:top w:val="none" w:sz="0" w:space="0" w:color="auto"/>
            <w:left w:val="none" w:sz="0" w:space="0" w:color="auto"/>
            <w:bottom w:val="none" w:sz="0" w:space="0" w:color="auto"/>
            <w:right w:val="none" w:sz="0" w:space="0" w:color="auto"/>
          </w:divBdr>
        </w:div>
        <w:div w:id="1333338603">
          <w:marLeft w:val="480"/>
          <w:marRight w:val="0"/>
          <w:marTop w:val="0"/>
          <w:marBottom w:val="0"/>
          <w:divBdr>
            <w:top w:val="none" w:sz="0" w:space="0" w:color="auto"/>
            <w:left w:val="none" w:sz="0" w:space="0" w:color="auto"/>
            <w:bottom w:val="none" w:sz="0" w:space="0" w:color="auto"/>
            <w:right w:val="none" w:sz="0" w:space="0" w:color="auto"/>
          </w:divBdr>
        </w:div>
        <w:div w:id="1219365624">
          <w:marLeft w:val="480"/>
          <w:marRight w:val="0"/>
          <w:marTop w:val="0"/>
          <w:marBottom w:val="0"/>
          <w:divBdr>
            <w:top w:val="none" w:sz="0" w:space="0" w:color="auto"/>
            <w:left w:val="none" w:sz="0" w:space="0" w:color="auto"/>
            <w:bottom w:val="none" w:sz="0" w:space="0" w:color="auto"/>
            <w:right w:val="none" w:sz="0" w:space="0" w:color="auto"/>
          </w:divBdr>
        </w:div>
        <w:div w:id="1366518164">
          <w:marLeft w:val="480"/>
          <w:marRight w:val="0"/>
          <w:marTop w:val="0"/>
          <w:marBottom w:val="0"/>
          <w:divBdr>
            <w:top w:val="none" w:sz="0" w:space="0" w:color="auto"/>
            <w:left w:val="none" w:sz="0" w:space="0" w:color="auto"/>
            <w:bottom w:val="none" w:sz="0" w:space="0" w:color="auto"/>
            <w:right w:val="none" w:sz="0" w:space="0" w:color="auto"/>
          </w:divBdr>
        </w:div>
        <w:div w:id="1821387437">
          <w:marLeft w:val="480"/>
          <w:marRight w:val="0"/>
          <w:marTop w:val="0"/>
          <w:marBottom w:val="0"/>
          <w:divBdr>
            <w:top w:val="none" w:sz="0" w:space="0" w:color="auto"/>
            <w:left w:val="none" w:sz="0" w:space="0" w:color="auto"/>
            <w:bottom w:val="none" w:sz="0" w:space="0" w:color="auto"/>
            <w:right w:val="none" w:sz="0" w:space="0" w:color="auto"/>
          </w:divBdr>
        </w:div>
        <w:div w:id="875502023">
          <w:marLeft w:val="480"/>
          <w:marRight w:val="0"/>
          <w:marTop w:val="0"/>
          <w:marBottom w:val="0"/>
          <w:divBdr>
            <w:top w:val="none" w:sz="0" w:space="0" w:color="auto"/>
            <w:left w:val="none" w:sz="0" w:space="0" w:color="auto"/>
            <w:bottom w:val="none" w:sz="0" w:space="0" w:color="auto"/>
            <w:right w:val="none" w:sz="0" w:space="0" w:color="auto"/>
          </w:divBdr>
        </w:div>
        <w:div w:id="17854557">
          <w:marLeft w:val="480"/>
          <w:marRight w:val="0"/>
          <w:marTop w:val="0"/>
          <w:marBottom w:val="0"/>
          <w:divBdr>
            <w:top w:val="none" w:sz="0" w:space="0" w:color="auto"/>
            <w:left w:val="none" w:sz="0" w:space="0" w:color="auto"/>
            <w:bottom w:val="none" w:sz="0" w:space="0" w:color="auto"/>
            <w:right w:val="none" w:sz="0" w:space="0" w:color="auto"/>
          </w:divBdr>
        </w:div>
        <w:div w:id="927232092">
          <w:marLeft w:val="480"/>
          <w:marRight w:val="0"/>
          <w:marTop w:val="0"/>
          <w:marBottom w:val="0"/>
          <w:divBdr>
            <w:top w:val="none" w:sz="0" w:space="0" w:color="auto"/>
            <w:left w:val="none" w:sz="0" w:space="0" w:color="auto"/>
            <w:bottom w:val="none" w:sz="0" w:space="0" w:color="auto"/>
            <w:right w:val="none" w:sz="0" w:space="0" w:color="auto"/>
          </w:divBdr>
        </w:div>
        <w:div w:id="405304062">
          <w:marLeft w:val="480"/>
          <w:marRight w:val="0"/>
          <w:marTop w:val="0"/>
          <w:marBottom w:val="0"/>
          <w:divBdr>
            <w:top w:val="none" w:sz="0" w:space="0" w:color="auto"/>
            <w:left w:val="none" w:sz="0" w:space="0" w:color="auto"/>
            <w:bottom w:val="none" w:sz="0" w:space="0" w:color="auto"/>
            <w:right w:val="none" w:sz="0" w:space="0" w:color="auto"/>
          </w:divBdr>
        </w:div>
        <w:div w:id="436097576">
          <w:marLeft w:val="480"/>
          <w:marRight w:val="0"/>
          <w:marTop w:val="0"/>
          <w:marBottom w:val="0"/>
          <w:divBdr>
            <w:top w:val="none" w:sz="0" w:space="0" w:color="auto"/>
            <w:left w:val="none" w:sz="0" w:space="0" w:color="auto"/>
            <w:bottom w:val="none" w:sz="0" w:space="0" w:color="auto"/>
            <w:right w:val="none" w:sz="0" w:space="0" w:color="auto"/>
          </w:divBdr>
        </w:div>
        <w:div w:id="1909882610">
          <w:marLeft w:val="480"/>
          <w:marRight w:val="0"/>
          <w:marTop w:val="0"/>
          <w:marBottom w:val="0"/>
          <w:divBdr>
            <w:top w:val="none" w:sz="0" w:space="0" w:color="auto"/>
            <w:left w:val="none" w:sz="0" w:space="0" w:color="auto"/>
            <w:bottom w:val="none" w:sz="0" w:space="0" w:color="auto"/>
            <w:right w:val="none" w:sz="0" w:space="0" w:color="auto"/>
          </w:divBdr>
        </w:div>
        <w:div w:id="1244147989">
          <w:marLeft w:val="480"/>
          <w:marRight w:val="0"/>
          <w:marTop w:val="0"/>
          <w:marBottom w:val="0"/>
          <w:divBdr>
            <w:top w:val="none" w:sz="0" w:space="0" w:color="auto"/>
            <w:left w:val="none" w:sz="0" w:space="0" w:color="auto"/>
            <w:bottom w:val="none" w:sz="0" w:space="0" w:color="auto"/>
            <w:right w:val="none" w:sz="0" w:space="0" w:color="auto"/>
          </w:divBdr>
        </w:div>
        <w:div w:id="393432154">
          <w:marLeft w:val="480"/>
          <w:marRight w:val="0"/>
          <w:marTop w:val="0"/>
          <w:marBottom w:val="0"/>
          <w:divBdr>
            <w:top w:val="none" w:sz="0" w:space="0" w:color="auto"/>
            <w:left w:val="none" w:sz="0" w:space="0" w:color="auto"/>
            <w:bottom w:val="none" w:sz="0" w:space="0" w:color="auto"/>
            <w:right w:val="none" w:sz="0" w:space="0" w:color="auto"/>
          </w:divBdr>
        </w:div>
        <w:div w:id="919824790">
          <w:marLeft w:val="480"/>
          <w:marRight w:val="0"/>
          <w:marTop w:val="0"/>
          <w:marBottom w:val="0"/>
          <w:divBdr>
            <w:top w:val="none" w:sz="0" w:space="0" w:color="auto"/>
            <w:left w:val="none" w:sz="0" w:space="0" w:color="auto"/>
            <w:bottom w:val="none" w:sz="0" w:space="0" w:color="auto"/>
            <w:right w:val="none" w:sz="0" w:space="0" w:color="auto"/>
          </w:divBdr>
        </w:div>
        <w:div w:id="885020833">
          <w:marLeft w:val="480"/>
          <w:marRight w:val="0"/>
          <w:marTop w:val="0"/>
          <w:marBottom w:val="0"/>
          <w:divBdr>
            <w:top w:val="none" w:sz="0" w:space="0" w:color="auto"/>
            <w:left w:val="none" w:sz="0" w:space="0" w:color="auto"/>
            <w:bottom w:val="none" w:sz="0" w:space="0" w:color="auto"/>
            <w:right w:val="none" w:sz="0" w:space="0" w:color="auto"/>
          </w:divBdr>
        </w:div>
        <w:div w:id="1023480348">
          <w:marLeft w:val="480"/>
          <w:marRight w:val="0"/>
          <w:marTop w:val="0"/>
          <w:marBottom w:val="0"/>
          <w:divBdr>
            <w:top w:val="none" w:sz="0" w:space="0" w:color="auto"/>
            <w:left w:val="none" w:sz="0" w:space="0" w:color="auto"/>
            <w:bottom w:val="none" w:sz="0" w:space="0" w:color="auto"/>
            <w:right w:val="none" w:sz="0" w:space="0" w:color="auto"/>
          </w:divBdr>
        </w:div>
        <w:div w:id="1054889142">
          <w:marLeft w:val="480"/>
          <w:marRight w:val="0"/>
          <w:marTop w:val="0"/>
          <w:marBottom w:val="0"/>
          <w:divBdr>
            <w:top w:val="none" w:sz="0" w:space="0" w:color="auto"/>
            <w:left w:val="none" w:sz="0" w:space="0" w:color="auto"/>
            <w:bottom w:val="none" w:sz="0" w:space="0" w:color="auto"/>
            <w:right w:val="none" w:sz="0" w:space="0" w:color="auto"/>
          </w:divBdr>
        </w:div>
        <w:div w:id="2066752563">
          <w:marLeft w:val="480"/>
          <w:marRight w:val="0"/>
          <w:marTop w:val="0"/>
          <w:marBottom w:val="0"/>
          <w:divBdr>
            <w:top w:val="none" w:sz="0" w:space="0" w:color="auto"/>
            <w:left w:val="none" w:sz="0" w:space="0" w:color="auto"/>
            <w:bottom w:val="none" w:sz="0" w:space="0" w:color="auto"/>
            <w:right w:val="none" w:sz="0" w:space="0" w:color="auto"/>
          </w:divBdr>
        </w:div>
        <w:div w:id="1061489889">
          <w:marLeft w:val="480"/>
          <w:marRight w:val="0"/>
          <w:marTop w:val="0"/>
          <w:marBottom w:val="0"/>
          <w:divBdr>
            <w:top w:val="none" w:sz="0" w:space="0" w:color="auto"/>
            <w:left w:val="none" w:sz="0" w:space="0" w:color="auto"/>
            <w:bottom w:val="none" w:sz="0" w:space="0" w:color="auto"/>
            <w:right w:val="none" w:sz="0" w:space="0" w:color="auto"/>
          </w:divBdr>
        </w:div>
        <w:div w:id="336927728">
          <w:marLeft w:val="480"/>
          <w:marRight w:val="0"/>
          <w:marTop w:val="0"/>
          <w:marBottom w:val="0"/>
          <w:divBdr>
            <w:top w:val="none" w:sz="0" w:space="0" w:color="auto"/>
            <w:left w:val="none" w:sz="0" w:space="0" w:color="auto"/>
            <w:bottom w:val="none" w:sz="0" w:space="0" w:color="auto"/>
            <w:right w:val="none" w:sz="0" w:space="0" w:color="auto"/>
          </w:divBdr>
        </w:div>
        <w:div w:id="1436048786">
          <w:marLeft w:val="480"/>
          <w:marRight w:val="0"/>
          <w:marTop w:val="0"/>
          <w:marBottom w:val="0"/>
          <w:divBdr>
            <w:top w:val="none" w:sz="0" w:space="0" w:color="auto"/>
            <w:left w:val="none" w:sz="0" w:space="0" w:color="auto"/>
            <w:bottom w:val="none" w:sz="0" w:space="0" w:color="auto"/>
            <w:right w:val="none" w:sz="0" w:space="0" w:color="auto"/>
          </w:divBdr>
        </w:div>
        <w:div w:id="1076509868">
          <w:marLeft w:val="480"/>
          <w:marRight w:val="0"/>
          <w:marTop w:val="0"/>
          <w:marBottom w:val="0"/>
          <w:divBdr>
            <w:top w:val="none" w:sz="0" w:space="0" w:color="auto"/>
            <w:left w:val="none" w:sz="0" w:space="0" w:color="auto"/>
            <w:bottom w:val="none" w:sz="0" w:space="0" w:color="auto"/>
            <w:right w:val="none" w:sz="0" w:space="0" w:color="auto"/>
          </w:divBdr>
        </w:div>
        <w:div w:id="819807917">
          <w:marLeft w:val="480"/>
          <w:marRight w:val="0"/>
          <w:marTop w:val="0"/>
          <w:marBottom w:val="0"/>
          <w:divBdr>
            <w:top w:val="none" w:sz="0" w:space="0" w:color="auto"/>
            <w:left w:val="none" w:sz="0" w:space="0" w:color="auto"/>
            <w:bottom w:val="none" w:sz="0" w:space="0" w:color="auto"/>
            <w:right w:val="none" w:sz="0" w:space="0" w:color="auto"/>
          </w:divBdr>
        </w:div>
        <w:div w:id="148980176">
          <w:marLeft w:val="480"/>
          <w:marRight w:val="0"/>
          <w:marTop w:val="0"/>
          <w:marBottom w:val="0"/>
          <w:divBdr>
            <w:top w:val="none" w:sz="0" w:space="0" w:color="auto"/>
            <w:left w:val="none" w:sz="0" w:space="0" w:color="auto"/>
            <w:bottom w:val="none" w:sz="0" w:space="0" w:color="auto"/>
            <w:right w:val="none" w:sz="0" w:space="0" w:color="auto"/>
          </w:divBdr>
        </w:div>
        <w:div w:id="1790659670">
          <w:marLeft w:val="480"/>
          <w:marRight w:val="0"/>
          <w:marTop w:val="0"/>
          <w:marBottom w:val="0"/>
          <w:divBdr>
            <w:top w:val="none" w:sz="0" w:space="0" w:color="auto"/>
            <w:left w:val="none" w:sz="0" w:space="0" w:color="auto"/>
            <w:bottom w:val="none" w:sz="0" w:space="0" w:color="auto"/>
            <w:right w:val="none" w:sz="0" w:space="0" w:color="auto"/>
          </w:divBdr>
        </w:div>
        <w:div w:id="594900221">
          <w:marLeft w:val="480"/>
          <w:marRight w:val="0"/>
          <w:marTop w:val="0"/>
          <w:marBottom w:val="0"/>
          <w:divBdr>
            <w:top w:val="none" w:sz="0" w:space="0" w:color="auto"/>
            <w:left w:val="none" w:sz="0" w:space="0" w:color="auto"/>
            <w:bottom w:val="none" w:sz="0" w:space="0" w:color="auto"/>
            <w:right w:val="none" w:sz="0" w:space="0" w:color="auto"/>
          </w:divBdr>
        </w:div>
        <w:div w:id="840703538">
          <w:marLeft w:val="480"/>
          <w:marRight w:val="0"/>
          <w:marTop w:val="0"/>
          <w:marBottom w:val="0"/>
          <w:divBdr>
            <w:top w:val="none" w:sz="0" w:space="0" w:color="auto"/>
            <w:left w:val="none" w:sz="0" w:space="0" w:color="auto"/>
            <w:bottom w:val="none" w:sz="0" w:space="0" w:color="auto"/>
            <w:right w:val="none" w:sz="0" w:space="0" w:color="auto"/>
          </w:divBdr>
        </w:div>
        <w:div w:id="1702248107">
          <w:marLeft w:val="480"/>
          <w:marRight w:val="0"/>
          <w:marTop w:val="0"/>
          <w:marBottom w:val="0"/>
          <w:divBdr>
            <w:top w:val="none" w:sz="0" w:space="0" w:color="auto"/>
            <w:left w:val="none" w:sz="0" w:space="0" w:color="auto"/>
            <w:bottom w:val="none" w:sz="0" w:space="0" w:color="auto"/>
            <w:right w:val="none" w:sz="0" w:space="0" w:color="auto"/>
          </w:divBdr>
        </w:div>
        <w:div w:id="1046297120">
          <w:marLeft w:val="480"/>
          <w:marRight w:val="0"/>
          <w:marTop w:val="0"/>
          <w:marBottom w:val="0"/>
          <w:divBdr>
            <w:top w:val="none" w:sz="0" w:space="0" w:color="auto"/>
            <w:left w:val="none" w:sz="0" w:space="0" w:color="auto"/>
            <w:bottom w:val="none" w:sz="0" w:space="0" w:color="auto"/>
            <w:right w:val="none" w:sz="0" w:space="0" w:color="auto"/>
          </w:divBdr>
        </w:div>
        <w:div w:id="115762468">
          <w:marLeft w:val="480"/>
          <w:marRight w:val="0"/>
          <w:marTop w:val="0"/>
          <w:marBottom w:val="0"/>
          <w:divBdr>
            <w:top w:val="none" w:sz="0" w:space="0" w:color="auto"/>
            <w:left w:val="none" w:sz="0" w:space="0" w:color="auto"/>
            <w:bottom w:val="none" w:sz="0" w:space="0" w:color="auto"/>
            <w:right w:val="none" w:sz="0" w:space="0" w:color="auto"/>
          </w:divBdr>
        </w:div>
        <w:div w:id="821119649">
          <w:marLeft w:val="480"/>
          <w:marRight w:val="0"/>
          <w:marTop w:val="0"/>
          <w:marBottom w:val="0"/>
          <w:divBdr>
            <w:top w:val="none" w:sz="0" w:space="0" w:color="auto"/>
            <w:left w:val="none" w:sz="0" w:space="0" w:color="auto"/>
            <w:bottom w:val="none" w:sz="0" w:space="0" w:color="auto"/>
            <w:right w:val="none" w:sz="0" w:space="0" w:color="auto"/>
          </w:divBdr>
        </w:div>
        <w:div w:id="530801452">
          <w:marLeft w:val="480"/>
          <w:marRight w:val="0"/>
          <w:marTop w:val="0"/>
          <w:marBottom w:val="0"/>
          <w:divBdr>
            <w:top w:val="none" w:sz="0" w:space="0" w:color="auto"/>
            <w:left w:val="none" w:sz="0" w:space="0" w:color="auto"/>
            <w:bottom w:val="none" w:sz="0" w:space="0" w:color="auto"/>
            <w:right w:val="none" w:sz="0" w:space="0" w:color="auto"/>
          </w:divBdr>
        </w:div>
        <w:div w:id="1060976636">
          <w:marLeft w:val="480"/>
          <w:marRight w:val="0"/>
          <w:marTop w:val="0"/>
          <w:marBottom w:val="0"/>
          <w:divBdr>
            <w:top w:val="none" w:sz="0" w:space="0" w:color="auto"/>
            <w:left w:val="none" w:sz="0" w:space="0" w:color="auto"/>
            <w:bottom w:val="none" w:sz="0" w:space="0" w:color="auto"/>
            <w:right w:val="none" w:sz="0" w:space="0" w:color="auto"/>
          </w:divBdr>
        </w:div>
        <w:div w:id="1217207091">
          <w:marLeft w:val="480"/>
          <w:marRight w:val="0"/>
          <w:marTop w:val="0"/>
          <w:marBottom w:val="0"/>
          <w:divBdr>
            <w:top w:val="none" w:sz="0" w:space="0" w:color="auto"/>
            <w:left w:val="none" w:sz="0" w:space="0" w:color="auto"/>
            <w:bottom w:val="none" w:sz="0" w:space="0" w:color="auto"/>
            <w:right w:val="none" w:sz="0" w:space="0" w:color="auto"/>
          </w:divBdr>
        </w:div>
        <w:div w:id="90318696">
          <w:marLeft w:val="480"/>
          <w:marRight w:val="0"/>
          <w:marTop w:val="0"/>
          <w:marBottom w:val="0"/>
          <w:divBdr>
            <w:top w:val="none" w:sz="0" w:space="0" w:color="auto"/>
            <w:left w:val="none" w:sz="0" w:space="0" w:color="auto"/>
            <w:bottom w:val="none" w:sz="0" w:space="0" w:color="auto"/>
            <w:right w:val="none" w:sz="0" w:space="0" w:color="auto"/>
          </w:divBdr>
        </w:div>
        <w:div w:id="1670669814">
          <w:marLeft w:val="480"/>
          <w:marRight w:val="0"/>
          <w:marTop w:val="0"/>
          <w:marBottom w:val="0"/>
          <w:divBdr>
            <w:top w:val="none" w:sz="0" w:space="0" w:color="auto"/>
            <w:left w:val="none" w:sz="0" w:space="0" w:color="auto"/>
            <w:bottom w:val="none" w:sz="0" w:space="0" w:color="auto"/>
            <w:right w:val="none" w:sz="0" w:space="0" w:color="auto"/>
          </w:divBdr>
        </w:div>
        <w:div w:id="773984749">
          <w:marLeft w:val="480"/>
          <w:marRight w:val="0"/>
          <w:marTop w:val="0"/>
          <w:marBottom w:val="0"/>
          <w:divBdr>
            <w:top w:val="none" w:sz="0" w:space="0" w:color="auto"/>
            <w:left w:val="none" w:sz="0" w:space="0" w:color="auto"/>
            <w:bottom w:val="none" w:sz="0" w:space="0" w:color="auto"/>
            <w:right w:val="none" w:sz="0" w:space="0" w:color="auto"/>
          </w:divBdr>
        </w:div>
        <w:div w:id="1366557460">
          <w:marLeft w:val="480"/>
          <w:marRight w:val="0"/>
          <w:marTop w:val="0"/>
          <w:marBottom w:val="0"/>
          <w:divBdr>
            <w:top w:val="none" w:sz="0" w:space="0" w:color="auto"/>
            <w:left w:val="none" w:sz="0" w:space="0" w:color="auto"/>
            <w:bottom w:val="none" w:sz="0" w:space="0" w:color="auto"/>
            <w:right w:val="none" w:sz="0" w:space="0" w:color="auto"/>
          </w:divBdr>
        </w:div>
        <w:div w:id="805854908">
          <w:marLeft w:val="480"/>
          <w:marRight w:val="0"/>
          <w:marTop w:val="0"/>
          <w:marBottom w:val="0"/>
          <w:divBdr>
            <w:top w:val="none" w:sz="0" w:space="0" w:color="auto"/>
            <w:left w:val="none" w:sz="0" w:space="0" w:color="auto"/>
            <w:bottom w:val="none" w:sz="0" w:space="0" w:color="auto"/>
            <w:right w:val="none" w:sz="0" w:space="0" w:color="auto"/>
          </w:divBdr>
        </w:div>
        <w:div w:id="1908950079">
          <w:marLeft w:val="480"/>
          <w:marRight w:val="0"/>
          <w:marTop w:val="0"/>
          <w:marBottom w:val="0"/>
          <w:divBdr>
            <w:top w:val="none" w:sz="0" w:space="0" w:color="auto"/>
            <w:left w:val="none" w:sz="0" w:space="0" w:color="auto"/>
            <w:bottom w:val="none" w:sz="0" w:space="0" w:color="auto"/>
            <w:right w:val="none" w:sz="0" w:space="0" w:color="auto"/>
          </w:divBdr>
        </w:div>
        <w:div w:id="1400396436">
          <w:marLeft w:val="480"/>
          <w:marRight w:val="0"/>
          <w:marTop w:val="0"/>
          <w:marBottom w:val="0"/>
          <w:divBdr>
            <w:top w:val="none" w:sz="0" w:space="0" w:color="auto"/>
            <w:left w:val="none" w:sz="0" w:space="0" w:color="auto"/>
            <w:bottom w:val="none" w:sz="0" w:space="0" w:color="auto"/>
            <w:right w:val="none" w:sz="0" w:space="0" w:color="auto"/>
          </w:divBdr>
        </w:div>
        <w:div w:id="128323209">
          <w:marLeft w:val="480"/>
          <w:marRight w:val="0"/>
          <w:marTop w:val="0"/>
          <w:marBottom w:val="0"/>
          <w:divBdr>
            <w:top w:val="none" w:sz="0" w:space="0" w:color="auto"/>
            <w:left w:val="none" w:sz="0" w:space="0" w:color="auto"/>
            <w:bottom w:val="none" w:sz="0" w:space="0" w:color="auto"/>
            <w:right w:val="none" w:sz="0" w:space="0" w:color="auto"/>
          </w:divBdr>
        </w:div>
        <w:div w:id="1017804565">
          <w:marLeft w:val="480"/>
          <w:marRight w:val="0"/>
          <w:marTop w:val="0"/>
          <w:marBottom w:val="0"/>
          <w:divBdr>
            <w:top w:val="none" w:sz="0" w:space="0" w:color="auto"/>
            <w:left w:val="none" w:sz="0" w:space="0" w:color="auto"/>
            <w:bottom w:val="none" w:sz="0" w:space="0" w:color="auto"/>
            <w:right w:val="none" w:sz="0" w:space="0" w:color="auto"/>
          </w:divBdr>
        </w:div>
        <w:div w:id="398138524">
          <w:marLeft w:val="480"/>
          <w:marRight w:val="0"/>
          <w:marTop w:val="0"/>
          <w:marBottom w:val="0"/>
          <w:divBdr>
            <w:top w:val="none" w:sz="0" w:space="0" w:color="auto"/>
            <w:left w:val="none" w:sz="0" w:space="0" w:color="auto"/>
            <w:bottom w:val="none" w:sz="0" w:space="0" w:color="auto"/>
            <w:right w:val="none" w:sz="0" w:space="0" w:color="auto"/>
          </w:divBdr>
        </w:div>
        <w:div w:id="681203221">
          <w:marLeft w:val="480"/>
          <w:marRight w:val="0"/>
          <w:marTop w:val="0"/>
          <w:marBottom w:val="0"/>
          <w:divBdr>
            <w:top w:val="none" w:sz="0" w:space="0" w:color="auto"/>
            <w:left w:val="none" w:sz="0" w:space="0" w:color="auto"/>
            <w:bottom w:val="none" w:sz="0" w:space="0" w:color="auto"/>
            <w:right w:val="none" w:sz="0" w:space="0" w:color="auto"/>
          </w:divBdr>
        </w:div>
      </w:divsChild>
    </w:div>
    <w:div w:id="138226927">
      <w:bodyDiv w:val="1"/>
      <w:marLeft w:val="0"/>
      <w:marRight w:val="0"/>
      <w:marTop w:val="0"/>
      <w:marBottom w:val="0"/>
      <w:divBdr>
        <w:top w:val="none" w:sz="0" w:space="0" w:color="auto"/>
        <w:left w:val="none" w:sz="0" w:space="0" w:color="auto"/>
        <w:bottom w:val="none" w:sz="0" w:space="0" w:color="auto"/>
        <w:right w:val="none" w:sz="0" w:space="0" w:color="auto"/>
      </w:divBdr>
    </w:div>
    <w:div w:id="141627037">
      <w:bodyDiv w:val="1"/>
      <w:marLeft w:val="0"/>
      <w:marRight w:val="0"/>
      <w:marTop w:val="0"/>
      <w:marBottom w:val="0"/>
      <w:divBdr>
        <w:top w:val="none" w:sz="0" w:space="0" w:color="auto"/>
        <w:left w:val="none" w:sz="0" w:space="0" w:color="auto"/>
        <w:bottom w:val="none" w:sz="0" w:space="0" w:color="auto"/>
        <w:right w:val="none" w:sz="0" w:space="0" w:color="auto"/>
      </w:divBdr>
    </w:div>
    <w:div w:id="145437562">
      <w:bodyDiv w:val="1"/>
      <w:marLeft w:val="0"/>
      <w:marRight w:val="0"/>
      <w:marTop w:val="0"/>
      <w:marBottom w:val="0"/>
      <w:divBdr>
        <w:top w:val="none" w:sz="0" w:space="0" w:color="auto"/>
        <w:left w:val="none" w:sz="0" w:space="0" w:color="auto"/>
        <w:bottom w:val="none" w:sz="0" w:space="0" w:color="auto"/>
        <w:right w:val="none" w:sz="0" w:space="0" w:color="auto"/>
      </w:divBdr>
    </w:div>
    <w:div w:id="148206229">
      <w:bodyDiv w:val="1"/>
      <w:marLeft w:val="0"/>
      <w:marRight w:val="0"/>
      <w:marTop w:val="0"/>
      <w:marBottom w:val="0"/>
      <w:divBdr>
        <w:top w:val="none" w:sz="0" w:space="0" w:color="auto"/>
        <w:left w:val="none" w:sz="0" w:space="0" w:color="auto"/>
        <w:bottom w:val="none" w:sz="0" w:space="0" w:color="auto"/>
        <w:right w:val="none" w:sz="0" w:space="0" w:color="auto"/>
      </w:divBdr>
      <w:divsChild>
        <w:div w:id="802773910">
          <w:marLeft w:val="640"/>
          <w:marRight w:val="0"/>
          <w:marTop w:val="0"/>
          <w:marBottom w:val="0"/>
          <w:divBdr>
            <w:top w:val="none" w:sz="0" w:space="0" w:color="auto"/>
            <w:left w:val="none" w:sz="0" w:space="0" w:color="auto"/>
            <w:bottom w:val="none" w:sz="0" w:space="0" w:color="auto"/>
            <w:right w:val="none" w:sz="0" w:space="0" w:color="auto"/>
          </w:divBdr>
        </w:div>
        <w:div w:id="902250555">
          <w:marLeft w:val="640"/>
          <w:marRight w:val="0"/>
          <w:marTop w:val="0"/>
          <w:marBottom w:val="0"/>
          <w:divBdr>
            <w:top w:val="none" w:sz="0" w:space="0" w:color="auto"/>
            <w:left w:val="none" w:sz="0" w:space="0" w:color="auto"/>
            <w:bottom w:val="none" w:sz="0" w:space="0" w:color="auto"/>
            <w:right w:val="none" w:sz="0" w:space="0" w:color="auto"/>
          </w:divBdr>
        </w:div>
        <w:div w:id="745150561">
          <w:marLeft w:val="640"/>
          <w:marRight w:val="0"/>
          <w:marTop w:val="0"/>
          <w:marBottom w:val="0"/>
          <w:divBdr>
            <w:top w:val="none" w:sz="0" w:space="0" w:color="auto"/>
            <w:left w:val="none" w:sz="0" w:space="0" w:color="auto"/>
            <w:bottom w:val="none" w:sz="0" w:space="0" w:color="auto"/>
            <w:right w:val="none" w:sz="0" w:space="0" w:color="auto"/>
          </w:divBdr>
        </w:div>
        <w:div w:id="1096555813">
          <w:marLeft w:val="640"/>
          <w:marRight w:val="0"/>
          <w:marTop w:val="0"/>
          <w:marBottom w:val="0"/>
          <w:divBdr>
            <w:top w:val="none" w:sz="0" w:space="0" w:color="auto"/>
            <w:left w:val="none" w:sz="0" w:space="0" w:color="auto"/>
            <w:bottom w:val="none" w:sz="0" w:space="0" w:color="auto"/>
            <w:right w:val="none" w:sz="0" w:space="0" w:color="auto"/>
          </w:divBdr>
        </w:div>
        <w:div w:id="799759788">
          <w:marLeft w:val="640"/>
          <w:marRight w:val="0"/>
          <w:marTop w:val="0"/>
          <w:marBottom w:val="0"/>
          <w:divBdr>
            <w:top w:val="none" w:sz="0" w:space="0" w:color="auto"/>
            <w:left w:val="none" w:sz="0" w:space="0" w:color="auto"/>
            <w:bottom w:val="none" w:sz="0" w:space="0" w:color="auto"/>
            <w:right w:val="none" w:sz="0" w:space="0" w:color="auto"/>
          </w:divBdr>
        </w:div>
        <w:div w:id="1113018427">
          <w:marLeft w:val="640"/>
          <w:marRight w:val="0"/>
          <w:marTop w:val="0"/>
          <w:marBottom w:val="0"/>
          <w:divBdr>
            <w:top w:val="none" w:sz="0" w:space="0" w:color="auto"/>
            <w:left w:val="none" w:sz="0" w:space="0" w:color="auto"/>
            <w:bottom w:val="none" w:sz="0" w:space="0" w:color="auto"/>
            <w:right w:val="none" w:sz="0" w:space="0" w:color="auto"/>
          </w:divBdr>
        </w:div>
        <w:div w:id="229583485">
          <w:marLeft w:val="640"/>
          <w:marRight w:val="0"/>
          <w:marTop w:val="0"/>
          <w:marBottom w:val="0"/>
          <w:divBdr>
            <w:top w:val="none" w:sz="0" w:space="0" w:color="auto"/>
            <w:left w:val="none" w:sz="0" w:space="0" w:color="auto"/>
            <w:bottom w:val="none" w:sz="0" w:space="0" w:color="auto"/>
            <w:right w:val="none" w:sz="0" w:space="0" w:color="auto"/>
          </w:divBdr>
        </w:div>
        <w:div w:id="256405761">
          <w:marLeft w:val="640"/>
          <w:marRight w:val="0"/>
          <w:marTop w:val="0"/>
          <w:marBottom w:val="0"/>
          <w:divBdr>
            <w:top w:val="none" w:sz="0" w:space="0" w:color="auto"/>
            <w:left w:val="none" w:sz="0" w:space="0" w:color="auto"/>
            <w:bottom w:val="none" w:sz="0" w:space="0" w:color="auto"/>
            <w:right w:val="none" w:sz="0" w:space="0" w:color="auto"/>
          </w:divBdr>
        </w:div>
        <w:div w:id="1451437974">
          <w:marLeft w:val="640"/>
          <w:marRight w:val="0"/>
          <w:marTop w:val="0"/>
          <w:marBottom w:val="0"/>
          <w:divBdr>
            <w:top w:val="none" w:sz="0" w:space="0" w:color="auto"/>
            <w:left w:val="none" w:sz="0" w:space="0" w:color="auto"/>
            <w:bottom w:val="none" w:sz="0" w:space="0" w:color="auto"/>
            <w:right w:val="none" w:sz="0" w:space="0" w:color="auto"/>
          </w:divBdr>
        </w:div>
        <w:div w:id="434058067">
          <w:marLeft w:val="640"/>
          <w:marRight w:val="0"/>
          <w:marTop w:val="0"/>
          <w:marBottom w:val="0"/>
          <w:divBdr>
            <w:top w:val="none" w:sz="0" w:space="0" w:color="auto"/>
            <w:left w:val="none" w:sz="0" w:space="0" w:color="auto"/>
            <w:bottom w:val="none" w:sz="0" w:space="0" w:color="auto"/>
            <w:right w:val="none" w:sz="0" w:space="0" w:color="auto"/>
          </w:divBdr>
        </w:div>
        <w:div w:id="2121220242">
          <w:marLeft w:val="640"/>
          <w:marRight w:val="0"/>
          <w:marTop w:val="0"/>
          <w:marBottom w:val="0"/>
          <w:divBdr>
            <w:top w:val="none" w:sz="0" w:space="0" w:color="auto"/>
            <w:left w:val="none" w:sz="0" w:space="0" w:color="auto"/>
            <w:bottom w:val="none" w:sz="0" w:space="0" w:color="auto"/>
            <w:right w:val="none" w:sz="0" w:space="0" w:color="auto"/>
          </w:divBdr>
        </w:div>
        <w:div w:id="1006133568">
          <w:marLeft w:val="640"/>
          <w:marRight w:val="0"/>
          <w:marTop w:val="0"/>
          <w:marBottom w:val="0"/>
          <w:divBdr>
            <w:top w:val="none" w:sz="0" w:space="0" w:color="auto"/>
            <w:left w:val="none" w:sz="0" w:space="0" w:color="auto"/>
            <w:bottom w:val="none" w:sz="0" w:space="0" w:color="auto"/>
            <w:right w:val="none" w:sz="0" w:space="0" w:color="auto"/>
          </w:divBdr>
        </w:div>
        <w:div w:id="99109216">
          <w:marLeft w:val="640"/>
          <w:marRight w:val="0"/>
          <w:marTop w:val="0"/>
          <w:marBottom w:val="0"/>
          <w:divBdr>
            <w:top w:val="none" w:sz="0" w:space="0" w:color="auto"/>
            <w:left w:val="none" w:sz="0" w:space="0" w:color="auto"/>
            <w:bottom w:val="none" w:sz="0" w:space="0" w:color="auto"/>
            <w:right w:val="none" w:sz="0" w:space="0" w:color="auto"/>
          </w:divBdr>
        </w:div>
        <w:div w:id="307321173">
          <w:marLeft w:val="640"/>
          <w:marRight w:val="0"/>
          <w:marTop w:val="0"/>
          <w:marBottom w:val="0"/>
          <w:divBdr>
            <w:top w:val="none" w:sz="0" w:space="0" w:color="auto"/>
            <w:left w:val="none" w:sz="0" w:space="0" w:color="auto"/>
            <w:bottom w:val="none" w:sz="0" w:space="0" w:color="auto"/>
            <w:right w:val="none" w:sz="0" w:space="0" w:color="auto"/>
          </w:divBdr>
        </w:div>
        <w:div w:id="1032416079">
          <w:marLeft w:val="640"/>
          <w:marRight w:val="0"/>
          <w:marTop w:val="0"/>
          <w:marBottom w:val="0"/>
          <w:divBdr>
            <w:top w:val="none" w:sz="0" w:space="0" w:color="auto"/>
            <w:left w:val="none" w:sz="0" w:space="0" w:color="auto"/>
            <w:bottom w:val="none" w:sz="0" w:space="0" w:color="auto"/>
            <w:right w:val="none" w:sz="0" w:space="0" w:color="auto"/>
          </w:divBdr>
        </w:div>
        <w:div w:id="1830945922">
          <w:marLeft w:val="640"/>
          <w:marRight w:val="0"/>
          <w:marTop w:val="0"/>
          <w:marBottom w:val="0"/>
          <w:divBdr>
            <w:top w:val="none" w:sz="0" w:space="0" w:color="auto"/>
            <w:left w:val="none" w:sz="0" w:space="0" w:color="auto"/>
            <w:bottom w:val="none" w:sz="0" w:space="0" w:color="auto"/>
            <w:right w:val="none" w:sz="0" w:space="0" w:color="auto"/>
          </w:divBdr>
        </w:div>
        <w:div w:id="2002611184">
          <w:marLeft w:val="640"/>
          <w:marRight w:val="0"/>
          <w:marTop w:val="0"/>
          <w:marBottom w:val="0"/>
          <w:divBdr>
            <w:top w:val="none" w:sz="0" w:space="0" w:color="auto"/>
            <w:left w:val="none" w:sz="0" w:space="0" w:color="auto"/>
            <w:bottom w:val="none" w:sz="0" w:space="0" w:color="auto"/>
            <w:right w:val="none" w:sz="0" w:space="0" w:color="auto"/>
          </w:divBdr>
        </w:div>
        <w:div w:id="182205874">
          <w:marLeft w:val="640"/>
          <w:marRight w:val="0"/>
          <w:marTop w:val="0"/>
          <w:marBottom w:val="0"/>
          <w:divBdr>
            <w:top w:val="none" w:sz="0" w:space="0" w:color="auto"/>
            <w:left w:val="none" w:sz="0" w:space="0" w:color="auto"/>
            <w:bottom w:val="none" w:sz="0" w:space="0" w:color="auto"/>
            <w:right w:val="none" w:sz="0" w:space="0" w:color="auto"/>
          </w:divBdr>
        </w:div>
        <w:div w:id="12190725">
          <w:marLeft w:val="640"/>
          <w:marRight w:val="0"/>
          <w:marTop w:val="0"/>
          <w:marBottom w:val="0"/>
          <w:divBdr>
            <w:top w:val="none" w:sz="0" w:space="0" w:color="auto"/>
            <w:left w:val="none" w:sz="0" w:space="0" w:color="auto"/>
            <w:bottom w:val="none" w:sz="0" w:space="0" w:color="auto"/>
            <w:right w:val="none" w:sz="0" w:space="0" w:color="auto"/>
          </w:divBdr>
        </w:div>
        <w:div w:id="975796790">
          <w:marLeft w:val="640"/>
          <w:marRight w:val="0"/>
          <w:marTop w:val="0"/>
          <w:marBottom w:val="0"/>
          <w:divBdr>
            <w:top w:val="none" w:sz="0" w:space="0" w:color="auto"/>
            <w:left w:val="none" w:sz="0" w:space="0" w:color="auto"/>
            <w:bottom w:val="none" w:sz="0" w:space="0" w:color="auto"/>
            <w:right w:val="none" w:sz="0" w:space="0" w:color="auto"/>
          </w:divBdr>
        </w:div>
        <w:div w:id="221409534">
          <w:marLeft w:val="640"/>
          <w:marRight w:val="0"/>
          <w:marTop w:val="0"/>
          <w:marBottom w:val="0"/>
          <w:divBdr>
            <w:top w:val="none" w:sz="0" w:space="0" w:color="auto"/>
            <w:left w:val="none" w:sz="0" w:space="0" w:color="auto"/>
            <w:bottom w:val="none" w:sz="0" w:space="0" w:color="auto"/>
            <w:right w:val="none" w:sz="0" w:space="0" w:color="auto"/>
          </w:divBdr>
        </w:div>
        <w:div w:id="1696494444">
          <w:marLeft w:val="640"/>
          <w:marRight w:val="0"/>
          <w:marTop w:val="0"/>
          <w:marBottom w:val="0"/>
          <w:divBdr>
            <w:top w:val="none" w:sz="0" w:space="0" w:color="auto"/>
            <w:left w:val="none" w:sz="0" w:space="0" w:color="auto"/>
            <w:bottom w:val="none" w:sz="0" w:space="0" w:color="auto"/>
            <w:right w:val="none" w:sz="0" w:space="0" w:color="auto"/>
          </w:divBdr>
        </w:div>
        <w:div w:id="513494431">
          <w:marLeft w:val="640"/>
          <w:marRight w:val="0"/>
          <w:marTop w:val="0"/>
          <w:marBottom w:val="0"/>
          <w:divBdr>
            <w:top w:val="none" w:sz="0" w:space="0" w:color="auto"/>
            <w:left w:val="none" w:sz="0" w:space="0" w:color="auto"/>
            <w:bottom w:val="none" w:sz="0" w:space="0" w:color="auto"/>
            <w:right w:val="none" w:sz="0" w:space="0" w:color="auto"/>
          </w:divBdr>
        </w:div>
        <w:div w:id="1917201719">
          <w:marLeft w:val="640"/>
          <w:marRight w:val="0"/>
          <w:marTop w:val="0"/>
          <w:marBottom w:val="0"/>
          <w:divBdr>
            <w:top w:val="none" w:sz="0" w:space="0" w:color="auto"/>
            <w:left w:val="none" w:sz="0" w:space="0" w:color="auto"/>
            <w:bottom w:val="none" w:sz="0" w:space="0" w:color="auto"/>
            <w:right w:val="none" w:sz="0" w:space="0" w:color="auto"/>
          </w:divBdr>
        </w:div>
        <w:div w:id="903564387">
          <w:marLeft w:val="640"/>
          <w:marRight w:val="0"/>
          <w:marTop w:val="0"/>
          <w:marBottom w:val="0"/>
          <w:divBdr>
            <w:top w:val="none" w:sz="0" w:space="0" w:color="auto"/>
            <w:left w:val="none" w:sz="0" w:space="0" w:color="auto"/>
            <w:bottom w:val="none" w:sz="0" w:space="0" w:color="auto"/>
            <w:right w:val="none" w:sz="0" w:space="0" w:color="auto"/>
          </w:divBdr>
        </w:div>
        <w:div w:id="43800039">
          <w:marLeft w:val="640"/>
          <w:marRight w:val="0"/>
          <w:marTop w:val="0"/>
          <w:marBottom w:val="0"/>
          <w:divBdr>
            <w:top w:val="none" w:sz="0" w:space="0" w:color="auto"/>
            <w:left w:val="none" w:sz="0" w:space="0" w:color="auto"/>
            <w:bottom w:val="none" w:sz="0" w:space="0" w:color="auto"/>
            <w:right w:val="none" w:sz="0" w:space="0" w:color="auto"/>
          </w:divBdr>
        </w:div>
        <w:div w:id="575020350">
          <w:marLeft w:val="640"/>
          <w:marRight w:val="0"/>
          <w:marTop w:val="0"/>
          <w:marBottom w:val="0"/>
          <w:divBdr>
            <w:top w:val="none" w:sz="0" w:space="0" w:color="auto"/>
            <w:left w:val="none" w:sz="0" w:space="0" w:color="auto"/>
            <w:bottom w:val="none" w:sz="0" w:space="0" w:color="auto"/>
            <w:right w:val="none" w:sz="0" w:space="0" w:color="auto"/>
          </w:divBdr>
        </w:div>
        <w:div w:id="1895501797">
          <w:marLeft w:val="640"/>
          <w:marRight w:val="0"/>
          <w:marTop w:val="0"/>
          <w:marBottom w:val="0"/>
          <w:divBdr>
            <w:top w:val="none" w:sz="0" w:space="0" w:color="auto"/>
            <w:left w:val="none" w:sz="0" w:space="0" w:color="auto"/>
            <w:bottom w:val="none" w:sz="0" w:space="0" w:color="auto"/>
            <w:right w:val="none" w:sz="0" w:space="0" w:color="auto"/>
          </w:divBdr>
        </w:div>
        <w:div w:id="1109080460">
          <w:marLeft w:val="640"/>
          <w:marRight w:val="0"/>
          <w:marTop w:val="0"/>
          <w:marBottom w:val="0"/>
          <w:divBdr>
            <w:top w:val="none" w:sz="0" w:space="0" w:color="auto"/>
            <w:left w:val="none" w:sz="0" w:space="0" w:color="auto"/>
            <w:bottom w:val="none" w:sz="0" w:space="0" w:color="auto"/>
            <w:right w:val="none" w:sz="0" w:space="0" w:color="auto"/>
          </w:divBdr>
        </w:div>
        <w:div w:id="1225337469">
          <w:marLeft w:val="640"/>
          <w:marRight w:val="0"/>
          <w:marTop w:val="0"/>
          <w:marBottom w:val="0"/>
          <w:divBdr>
            <w:top w:val="none" w:sz="0" w:space="0" w:color="auto"/>
            <w:left w:val="none" w:sz="0" w:space="0" w:color="auto"/>
            <w:bottom w:val="none" w:sz="0" w:space="0" w:color="auto"/>
            <w:right w:val="none" w:sz="0" w:space="0" w:color="auto"/>
          </w:divBdr>
        </w:div>
        <w:div w:id="332220349">
          <w:marLeft w:val="640"/>
          <w:marRight w:val="0"/>
          <w:marTop w:val="0"/>
          <w:marBottom w:val="0"/>
          <w:divBdr>
            <w:top w:val="none" w:sz="0" w:space="0" w:color="auto"/>
            <w:left w:val="none" w:sz="0" w:space="0" w:color="auto"/>
            <w:bottom w:val="none" w:sz="0" w:space="0" w:color="auto"/>
            <w:right w:val="none" w:sz="0" w:space="0" w:color="auto"/>
          </w:divBdr>
        </w:div>
        <w:div w:id="874660756">
          <w:marLeft w:val="640"/>
          <w:marRight w:val="0"/>
          <w:marTop w:val="0"/>
          <w:marBottom w:val="0"/>
          <w:divBdr>
            <w:top w:val="none" w:sz="0" w:space="0" w:color="auto"/>
            <w:left w:val="none" w:sz="0" w:space="0" w:color="auto"/>
            <w:bottom w:val="none" w:sz="0" w:space="0" w:color="auto"/>
            <w:right w:val="none" w:sz="0" w:space="0" w:color="auto"/>
          </w:divBdr>
        </w:div>
        <w:div w:id="528565498">
          <w:marLeft w:val="640"/>
          <w:marRight w:val="0"/>
          <w:marTop w:val="0"/>
          <w:marBottom w:val="0"/>
          <w:divBdr>
            <w:top w:val="none" w:sz="0" w:space="0" w:color="auto"/>
            <w:left w:val="none" w:sz="0" w:space="0" w:color="auto"/>
            <w:bottom w:val="none" w:sz="0" w:space="0" w:color="auto"/>
            <w:right w:val="none" w:sz="0" w:space="0" w:color="auto"/>
          </w:divBdr>
        </w:div>
        <w:div w:id="1255748167">
          <w:marLeft w:val="640"/>
          <w:marRight w:val="0"/>
          <w:marTop w:val="0"/>
          <w:marBottom w:val="0"/>
          <w:divBdr>
            <w:top w:val="none" w:sz="0" w:space="0" w:color="auto"/>
            <w:left w:val="none" w:sz="0" w:space="0" w:color="auto"/>
            <w:bottom w:val="none" w:sz="0" w:space="0" w:color="auto"/>
            <w:right w:val="none" w:sz="0" w:space="0" w:color="auto"/>
          </w:divBdr>
        </w:div>
        <w:div w:id="1448499124">
          <w:marLeft w:val="640"/>
          <w:marRight w:val="0"/>
          <w:marTop w:val="0"/>
          <w:marBottom w:val="0"/>
          <w:divBdr>
            <w:top w:val="none" w:sz="0" w:space="0" w:color="auto"/>
            <w:left w:val="none" w:sz="0" w:space="0" w:color="auto"/>
            <w:bottom w:val="none" w:sz="0" w:space="0" w:color="auto"/>
            <w:right w:val="none" w:sz="0" w:space="0" w:color="auto"/>
          </w:divBdr>
        </w:div>
        <w:div w:id="728651512">
          <w:marLeft w:val="640"/>
          <w:marRight w:val="0"/>
          <w:marTop w:val="0"/>
          <w:marBottom w:val="0"/>
          <w:divBdr>
            <w:top w:val="none" w:sz="0" w:space="0" w:color="auto"/>
            <w:left w:val="none" w:sz="0" w:space="0" w:color="auto"/>
            <w:bottom w:val="none" w:sz="0" w:space="0" w:color="auto"/>
            <w:right w:val="none" w:sz="0" w:space="0" w:color="auto"/>
          </w:divBdr>
        </w:div>
        <w:div w:id="199048463">
          <w:marLeft w:val="640"/>
          <w:marRight w:val="0"/>
          <w:marTop w:val="0"/>
          <w:marBottom w:val="0"/>
          <w:divBdr>
            <w:top w:val="none" w:sz="0" w:space="0" w:color="auto"/>
            <w:left w:val="none" w:sz="0" w:space="0" w:color="auto"/>
            <w:bottom w:val="none" w:sz="0" w:space="0" w:color="auto"/>
            <w:right w:val="none" w:sz="0" w:space="0" w:color="auto"/>
          </w:divBdr>
        </w:div>
        <w:div w:id="205990101">
          <w:marLeft w:val="640"/>
          <w:marRight w:val="0"/>
          <w:marTop w:val="0"/>
          <w:marBottom w:val="0"/>
          <w:divBdr>
            <w:top w:val="none" w:sz="0" w:space="0" w:color="auto"/>
            <w:left w:val="none" w:sz="0" w:space="0" w:color="auto"/>
            <w:bottom w:val="none" w:sz="0" w:space="0" w:color="auto"/>
            <w:right w:val="none" w:sz="0" w:space="0" w:color="auto"/>
          </w:divBdr>
        </w:div>
        <w:div w:id="31073230">
          <w:marLeft w:val="640"/>
          <w:marRight w:val="0"/>
          <w:marTop w:val="0"/>
          <w:marBottom w:val="0"/>
          <w:divBdr>
            <w:top w:val="none" w:sz="0" w:space="0" w:color="auto"/>
            <w:left w:val="none" w:sz="0" w:space="0" w:color="auto"/>
            <w:bottom w:val="none" w:sz="0" w:space="0" w:color="auto"/>
            <w:right w:val="none" w:sz="0" w:space="0" w:color="auto"/>
          </w:divBdr>
        </w:div>
        <w:div w:id="847601011">
          <w:marLeft w:val="640"/>
          <w:marRight w:val="0"/>
          <w:marTop w:val="0"/>
          <w:marBottom w:val="0"/>
          <w:divBdr>
            <w:top w:val="none" w:sz="0" w:space="0" w:color="auto"/>
            <w:left w:val="none" w:sz="0" w:space="0" w:color="auto"/>
            <w:bottom w:val="none" w:sz="0" w:space="0" w:color="auto"/>
            <w:right w:val="none" w:sz="0" w:space="0" w:color="auto"/>
          </w:divBdr>
        </w:div>
        <w:div w:id="433208056">
          <w:marLeft w:val="640"/>
          <w:marRight w:val="0"/>
          <w:marTop w:val="0"/>
          <w:marBottom w:val="0"/>
          <w:divBdr>
            <w:top w:val="none" w:sz="0" w:space="0" w:color="auto"/>
            <w:left w:val="none" w:sz="0" w:space="0" w:color="auto"/>
            <w:bottom w:val="none" w:sz="0" w:space="0" w:color="auto"/>
            <w:right w:val="none" w:sz="0" w:space="0" w:color="auto"/>
          </w:divBdr>
        </w:div>
        <w:div w:id="1288587263">
          <w:marLeft w:val="640"/>
          <w:marRight w:val="0"/>
          <w:marTop w:val="0"/>
          <w:marBottom w:val="0"/>
          <w:divBdr>
            <w:top w:val="none" w:sz="0" w:space="0" w:color="auto"/>
            <w:left w:val="none" w:sz="0" w:space="0" w:color="auto"/>
            <w:bottom w:val="none" w:sz="0" w:space="0" w:color="auto"/>
            <w:right w:val="none" w:sz="0" w:space="0" w:color="auto"/>
          </w:divBdr>
        </w:div>
        <w:div w:id="605500192">
          <w:marLeft w:val="640"/>
          <w:marRight w:val="0"/>
          <w:marTop w:val="0"/>
          <w:marBottom w:val="0"/>
          <w:divBdr>
            <w:top w:val="none" w:sz="0" w:space="0" w:color="auto"/>
            <w:left w:val="none" w:sz="0" w:space="0" w:color="auto"/>
            <w:bottom w:val="none" w:sz="0" w:space="0" w:color="auto"/>
            <w:right w:val="none" w:sz="0" w:space="0" w:color="auto"/>
          </w:divBdr>
        </w:div>
        <w:div w:id="1794639176">
          <w:marLeft w:val="640"/>
          <w:marRight w:val="0"/>
          <w:marTop w:val="0"/>
          <w:marBottom w:val="0"/>
          <w:divBdr>
            <w:top w:val="none" w:sz="0" w:space="0" w:color="auto"/>
            <w:left w:val="none" w:sz="0" w:space="0" w:color="auto"/>
            <w:bottom w:val="none" w:sz="0" w:space="0" w:color="auto"/>
            <w:right w:val="none" w:sz="0" w:space="0" w:color="auto"/>
          </w:divBdr>
        </w:div>
        <w:div w:id="624387495">
          <w:marLeft w:val="640"/>
          <w:marRight w:val="0"/>
          <w:marTop w:val="0"/>
          <w:marBottom w:val="0"/>
          <w:divBdr>
            <w:top w:val="none" w:sz="0" w:space="0" w:color="auto"/>
            <w:left w:val="none" w:sz="0" w:space="0" w:color="auto"/>
            <w:bottom w:val="none" w:sz="0" w:space="0" w:color="auto"/>
            <w:right w:val="none" w:sz="0" w:space="0" w:color="auto"/>
          </w:divBdr>
        </w:div>
        <w:div w:id="1838038896">
          <w:marLeft w:val="640"/>
          <w:marRight w:val="0"/>
          <w:marTop w:val="0"/>
          <w:marBottom w:val="0"/>
          <w:divBdr>
            <w:top w:val="none" w:sz="0" w:space="0" w:color="auto"/>
            <w:left w:val="none" w:sz="0" w:space="0" w:color="auto"/>
            <w:bottom w:val="none" w:sz="0" w:space="0" w:color="auto"/>
            <w:right w:val="none" w:sz="0" w:space="0" w:color="auto"/>
          </w:divBdr>
        </w:div>
        <w:div w:id="1170412088">
          <w:marLeft w:val="640"/>
          <w:marRight w:val="0"/>
          <w:marTop w:val="0"/>
          <w:marBottom w:val="0"/>
          <w:divBdr>
            <w:top w:val="none" w:sz="0" w:space="0" w:color="auto"/>
            <w:left w:val="none" w:sz="0" w:space="0" w:color="auto"/>
            <w:bottom w:val="none" w:sz="0" w:space="0" w:color="auto"/>
            <w:right w:val="none" w:sz="0" w:space="0" w:color="auto"/>
          </w:divBdr>
        </w:div>
        <w:div w:id="2029864020">
          <w:marLeft w:val="640"/>
          <w:marRight w:val="0"/>
          <w:marTop w:val="0"/>
          <w:marBottom w:val="0"/>
          <w:divBdr>
            <w:top w:val="none" w:sz="0" w:space="0" w:color="auto"/>
            <w:left w:val="none" w:sz="0" w:space="0" w:color="auto"/>
            <w:bottom w:val="none" w:sz="0" w:space="0" w:color="auto"/>
            <w:right w:val="none" w:sz="0" w:space="0" w:color="auto"/>
          </w:divBdr>
        </w:div>
        <w:div w:id="1879006167">
          <w:marLeft w:val="640"/>
          <w:marRight w:val="0"/>
          <w:marTop w:val="0"/>
          <w:marBottom w:val="0"/>
          <w:divBdr>
            <w:top w:val="none" w:sz="0" w:space="0" w:color="auto"/>
            <w:left w:val="none" w:sz="0" w:space="0" w:color="auto"/>
            <w:bottom w:val="none" w:sz="0" w:space="0" w:color="auto"/>
            <w:right w:val="none" w:sz="0" w:space="0" w:color="auto"/>
          </w:divBdr>
        </w:div>
        <w:div w:id="1469130222">
          <w:marLeft w:val="640"/>
          <w:marRight w:val="0"/>
          <w:marTop w:val="0"/>
          <w:marBottom w:val="0"/>
          <w:divBdr>
            <w:top w:val="none" w:sz="0" w:space="0" w:color="auto"/>
            <w:left w:val="none" w:sz="0" w:space="0" w:color="auto"/>
            <w:bottom w:val="none" w:sz="0" w:space="0" w:color="auto"/>
            <w:right w:val="none" w:sz="0" w:space="0" w:color="auto"/>
          </w:divBdr>
        </w:div>
        <w:div w:id="845364296">
          <w:marLeft w:val="640"/>
          <w:marRight w:val="0"/>
          <w:marTop w:val="0"/>
          <w:marBottom w:val="0"/>
          <w:divBdr>
            <w:top w:val="none" w:sz="0" w:space="0" w:color="auto"/>
            <w:left w:val="none" w:sz="0" w:space="0" w:color="auto"/>
            <w:bottom w:val="none" w:sz="0" w:space="0" w:color="auto"/>
            <w:right w:val="none" w:sz="0" w:space="0" w:color="auto"/>
          </w:divBdr>
        </w:div>
        <w:div w:id="836652680">
          <w:marLeft w:val="640"/>
          <w:marRight w:val="0"/>
          <w:marTop w:val="0"/>
          <w:marBottom w:val="0"/>
          <w:divBdr>
            <w:top w:val="none" w:sz="0" w:space="0" w:color="auto"/>
            <w:left w:val="none" w:sz="0" w:space="0" w:color="auto"/>
            <w:bottom w:val="none" w:sz="0" w:space="0" w:color="auto"/>
            <w:right w:val="none" w:sz="0" w:space="0" w:color="auto"/>
          </w:divBdr>
        </w:div>
        <w:div w:id="1639148682">
          <w:marLeft w:val="640"/>
          <w:marRight w:val="0"/>
          <w:marTop w:val="0"/>
          <w:marBottom w:val="0"/>
          <w:divBdr>
            <w:top w:val="none" w:sz="0" w:space="0" w:color="auto"/>
            <w:left w:val="none" w:sz="0" w:space="0" w:color="auto"/>
            <w:bottom w:val="none" w:sz="0" w:space="0" w:color="auto"/>
            <w:right w:val="none" w:sz="0" w:space="0" w:color="auto"/>
          </w:divBdr>
        </w:div>
        <w:div w:id="462772985">
          <w:marLeft w:val="640"/>
          <w:marRight w:val="0"/>
          <w:marTop w:val="0"/>
          <w:marBottom w:val="0"/>
          <w:divBdr>
            <w:top w:val="none" w:sz="0" w:space="0" w:color="auto"/>
            <w:left w:val="none" w:sz="0" w:space="0" w:color="auto"/>
            <w:bottom w:val="none" w:sz="0" w:space="0" w:color="auto"/>
            <w:right w:val="none" w:sz="0" w:space="0" w:color="auto"/>
          </w:divBdr>
        </w:div>
        <w:div w:id="469708508">
          <w:marLeft w:val="640"/>
          <w:marRight w:val="0"/>
          <w:marTop w:val="0"/>
          <w:marBottom w:val="0"/>
          <w:divBdr>
            <w:top w:val="none" w:sz="0" w:space="0" w:color="auto"/>
            <w:left w:val="none" w:sz="0" w:space="0" w:color="auto"/>
            <w:bottom w:val="none" w:sz="0" w:space="0" w:color="auto"/>
            <w:right w:val="none" w:sz="0" w:space="0" w:color="auto"/>
          </w:divBdr>
        </w:div>
        <w:div w:id="941380520">
          <w:marLeft w:val="640"/>
          <w:marRight w:val="0"/>
          <w:marTop w:val="0"/>
          <w:marBottom w:val="0"/>
          <w:divBdr>
            <w:top w:val="none" w:sz="0" w:space="0" w:color="auto"/>
            <w:left w:val="none" w:sz="0" w:space="0" w:color="auto"/>
            <w:bottom w:val="none" w:sz="0" w:space="0" w:color="auto"/>
            <w:right w:val="none" w:sz="0" w:space="0" w:color="auto"/>
          </w:divBdr>
        </w:div>
        <w:div w:id="1876844448">
          <w:marLeft w:val="640"/>
          <w:marRight w:val="0"/>
          <w:marTop w:val="0"/>
          <w:marBottom w:val="0"/>
          <w:divBdr>
            <w:top w:val="none" w:sz="0" w:space="0" w:color="auto"/>
            <w:left w:val="none" w:sz="0" w:space="0" w:color="auto"/>
            <w:bottom w:val="none" w:sz="0" w:space="0" w:color="auto"/>
            <w:right w:val="none" w:sz="0" w:space="0" w:color="auto"/>
          </w:divBdr>
        </w:div>
        <w:div w:id="271475939">
          <w:marLeft w:val="640"/>
          <w:marRight w:val="0"/>
          <w:marTop w:val="0"/>
          <w:marBottom w:val="0"/>
          <w:divBdr>
            <w:top w:val="none" w:sz="0" w:space="0" w:color="auto"/>
            <w:left w:val="none" w:sz="0" w:space="0" w:color="auto"/>
            <w:bottom w:val="none" w:sz="0" w:space="0" w:color="auto"/>
            <w:right w:val="none" w:sz="0" w:space="0" w:color="auto"/>
          </w:divBdr>
        </w:div>
        <w:div w:id="128254592">
          <w:marLeft w:val="640"/>
          <w:marRight w:val="0"/>
          <w:marTop w:val="0"/>
          <w:marBottom w:val="0"/>
          <w:divBdr>
            <w:top w:val="none" w:sz="0" w:space="0" w:color="auto"/>
            <w:left w:val="none" w:sz="0" w:space="0" w:color="auto"/>
            <w:bottom w:val="none" w:sz="0" w:space="0" w:color="auto"/>
            <w:right w:val="none" w:sz="0" w:space="0" w:color="auto"/>
          </w:divBdr>
        </w:div>
        <w:div w:id="1889412211">
          <w:marLeft w:val="640"/>
          <w:marRight w:val="0"/>
          <w:marTop w:val="0"/>
          <w:marBottom w:val="0"/>
          <w:divBdr>
            <w:top w:val="none" w:sz="0" w:space="0" w:color="auto"/>
            <w:left w:val="none" w:sz="0" w:space="0" w:color="auto"/>
            <w:bottom w:val="none" w:sz="0" w:space="0" w:color="auto"/>
            <w:right w:val="none" w:sz="0" w:space="0" w:color="auto"/>
          </w:divBdr>
        </w:div>
        <w:div w:id="1652325780">
          <w:marLeft w:val="640"/>
          <w:marRight w:val="0"/>
          <w:marTop w:val="0"/>
          <w:marBottom w:val="0"/>
          <w:divBdr>
            <w:top w:val="none" w:sz="0" w:space="0" w:color="auto"/>
            <w:left w:val="none" w:sz="0" w:space="0" w:color="auto"/>
            <w:bottom w:val="none" w:sz="0" w:space="0" w:color="auto"/>
            <w:right w:val="none" w:sz="0" w:space="0" w:color="auto"/>
          </w:divBdr>
        </w:div>
        <w:div w:id="1172139656">
          <w:marLeft w:val="640"/>
          <w:marRight w:val="0"/>
          <w:marTop w:val="0"/>
          <w:marBottom w:val="0"/>
          <w:divBdr>
            <w:top w:val="none" w:sz="0" w:space="0" w:color="auto"/>
            <w:left w:val="none" w:sz="0" w:space="0" w:color="auto"/>
            <w:bottom w:val="none" w:sz="0" w:space="0" w:color="auto"/>
            <w:right w:val="none" w:sz="0" w:space="0" w:color="auto"/>
          </w:divBdr>
        </w:div>
        <w:div w:id="47384820">
          <w:marLeft w:val="640"/>
          <w:marRight w:val="0"/>
          <w:marTop w:val="0"/>
          <w:marBottom w:val="0"/>
          <w:divBdr>
            <w:top w:val="none" w:sz="0" w:space="0" w:color="auto"/>
            <w:left w:val="none" w:sz="0" w:space="0" w:color="auto"/>
            <w:bottom w:val="none" w:sz="0" w:space="0" w:color="auto"/>
            <w:right w:val="none" w:sz="0" w:space="0" w:color="auto"/>
          </w:divBdr>
        </w:div>
        <w:div w:id="1905987997">
          <w:marLeft w:val="640"/>
          <w:marRight w:val="0"/>
          <w:marTop w:val="0"/>
          <w:marBottom w:val="0"/>
          <w:divBdr>
            <w:top w:val="none" w:sz="0" w:space="0" w:color="auto"/>
            <w:left w:val="none" w:sz="0" w:space="0" w:color="auto"/>
            <w:bottom w:val="none" w:sz="0" w:space="0" w:color="auto"/>
            <w:right w:val="none" w:sz="0" w:space="0" w:color="auto"/>
          </w:divBdr>
        </w:div>
        <w:div w:id="1157457837">
          <w:marLeft w:val="640"/>
          <w:marRight w:val="0"/>
          <w:marTop w:val="0"/>
          <w:marBottom w:val="0"/>
          <w:divBdr>
            <w:top w:val="none" w:sz="0" w:space="0" w:color="auto"/>
            <w:left w:val="none" w:sz="0" w:space="0" w:color="auto"/>
            <w:bottom w:val="none" w:sz="0" w:space="0" w:color="auto"/>
            <w:right w:val="none" w:sz="0" w:space="0" w:color="auto"/>
          </w:divBdr>
        </w:div>
        <w:div w:id="75593670">
          <w:marLeft w:val="640"/>
          <w:marRight w:val="0"/>
          <w:marTop w:val="0"/>
          <w:marBottom w:val="0"/>
          <w:divBdr>
            <w:top w:val="none" w:sz="0" w:space="0" w:color="auto"/>
            <w:left w:val="none" w:sz="0" w:space="0" w:color="auto"/>
            <w:bottom w:val="none" w:sz="0" w:space="0" w:color="auto"/>
            <w:right w:val="none" w:sz="0" w:space="0" w:color="auto"/>
          </w:divBdr>
        </w:div>
        <w:div w:id="456922018">
          <w:marLeft w:val="640"/>
          <w:marRight w:val="0"/>
          <w:marTop w:val="0"/>
          <w:marBottom w:val="0"/>
          <w:divBdr>
            <w:top w:val="none" w:sz="0" w:space="0" w:color="auto"/>
            <w:left w:val="none" w:sz="0" w:space="0" w:color="auto"/>
            <w:bottom w:val="none" w:sz="0" w:space="0" w:color="auto"/>
            <w:right w:val="none" w:sz="0" w:space="0" w:color="auto"/>
          </w:divBdr>
        </w:div>
        <w:div w:id="1115909883">
          <w:marLeft w:val="640"/>
          <w:marRight w:val="0"/>
          <w:marTop w:val="0"/>
          <w:marBottom w:val="0"/>
          <w:divBdr>
            <w:top w:val="none" w:sz="0" w:space="0" w:color="auto"/>
            <w:left w:val="none" w:sz="0" w:space="0" w:color="auto"/>
            <w:bottom w:val="none" w:sz="0" w:space="0" w:color="auto"/>
            <w:right w:val="none" w:sz="0" w:space="0" w:color="auto"/>
          </w:divBdr>
        </w:div>
        <w:div w:id="1214123816">
          <w:marLeft w:val="640"/>
          <w:marRight w:val="0"/>
          <w:marTop w:val="0"/>
          <w:marBottom w:val="0"/>
          <w:divBdr>
            <w:top w:val="none" w:sz="0" w:space="0" w:color="auto"/>
            <w:left w:val="none" w:sz="0" w:space="0" w:color="auto"/>
            <w:bottom w:val="none" w:sz="0" w:space="0" w:color="auto"/>
            <w:right w:val="none" w:sz="0" w:space="0" w:color="auto"/>
          </w:divBdr>
        </w:div>
      </w:divsChild>
    </w:div>
    <w:div w:id="150369380">
      <w:bodyDiv w:val="1"/>
      <w:marLeft w:val="0"/>
      <w:marRight w:val="0"/>
      <w:marTop w:val="0"/>
      <w:marBottom w:val="0"/>
      <w:divBdr>
        <w:top w:val="none" w:sz="0" w:space="0" w:color="auto"/>
        <w:left w:val="none" w:sz="0" w:space="0" w:color="auto"/>
        <w:bottom w:val="none" w:sz="0" w:space="0" w:color="auto"/>
        <w:right w:val="none" w:sz="0" w:space="0" w:color="auto"/>
      </w:divBdr>
    </w:div>
    <w:div w:id="150371917">
      <w:bodyDiv w:val="1"/>
      <w:marLeft w:val="0"/>
      <w:marRight w:val="0"/>
      <w:marTop w:val="0"/>
      <w:marBottom w:val="0"/>
      <w:divBdr>
        <w:top w:val="none" w:sz="0" w:space="0" w:color="auto"/>
        <w:left w:val="none" w:sz="0" w:space="0" w:color="auto"/>
        <w:bottom w:val="none" w:sz="0" w:space="0" w:color="auto"/>
        <w:right w:val="none" w:sz="0" w:space="0" w:color="auto"/>
      </w:divBdr>
      <w:divsChild>
        <w:div w:id="1905601194">
          <w:marLeft w:val="480"/>
          <w:marRight w:val="0"/>
          <w:marTop w:val="0"/>
          <w:marBottom w:val="0"/>
          <w:divBdr>
            <w:top w:val="none" w:sz="0" w:space="0" w:color="auto"/>
            <w:left w:val="none" w:sz="0" w:space="0" w:color="auto"/>
            <w:bottom w:val="none" w:sz="0" w:space="0" w:color="auto"/>
            <w:right w:val="none" w:sz="0" w:space="0" w:color="auto"/>
          </w:divBdr>
        </w:div>
        <w:div w:id="1330792208">
          <w:marLeft w:val="480"/>
          <w:marRight w:val="0"/>
          <w:marTop w:val="0"/>
          <w:marBottom w:val="0"/>
          <w:divBdr>
            <w:top w:val="none" w:sz="0" w:space="0" w:color="auto"/>
            <w:left w:val="none" w:sz="0" w:space="0" w:color="auto"/>
            <w:bottom w:val="none" w:sz="0" w:space="0" w:color="auto"/>
            <w:right w:val="none" w:sz="0" w:space="0" w:color="auto"/>
          </w:divBdr>
        </w:div>
        <w:div w:id="1093429608">
          <w:marLeft w:val="480"/>
          <w:marRight w:val="0"/>
          <w:marTop w:val="0"/>
          <w:marBottom w:val="0"/>
          <w:divBdr>
            <w:top w:val="none" w:sz="0" w:space="0" w:color="auto"/>
            <w:left w:val="none" w:sz="0" w:space="0" w:color="auto"/>
            <w:bottom w:val="none" w:sz="0" w:space="0" w:color="auto"/>
            <w:right w:val="none" w:sz="0" w:space="0" w:color="auto"/>
          </w:divBdr>
        </w:div>
        <w:div w:id="1935824746">
          <w:marLeft w:val="480"/>
          <w:marRight w:val="0"/>
          <w:marTop w:val="0"/>
          <w:marBottom w:val="0"/>
          <w:divBdr>
            <w:top w:val="none" w:sz="0" w:space="0" w:color="auto"/>
            <w:left w:val="none" w:sz="0" w:space="0" w:color="auto"/>
            <w:bottom w:val="none" w:sz="0" w:space="0" w:color="auto"/>
            <w:right w:val="none" w:sz="0" w:space="0" w:color="auto"/>
          </w:divBdr>
        </w:div>
        <w:div w:id="617688211">
          <w:marLeft w:val="480"/>
          <w:marRight w:val="0"/>
          <w:marTop w:val="0"/>
          <w:marBottom w:val="0"/>
          <w:divBdr>
            <w:top w:val="none" w:sz="0" w:space="0" w:color="auto"/>
            <w:left w:val="none" w:sz="0" w:space="0" w:color="auto"/>
            <w:bottom w:val="none" w:sz="0" w:space="0" w:color="auto"/>
            <w:right w:val="none" w:sz="0" w:space="0" w:color="auto"/>
          </w:divBdr>
        </w:div>
        <w:div w:id="496773340">
          <w:marLeft w:val="480"/>
          <w:marRight w:val="0"/>
          <w:marTop w:val="0"/>
          <w:marBottom w:val="0"/>
          <w:divBdr>
            <w:top w:val="none" w:sz="0" w:space="0" w:color="auto"/>
            <w:left w:val="none" w:sz="0" w:space="0" w:color="auto"/>
            <w:bottom w:val="none" w:sz="0" w:space="0" w:color="auto"/>
            <w:right w:val="none" w:sz="0" w:space="0" w:color="auto"/>
          </w:divBdr>
        </w:div>
        <w:div w:id="485980520">
          <w:marLeft w:val="480"/>
          <w:marRight w:val="0"/>
          <w:marTop w:val="0"/>
          <w:marBottom w:val="0"/>
          <w:divBdr>
            <w:top w:val="none" w:sz="0" w:space="0" w:color="auto"/>
            <w:left w:val="none" w:sz="0" w:space="0" w:color="auto"/>
            <w:bottom w:val="none" w:sz="0" w:space="0" w:color="auto"/>
            <w:right w:val="none" w:sz="0" w:space="0" w:color="auto"/>
          </w:divBdr>
        </w:div>
        <w:div w:id="800391216">
          <w:marLeft w:val="480"/>
          <w:marRight w:val="0"/>
          <w:marTop w:val="0"/>
          <w:marBottom w:val="0"/>
          <w:divBdr>
            <w:top w:val="none" w:sz="0" w:space="0" w:color="auto"/>
            <w:left w:val="none" w:sz="0" w:space="0" w:color="auto"/>
            <w:bottom w:val="none" w:sz="0" w:space="0" w:color="auto"/>
            <w:right w:val="none" w:sz="0" w:space="0" w:color="auto"/>
          </w:divBdr>
        </w:div>
        <w:div w:id="1141775386">
          <w:marLeft w:val="480"/>
          <w:marRight w:val="0"/>
          <w:marTop w:val="0"/>
          <w:marBottom w:val="0"/>
          <w:divBdr>
            <w:top w:val="none" w:sz="0" w:space="0" w:color="auto"/>
            <w:left w:val="none" w:sz="0" w:space="0" w:color="auto"/>
            <w:bottom w:val="none" w:sz="0" w:space="0" w:color="auto"/>
            <w:right w:val="none" w:sz="0" w:space="0" w:color="auto"/>
          </w:divBdr>
        </w:div>
        <w:div w:id="472255388">
          <w:marLeft w:val="480"/>
          <w:marRight w:val="0"/>
          <w:marTop w:val="0"/>
          <w:marBottom w:val="0"/>
          <w:divBdr>
            <w:top w:val="none" w:sz="0" w:space="0" w:color="auto"/>
            <w:left w:val="none" w:sz="0" w:space="0" w:color="auto"/>
            <w:bottom w:val="none" w:sz="0" w:space="0" w:color="auto"/>
            <w:right w:val="none" w:sz="0" w:space="0" w:color="auto"/>
          </w:divBdr>
        </w:div>
        <w:div w:id="1855878221">
          <w:marLeft w:val="480"/>
          <w:marRight w:val="0"/>
          <w:marTop w:val="0"/>
          <w:marBottom w:val="0"/>
          <w:divBdr>
            <w:top w:val="none" w:sz="0" w:space="0" w:color="auto"/>
            <w:left w:val="none" w:sz="0" w:space="0" w:color="auto"/>
            <w:bottom w:val="none" w:sz="0" w:space="0" w:color="auto"/>
            <w:right w:val="none" w:sz="0" w:space="0" w:color="auto"/>
          </w:divBdr>
        </w:div>
        <w:div w:id="1498300269">
          <w:marLeft w:val="480"/>
          <w:marRight w:val="0"/>
          <w:marTop w:val="0"/>
          <w:marBottom w:val="0"/>
          <w:divBdr>
            <w:top w:val="none" w:sz="0" w:space="0" w:color="auto"/>
            <w:left w:val="none" w:sz="0" w:space="0" w:color="auto"/>
            <w:bottom w:val="none" w:sz="0" w:space="0" w:color="auto"/>
            <w:right w:val="none" w:sz="0" w:space="0" w:color="auto"/>
          </w:divBdr>
        </w:div>
        <w:div w:id="1575966480">
          <w:marLeft w:val="480"/>
          <w:marRight w:val="0"/>
          <w:marTop w:val="0"/>
          <w:marBottom w:val="0"/>
          <w:divBdr>
            <w:top w:val="none" w:sz="0" w:space="0" w:color="auto"/>
            <w:left w:val="none" w:sz="0" w:space="0" w:color="auto"/>
            <w:bottom w:val="none" w:sz="0" w:space="0" w:color="auto"/>
            <w:right w:val="none" w:sz="0" w:space="0" w:color="auto"/>
          </w:divBdr>
        </w:div>
        <w:div w:id="888342760">
          <w:marLeft w:val="480"/>
          <w:marRight w:val="0"/>
          <w:marTop w:val="0"/>
          <w:marBottom w:val="0"/>
          <w:divBdr>
            <w:top w:val="none" w:sz="0" w:space="0" w:color="auto"/>
            <w:left w:val="none" w:sz="0" w:space="0" w:color="auto"/>
            <w:bottom w:val="none" w:sz="0" w:space="0" w:color="auto"/>
            <w:right w:val="none" w:sz="0" w:space="0" w:color="auto"/>
          </w:divBdr>
        </w:div>
        <w:div w:id="1019893812">
          <w:marLeft w:val="480"/>
          <w:marRight w:val="0"/>
          <w:marTop w:val="0"/>
          <w:marBottom w:val="0"/>
          <w:divBdr>
            <w:top w:val="none" w:sz="0" w:space="0" w:color="auto"/>
            <w:left w:val="none" w:sz="0" w:space="0" w:color="auto"/>
            <w:bottom w:val="none" w:sz="0" w:space="0" w:color="auto"/>
            <w:right w:val="none" w:sz="0" w:space="0" w:color="auto"/>
          </w:divBdr>
        </w:div>
        <w:div w:id="1402289795">
          <w:marLeft w:val="480"/>
          <w:marRight w:val="0"/>
          <w:marTop w:val="0"/>
          <w:marBottom w:val="0"/>
          <w:divBdr>
            <w:top w:val="none" w:sz="0" w:space="0" w:color="auto"/>
            <w:left w:val="none" w:sz="0" w:space="0" w:color="auto"/>
            <w:bottom w:val="none" w:sz="0" w:space="0" w:color="auto"/>
            <w:right w:val="none" w:sz="0" w:space="0" w:color="auto"/>
          </w:divBdr>
        </w:div>
        <w:div w:id="804546315">
          <w:marLeft w:val="480"/>
          <w:marRight w:val="0"/>
          <w:marTop w:val="0"/>
          <w:marBottom w:val="0"/>
          <w:divBdr>
            <w:top w:val="none" w:sz="0" w:space="0" w:color="auto"/>
            <w:left w:val="none" w:sz="0" w:space="0" w:color="auto"/>
            <w:bottom w:val="none" w:sz="0" w:space="0" w:color="auto"/>
            <w:right w:val="none" w:sz="0" w:space="0" w:color="auto"/>
          </w:divBdr>
        </w:div>
        <w:div w:id="792988740">
          <w:marLeft w:val="480"/>
          <w:marRight w:val="0"/>
          <w:marTop w:val="0"/>
          <w:marBottom w:val="0"/>
          <w:divBdr>
            <w:top w:val="none" w:sz="0" w:space="0" w:color="auto"/>
            <w:left w:val="none" w:sz="0" w:space="0" w:color="auto"/>
            <w:bottom w:val="none" w:sz="0" w:space="0" w:color="auto"/>
            <w:right w:val="none" w:sz="0" w:space="0" w:color="auto"/>
          </w:divBdr>
        </w:div>
        <w:div w:id="165095171">
          <w:marLeft w:val="480"/>
          <w:marRight w:val="0"/>
          <w:marTop w:val="0"/>
          <w:marBottom w:val="0"/>
          <w:divBdr>
            <w:top w:val="none" w:sz="0" w:space="0" w:color="auto"/>
            <w:left w:val="none" w:sz="0" w:space="0" w:color="auto"/>
            <w:bottom w:val="none" w:sz="0" w:space="0" w:color="auto"/>
            <w:right w:val="none" w:sz="0" w:space="0" w:color="auto"/>
          </w:divBdr>
        </w:div>
        <w:div w:id="1114132645">
          <w:marLeft w:val="480"/>
          <w:marRight w:val="0"/>
          <w:marTop w:val="0"/>
          <w:marBottom w:val="0"/>
          <w:divBdr>
            <w:top w:val="none" w:sz="0" w:space="0" w:color="auto"/>
            <w:left w:val="none" w:sz="0" w:space="0" w:color="auto"/>
            <w:bottom w:val="none" w:sz="0" w:space="0" w:color="auto"/>
            <w:right w:val="none" w:sz="0" w:space="0" w:color="auto"/>
          </w:divBdr>
        </w:div>
        <w:div w:id="1839611422">
          <w:marLeft w:val="480"/>
          <w:marRight w:val="0"/>
          <w:marTop w:val="0"/>
          <w:marBottom w:val="0"/>
          <w:divBdr>
            <w:top w:val="none" w:sz="0" w:space="0" w:color="auto"/>
            <w:left w:val="none" w:sz="0" w:space="0" w:color="auto"/>
            <w:bottom w:val="none" w:sz="0" w:space="0" w:color="auto"/>
            <w:right w:val="none" w:sz="0" w:space="0" w:color="auto"/>
          </w:divBdr>
        </w:div>
        <w:div w:id="570315940">
          <w:marLeft w:val="480"/>
          <w:marRight w:val="0"/>
          <w:marTop w:val="0"/>
          <w:marBottom w:val="0"/>
          <w:divBdr>
            <w:top w:val="none" w:sz="0" w:space="0" w:color="auto"/>
            <w:left w:val="none" w:sz="0" w:space="0" w:color="auto"/>
            <w:bottom w:val="none" w:sz="0" w:space="0" w:color="auto"/>
            <w:right w:val="none" w:sz="0" w:space="0" w:color="auto"/>
          </w:divBdr>
        </w:div>
        <w:div w:id="639269380">
          <w:marLeft w:val="480"/>
          <w:marRight w:val="0"/>
          <w:marTop w:val="0"/>
          <w:marBottom w:val="0"/>
          <w:divBdr>
            <w:top w:val="none" w:sz="0" w:space="0" w:color="auto"/>
            <w:left w:val="none" w:sz="0" w:space="0" w:color="auto"/>
            <w:bottom w:val="none" w:sz="0" w:space="0" w:color="auto"/>
            <w:right w:val="none" w:sz="0" w:space="0" w:color="auto"/>
          </w:divBdr>
        </w:div>
        <w:div w:id="380595539">
          <w:marLeft w:val="480"/>
          <w:marRight w:val="0"/>
          <w:marTop w:val="0"/>
          <w:marBottom w:val="0"/>
          <w:divBdr>
            <w:top w:val="none" w:sz="0" w:space="0" w:color="auto"/>
            <w:left w:val="none" w:sz="0" w:space="0" w:color="auto"/>
            <w:bottom w:val="none" w:sz="0" w:space="0" w:color="auto"/>
            <w:right w:val="none" w:sz="0" w:space="0" w:color="auto"/>
          </w:divBdr>
        </w:div>
        <w:div w:id="986593456">
          <w:marLeft w:val="480"/>
          <w:marRight w:val="0"/>
          <w:marTop w:val="0"/>
          <w:marBottom w:val="0"/>
          <w:divBdr>
            <w:top w:val="none" w:sz="0" w:space="0" w:color="auto"/>
            <w:left w:val="none" w:sz="0" w:space="0" w:color="auto"/>
            <w:bottom w:val="none" w:sz="0" w:space="0" w:color="auto"/>
            <w:right w:val="none" w:sz="0" w:space="0" w:color="auto"/>
          </w:divBdr>
        </w:div>
        <w:div w:id="1626079462">
          <w:marLeft w:val="480"/>
          <w:marRight w:val="0"/>
          <w:marTop w:val="0"/>
          <w:marBottom w:val="0"/>
          <w:divBdr>
            <w:top w:val="none" w:sz="0" w:space="0" w:color="auto"/>
            <w:left w:val="none" w:sz="0" w:space="0" w:color="auto"/>
            <w:bottom w:val="none" w:sz="0" w:space="0" w:color="auto"/>
            <w:right w:val="none" w:sz="0" w:space="0" w:color="auto"/>
          </w:divBdr>
        </w:div>
        <w:div w:id="2014145347">
          <w:marLeft w:val="480"/>
          <w:marRight w:val="0"/>
          <w:marTop w:val="0"/>
          <w:marBottom w:val="0"/>
          <w:divBdr>
            <w:top w:val="none" w:sz="0" w:space="0" w:color="auto"/>
            <w:left w:val="none" w:sz="0" w:space="0" w:color="auto"/>
            <w:bottom w:val="none" w:sz="0" w:space="0" w:color="auto"/>
            <w:right w:val="none" w:sz="0" w:space="0" w:color="auto"/>
          </w:divBdr>
        </w:div>
        <w:div w:id="509758908">
          <w:marLeft w:val="480"/>
          <w:marRight w:val="0"/>
          <w:marTop w:val="0"/>
          <w:marBottom w:val="0"/>
          <w:divBdr>
            <w:top w:val="none" w:sz="0" w:space="0" w:color="auto"/>
            <w:left w:val="none" w:sz="0" w:space="0" w:color="auto"/>
            <w:bottom w:val="none" w:sz="0" w:space="0" w:color="auto"/>
            <w:right w:val="none" w:sz="0" w:space="0" w:color="auto"/>
          </w:divBdr>
        </w:div>
        <w:div w:id="939216447">
          <w:marLeft w:val="480"/>
          <w:marRight w:val="0"/>
          <w:marTop w:val="0"/>
          <w:marBottom w:val="0"/>
          <w:divBdr>
            <w:top w:val="none" w:sz="0" w:space="0" w:color="auto"/>
            <w:left w:val="none" w:sz="0" w:space="0" w:color="auto"/>
            <w:bottom w:val="none" w:sz="0" w:space="0" w:color="auto"/>
            <w:right w:val="none" w:sz="0" w:space="0" w:color="auto"/>
          </w:divBdr>
        </w:div>
        <w:div w:id="1549489292">
          <w:marLeft w:val="480"/>
          <w:marRight w:val="0"/>
          <w:marTop w:val="0"/>
          <w:marBottom w:val="0"/>
          <w:divBdr>
            <w:top w:val="none" w:sz="0" w:space="0" w:color="auto"/>
            <w:left w:val="none" w:sz="0" w:space="0" w:color="auto"/>
            <w:bottom w:val="none" w:sz="0" w:space="0" w:color="auto"/>
            <w:right w:val="none" w:sz="0" w:space="0" w:color="auto"/>
          </w:divBdr>
        </w:div>
        <w:div w:id="612177789">
          <w:marLeft w:val="480"/>
          <w:marRight w:val="0"/>
          <w:marTop w:val="0"/>
          <w:marBottom w:val="0"/>
          <w:divBdr>
            <w:top w:val="none" w:sz="0" w:space="0" w:color="auto"/>
            <w:left w:val="none" w:sz="0" w:space="0" w:color="auto"/>
            <w:bottom w:val="none" w:sz="0" w:space="0" w:color="auto"/>
            <w:right w:val="none" w:sz="0" w:space="0" w:color="auto"/>
          </w:divBdr>
        </w:div>
        <w:div w:id="486633524">
          <w:marLeft w:val="480"/>
          <w:marRight w:val="0"/>
          <w:marTop w:val="0"/>
          <w:marBottom w:val="0"/>
          <w:divBdr>
            <w:top w:val="none" w:sz="0" w:space="0" w:color="auto"/>
            <w:left w:val="none" w:sz="0" w:space="0" w:color="auto"/>
            <w:bottom w:val="none" w:sz="0" w:space="0" w:color="auto"/>
            <w:right w:val="none" w:sz="0" w:space="0" w:color="auto"/>
          </w:divBdr>
        </w:div>
        <w:div w:id="738214125">
          <w:marLeft w:val="480"/>
          <w:marRight w:val="0"/>
          <w:marTop w:val="0"/>
          <w:marBottom w:val="0"/>
          <w:divBdr>
            <w:top w:val="none" w:sz="0" w:space="0" w:color="auto"/>
            <w:left w:val="none" w:sz="0" w:space="0" w:color="auto"/>
            <w:bottom w:val="none" w:sz="0" w:space="0" w:color="auto"/>
            <w:right w:val="none" w:sz="0" w:space="0" w:color="auto"/>
          </w:divBdr>
        </w:div>
        <w:div w:id="1859007124">
          <w:marLeft w:val="480"/>
          <w:marRight w:val="0"/>
          <w:marTop w:val="0"/>
          <w:marBottom w:val="0"/>
          <w:divBdr>
            <w:top w:val="none" w:sz="0" w:space="0" w:color="auto"/>
            <w:left w:val="none" w:sz="0" w:space="0" w:color="auto"/>
            <w:bottom w:val="none" w:sz="0" w:space="0" w:color="auto"/>
            <w:right w:val="none" w:sz="0" w:space="0" w:color="auto"/>
          </w:divBdr>
        </w:div>
        <w:div w:id="1892880741">
          <w:marLeft w:val="480"/>
          <w:marRight w:val="0"/>
          <w:marTop w:val="0"/>
          <w:marBottom w:val="0"/>
          <w:divBdr>
            <w:top w:val="none" w:sz="0" w:space="0" w:color="auto"/>
            <w:left w:val="none" w:sz="0" w:space="0" w:color="auto"/>
            <w:bottom w:val="none" w:sz="0" w:space="0" w:color="auto"/>
            <w:right w:val="none" w:sz="0" w:space="0" w:color="auto"/>
          </w:divBdr>
        </w:div>
        <w:div w:id="1684434724">
          <w:marLeft w:val="480"/>
          <w:marRight w:val="0"/>
          <w:marTop w:val="0"/>
          <w:marBottom w:val="0"/>
          <w:divBdr>
            <w:top w:val="none" w:sz="0" w:space="0" w:color="auto"/>
            <w:left w:val="none" w:sz="0" w:space="0" w:color="auto"/>
            <w:bottom w:val="none" w:sz="0" w:space="0" w:color="auto"/>
            <w:right w:val="none" w:sz="0" w:space="0" w:color="auto"/>
          </w:divBdr>
        </w:div>
        <w:div w:id="1814979719">
          <w:marLeft w:val="480"/>
          <w:marRight w:val="0"/>
          <w:marTop w:val="0"/>
          <w:marBottom w:val="0"/>
          <w:divBdr>
            <w:top w:val="none" w:sz="0" w:space="0" w:color="auto"/>
            <w:left w:val="none" w:sz="0" w:space="0" w:color="auto"/>
            <w:bottom w:val="none" w:sz="0" w:space="0" w:color="auto"/>
            <w:right w:val="none" w:sz="0" w:space="0" w:color="auto"/>
          </w:divBdr>
        </w:div>
        <w:div w:id="848519020">
          <w:marLeft w:val="480"/>
          <w:marRight w:val="0"/>
          <w:marTop w:val="0"/>
          <w:marBottom w:val="0"/>
          <w:divBdr>
            <w:top w:val="none" w:sz="0" w:space="0" w:color="auto"/>
            <w:left w:val="none" w:sz="0" w:space="0" w:color="auto"/>
            <w:bottom w:val="none" w:sz="0" w:space="0" w:color="auto"/>
            <w:right w:val="none" w:sz="0" w:space="0" w:color="auto"/>
          </w:divBdr>
        </w:div>
        <w:div w:id="1215239731">
          <w:marLeft w:val="480"/>
          <w:marRight w:val="0"/>
          <w:marTop w:val="0"/>
          <w:marBottom w:val="0"/>
          <w:divBdr>
            <w:top w:val="none" w:sz="0" w:space="0" w:color="auto"/>
            <w:left w:val="none" w:sz="0" w:space="0" w:color="auto"/>
            <w:bottom w:val="none" w:sz="0" w:space="0" w:color="auto"/>
            <w:right w:val="none" w:sz="0" w:space="0" w:color="auto"/>
          </w:divBdr>
        </w:div>
        <w:div w:id="1098984795">
          <w:marLeft w:val="480"/>
          <w:marRight w:val="0"/>
          <w:marTop w:val="0"/>
          <w:marBottom w:val="0"/>
          <w:divBdr>
            <w:top w:val="none" w:sz="0" w:space="0" w:color="auto"/>
            <w:left w:val="none" w:sz="0" w:space="0" w:color="auto"/>
            <w:bottom w:val="none" w:sz="0" w:space="0" w:color="auto"/>
            <w:right w:val="none" w:sz="0" w:space="0" w:color="auto"/>
          </w:divBdr>
        </w:div>
        <w:div w:id="566577272">
          <w:marLeft w:val="480"/>
          <w:marRight w:val="0"/>
          <w:marTop w:val="0"/>
          <w:marBottom w:val="0"/>
          <w:divBdr>
            <w:top w:val="none" w:sz="0" w:space="0" w:color="auto"/>
            <w:left w:val="none" w:sz="0" w:space="0" w:color="auto"/>
            <w:bottom w:val="none" w:sz="0" w:space="0" w:color="auto"/>
            <w:right w:val="none" w:sz="0" w:space="0" w:color="auto"/>
          </w:divBdr>
        </w:div>
        <w:div w:id="1014764970">
          <w:marLeft w:val="480"/>
          <w:marRight w:val="0"/>
          <w:marTop w:val="0"/>
          <w:marBottom w:val="0"/>
          <w:divBdr>
            <w:top w:val="none" w:sz="0" w:space="0" w:color="auto"/>
            <w:left w:val="none" w:sz="0" w:space="0" w:color="auto"/>
            <w:bottom w:val="none" w:sz="0" w:space="0" w:color="auto"/>
            <w:right w:val="none" w:sz="0" w:space="0" w:color="auto"/>
          </w:divBdr>
        </w:div>
        <w:div w:id="380247140">
          <w:marLeft w:val="480"/>
          <w:marRight w:val="0"/>
          <w:marTop w:val="0"/>
          <w:marBottom w:val="0"/>
          <w:divBdr>
            <w:top w:val="none" w:sz="0" w:space="0" w:color="auto"/>
            <w:left w:val="none" w:sz="0" w:space="0" w:color="auto"/>
            <w:bottom w:val="none" w:sz="0" w:space="0" w:color="auto"/>
            <w:right w:val="none" w:sz="0" w:space="0" w:color="auto"/>
          </w:divBdr>
        </w:div>
        <w:div w:id="835924798">
          <w:marLeft w:val="480"/>
          <w:marRight w:val="0"/>
          <w:marTop w:val="0"/>
          <w:marBottom w:val="0"/>
          <w:divBdr>
            <w:top w:val="none" w:sz="0" w:space="0" w:color="auto"/>
            <w:left w:val="none" w:sz="0" w:space="0" w:color="auto"/>
            <w:bottom w:val="none" w:sz="0" w:space="0" w:color="auto"/>
            <w:right w:val="none" w:sz="0" w:space="0" w:color="auto"/>
          </w:divBdr>
        </w:div>
        <w:div w:id="1809932443">
          <w:marLeft w:val="480"/>
          <w:marRight w:val="0"/>
          <w:marTop w:val="0"/>
          <w:marBottom w:val="0"/>
          <w:divBdr>
            <w:top w:val="none" w:sz="0" w:space="0" w:color="auto"/>
            <w:left w:val="none" w:sz="0" w:space="0" w:color="auto"/>
            <w:bottom w:val="none" w:sz="0" w:space="0" w:color="auto"/>
            <w:right w:val="none" w:sz="0" w:space="0" w:color="auto"/>
          </w:divBdr>
        </w:div>
        <w:div w:id="1045568510">
          <w:marLeft w:val="480"/>
          <w:marRight w:val="0"/>
          <w:marTop w:val="0"/>
          <w:marBottom w:val="0"/>
          <w:divBdr>
            <w:top w:val="none" w:sz="0" w:space="0" w:color="auto"/>
            <w:left w:val="none" w:sz="0" w:space="0" w:color="auto"/>
            <w:bottom w:val="none" w:sz="0" w:space="0" w:color="auto"/>
            <w:right w:val="none" w:sz="0" w:space="0" w:color="auto"/>
          </w:divBdr>
        </w:div>
        <w:div w:id="2031755124">
          <w:marLeft w:val="480"/>
          <w:marRight w:val="0"/>
          <w:marTop w:val="0"/>
          <w:marBottom w:val="0"/>
          <w:divBdr>
            <w:top w:val="none" w:sz="0" w:space="0" w:color="auto"/>
            <w:left w:val="none" w:sz="0" w:space="0" w:color="auto"/>
            <w:bottom w:val="none" w:sz="0" w:space="0" w:color="auto"/>
            <w:right w:val="none" w:sz="0" w:space="0" w:color="auto"/>
          </w:divBdr>
        </w:div>
        <w:div w:id="891423298">
          <w:marLeft w:val="480"/>
          <w:marRight w:val="0"/>
          <w:marTop w:val="0"/>
          <w:marBottom w:val="0"/>
          <w:divBdr>
            <w:top w:val="none" w:sz="0" w:space="0" w:color="auto"/>
            <w:left w:val="none" w:sz="0" w:space="0" w:color="auto"/>
            <w:bottom w:val="none" w:sz="0" w:space="0" w:color="auto"/>
            <w:right w:val="none" w:sz="0" w:space="0" w:color="auto"/>
          </w:divBdr>
        </w:div>
        <w:div w:id="182329355">
          <w:marLeft w:val="480"/>
          <w:marRight w:val="0"/>
          <w:marTop w:val="0"/>
          <w:marBottom w:val="0"/>
          <w:divBdr>
            <w:top w:val="none" w:sz="0" w:space="0" w:color="auto"/>
            <w:left w:val="none" w:sz="0" w:space="0" w:color="auto"/>
            <w:bottom w:val="none" w:sz="0" w:space="0" w:color="auto"/>
            <w:right w:val="none" w:sz="0" w:space="0" w:color="auto"/>
          </w:divBdr>
        </w:div>
        <w:div w:id="1672634067">
          <w:marLeft w:val="480"/>
          <w:marRight w:val="0"/>
          <w:marTop w:val="0"/>
          <w:marBottom w:val="0"/>
          <w:divBdr>
            <w:top w:val="none" w:sz="0" w:space="0" w:color="auto"/>
            <w:left w:val="none" w:sz="0" w:space="0" w:color="auto"/>
            <w:bottom w:val="none" w:sz="0" w:space="0" w:color="auto"/>
            <w:right w:val="none" w:sz="0" w:space="0" w:color="auto"/>
          </w:divBdr>
        </w:div>
        <w:div w:id="1569152652">
          <w:marLeft w:val="480"/>
          <w:marRight w:val="0"/>
          <w:marTop w:val="0"/>
          <w:marBottom w:val="0"/>
          <w:divBdr>
            <w:top w:val="none" w:sz="0" w:space="0" w:color="auto"/>
            <w:left w:val="none" w:sz="0" w:space="0" w:color="auto"/>
            <w:bottom w:val="none" w:sz="0" w:space="0" w:color="auto"/>
            <w:right w:val="none" w:sz="0" w:space="0" w:color="auto"/>
          </w:divBdr>
        </w:div>
        <w:div w:id="932667814">
          <w:marLeft w:val="480"/>
          <w:marRight w:val="0"/>
          <w:marTop w:val="0"/>
          <w:marBottom w:val="0"/>
          <w:divBdr>
            <w:top w:val="none" w:sz="0" w:space="0" w:color="auto"/>
            <w:left w:val="none" w:sz="0" w:space="0" w:color="auto"/>
            <w:bottom w:val="none" w:sz="0" w:space="0" w:color="auto"/>
            <w:right w:val="none" w:sz="0" w:space="0" w:color="auto"/>
          </w:divBdr>
        </w:div>
        <w:div w:id="1036002023">
          <w:marLeft w:val="480"/>
          <w:marRight w:val="0"/>
          <w:marTop w:val="0"/>
          <w:marBottom w:val="0"/>
          <w:divBdr>
            <w:top w:val="none" w:sz="0" w:space="0" w:color="auto"/>
            <w:left w:val="none" w:sz="0" w:space="0" w:color="auto"/>
            <w:bottom w:val="none" w:sz="0" w:space="0" w:color="auto"/>
            <w:right w:val="none" w:sz="0" w:space="0" w:color="auto"/>
          </w:divBdr>
        </w:div>
        <w:div w:id="404424099">
          <w:marLeft w:val="480"/>
          <w:marRight w:val="0"/>
          <w:marTop w:val="0"/>
          <w:marBottom w:val="0"/>
          <w:divBdr>
            <w:top w:val="none" w:sz="0" w:space="0" w:color="auto"/>
            <w:left w:val="none" w:sz="0" w:space="0" w:color="auto"/>
            <w:bottom w:val="none" w:sz="0" w:space="0" w:color="auto"/>
            <w:right w:val="none" w:sz="0" w:space="0" w:color="auto"/>
          </w:divBdr>
        </w:div>
        <w:div w:id="972752819">
          <w:marLeft w:val="480"/>
          <w:marRight w:val="0"/>
          <w:marTop w:val="0"/>
          <w:marBottom w:val="0"/>
          <w:divBdr>
            <w:top w:val="none" w:sz="0" w:space="0" w:color="auto"/>
            <w:left w:val="none" w:sz="0" w:space="0" w:color="auto"/>
            <w:bottom w:val="none" w:sz="0" w:space="0" w:color="auto"/>
            <w:right w:val="none" w:sz="0" w:space="0" w:color="auto"/>
          </w:divBdr>
        </w:div>
        <w:div w:id="1818104144">
          <w:marLeft w:val="480"/>
          <w:marRight w:val="0"/>
          <w:marTop w:val="0"/>
          <w:marBottom w:val="0"/>
          <w:divBdr>
            <w:top w:val="none" w:sz="0" w:space="0" w:color="auto"/>
            <w:left w:val="none" w:sz="0" w:space="0" w:color="auto"/>
            <w:bottom w:val="none" w:sz="0" w:space="0" w:color="auto"/>
            <w:right w:val="none" w:sz="0" w:space="0" w:color="auto"/>
          </w:divBdr>
        </w:div>
        <w:div w:id="1080253477">
          <w:marLeft w:val="480"/>
          <w:marRight w:val="0"/>
          <w:marTop w:val="0"/>
          <w:marBottom w:val="0"/>
          <w:divBdr>
            <w:top w:val="none" w:sz="0" w:space="0" w:color="auto"/>
            <w:left w:val="none" w:sz="0" w:space="0" w:color="auto"/>
            <w:bottom w:val="none" w:sz="0" w:space="0" w:color="auto"/>
            <w:right w:val="none" w:sz="0" w:space="0" w:color="auto"/>
          </w:divBdr>
        </w:div>
        <w:div w:id="391849165">
          <w:marLeft w:val="480"/>
          <w:marRight w:val="0"/>
          <w:marTop w:val="0"/>
          <w:marBottom w:val="0"/>
          <w:divBdr>
            <w:top w:val="none" w:sz="0" w:space="0" w:color="auto"/>
            <w:left w:val="none" w:sz="0" w:space="0" w:color="auto"/>
            <w:bottom w:val="none" w:sz="0" w:space="0" w:color="auto"/>
            <w:right w:val="none" w:sz="0" w:space="0" w:color="auto"/>
          </w:divBdr>
        </w:div>
        <w:div w:id="1719236197">
          <w:marLeft w:val="480"/>
          <w:marRight w:val="0"/>
          <w:marTop w:val="0"/>
          <w:marBottom w:val="0"/>
          <w:divBdr>
            <w:top w:val="none" w:sz="0" w:space="0" w:color="auto"/>
            <w:left w:val="none" w:sz="0" w:space="0" w:color="auto"/>
            <w:bottom w:val="none" w:sz="0" w:space="0" w:color="auto"/>
            <w:right w:val="none" w:sz="0" w:space="0" w:color="auto"/>
          </w:divBdr>
        </w:div>
        <w:div w:id="757294489">
          <w:marLeft w:val="480"/>
          <w:marRight w:val="0"/>
          <w:marTop w:val="0"/>
          <w:marBottom w:val="0"/>
          <w:divBdr>
            <w:top w:val="none" w:sz="0" w:space="0" w:color="auto"/>
            <w:left w:val="none" w:sz="0" w:space="0" w:color="auto"/>
            <w:bottom w:val="none" w:sz="0" w:space="0" w:color="auto"/>
            <w:right w:val="none" w:sz="0" w:space="0" w:color="auto"/>
          </w:divBdr>
        </w:div>
        <w:div w:id="1429614655">
          <w:marLeft w:val="480"/>
          <w:marRight w:val="0"/>
          <w:marTop w:val="0"/>
          <w:marBottom w:val="0"/>
          <w:divBdr>
            <w:top w:val="none" w:sz="0" w:space="0" w:color="auto"/>
            <w:left w:val="none" w:sz="0" w:space="0" w:color="auto"/>
            <w:bottom w:val="none" w:sz="0" w:space="0" w:color="auto"/>
            <w:right w:val="none" w:sz="0" w:space="0" w:color="auto"/>
          </w:divBdr>
        </w:div>
        <w:div w:id="44569225">
          <w:marLeft w:val="480"/>
          <w:marRight w:val="0"/>
          <w:marTop w:val="0"/>
          <w:marBottom w:val="0"/>
          <w:divBdr>
            <w:top w:val="none" w:sz="0" w:space="0" w:color="auto"/>
            <w:left w:val="none" w:sz="0" w:space="0" w:color="auto"/>
            <w:bottom w:val="none" w:sz="0" w:space="0" w:color="auto"/>
            <w:right w:val="none" w:sz="0" w:space="0" w:color="auto"/>
          </w:divBdr>
        </w:div>
        <w:div w:id="292323093">
          <w:marLeft w:val="480"/>
          <w:marRight w:val="0"/>
          <w:marTop w:val="0"/>
          <w:marBottom w:val="0"/>
          <w:divBdr>
            <w:top w:val="none" w:sz="0" w:space="0" w:color="auto"/>
            <w:left w:val="none" w:sz="0" w:space="0" w:color="auto"/>
            <w:bottom w:val="none" w:sz="0" w:space="0" w:color="auto"/>
            <w:right w:val="none" w:sz="0" w:space="0" w:color="auto"/>
          </w:divBdr>
        </w:div>
        <w:div w:id="1902714628">
          <w:marLeft w:val="480"/>
          <w:marRight w:val="0"/>
          <w:marTop w:val="0"/>
          <w:marBottom w:val="0"/>
          <w:divBdr>
            <w:top w:val="none" w:sz="0" w:space="0" w:color="auto"/>
            <w:left w:val="none" w:sz="0" w:space="0" w:color="auto"/>
            <w:bottom w:val="none" w:sz="0" w:space="0" w:color="auto"/>
            <w:right w:val="none" w:sz="0" w:space="0" w:color="auto"/>
          </w:divBdr>
        </w:div>
        <w:div w:id="1904020868">
          <w:marLeft w:val="480"/>
          <w:marRight w:val="0"/>
          <w:marTop w:val="0"/>
          <w:marBottom w:val="0"/>
          <w:divBdr>
            <w:top w:val="none" w:sz="0" w:space="0" w:color="auto"/>
            <w:left w:val="none" w:sz="0" w:space="0" w:color="auto"/>
            <w:bottom w:val="none" w:sz="0" w:space="0" w:color="auto"/>
            <w:right w:val="none" w:sz="0" w:space="0" w:color="auto"/>
          </w:divBdr>
        </w:div>
      </w:divsChild>
    </w:div>
    <w:div w:id="151216830">
      <w:bodyDiv w:val="1"/>
      <w:marLeft w:val="0"/>
      <w:marRight w:val="0"/>
      <w:marTop w:val="0"/>
      <w:marBottom w:val="0"/>
      <w:divBdr>
        <w:top w:val="none" w:sz="0" w:space="0" w:color="auto"/>
        <w:left w:val="none" w:sz="0" w:space="0" w:color="auto"/>
        <w:bottom w:val="none" w:sz="0" w:space="0" w:color="auto"/>
        <w:right w:val="none" w:sz="0" w:space="0" w:color="auto"/>
      </w:divBdr>
    </w:div>
    <w:div w:id="152113664">
      <w:bodyDiv w:val="1"/>
      <w:marLeft w:val="0"/>
      <w:marRight w:val="0"/>
      <w:marTop w:val="0"/>
      <w:marBottom w:val="0"/>
      <w:divBdr>
        <w:top w:val="none" w:sz="0" w:space="0" w:color="auto"/>
        <w:left w:val="none" w:sz="0" w:space="0" w:color="auto"/>
        <w:bottom w:val="none" w:sz="0" w:space="0" w:color="auto"/>
        <w:right w:val="none" w:sz="0" w:space="0" w:color="auto"/>
      </w:divBdr>
    </w:div>
    <w:div w:id="152532078">
      <w:bodyDiv w:val="1"/>
      <w:marLeft w:val="0"/>
      <w:marRight w:val="0"/>
      <w:marTop w:val="0"/>
      <w:marBottom w:val="0"/>
      <w:divBdr>
        <w:top w:val="none" w:sz="0" w:space="0" w:color="auto"/>
        <w:left w:val="none" w:sz="0" w:space="0" w:color="auto"/>
        <w:bottom w:val="none" w:sz="0" w:space="0" w:color="auto"/>
        <w:right w:val="none" w:sz="0" w:space="0" w:color="auto"/>
      </w:divBdr>
    </w:div>
    <w:div w:id="152769743">
      <w:bodyDiv w:val="1"/>
      <w:marLeft w:val="0"/>
      <w:marRight w:val="0"/>
      <w:marTop w:val="0"/>
      <w:marBottom w:val="0"/>
      <w:divBdr>
        <w:top w:val="none" w:sz="0" w:space="0" w:color="auto"/>
        <w:left w:val="none" w:sz="0" w:space="0" w:color="auto"/>
        <w:bottom w:val="none" w:sz="0" w:space="0" w:color="auto"/>
        <w:right w:val="none" w:sz="0" w:space="0" w:color="auto"/>
      </w:divBdr>
    </w:div>
    <w:div w:id="153498417">
      <w:bodyDiv w:val="1"/>
      <w:marLeft w:val="0"/>
      <w:marRight w:val="0"/>
      <w:marTop w:val="0"/>
      <w:marBottom w:val="0"/>
      <w:divBdr>
        <w:top w:val="none" w:sz="0" w:space="0" w:color="auto"/>
        <w:left w:val="none" w:sz="0" w:space="0" w:color="auto"/>
        <w:bottom w:val="none" w:sz="0" w:space="0" w:color="auto"/>
        <w:right w:val="none" w:sz="0" w:space="0" w:color="auto"/>
      </w:divBdr>
    </w:div>
    <w:div w:id="156386363">
      <w:bodyDiv w:val="1"/>
      <w:marLeft w:val="0"/>
      <w:marRight w:val="0"/>
      <w:marTop w:val="0"/>
      <w:marBottom w:val="0"/>
      <w:divBdr>
        <w:top w:val="none" w:sz="0" w:space="0" w:color="auto"/>
        <w:left w:val="none" w:sz="0" w:space="0" w:color="auto"/>
        <w:bottom w:val="none" w:sz="0" w:space="0" w:color="auto"/>
        <w:right w:val="none" w:sz="0" w:space="0" w:color="auto"/>
      </w:divBdr>
    </w:div>
    <w:div w:id="156843172">
      <w:bodyDiv w:val="1"/>
      <w:marLeft w:val="0"/>
      <w:marRight w:val="0"/>
      <w:marTop w:val="0"/>
      <w:marBottom w:val="0"/>
      <w:divBdr>
        <w:top w:val="none" w:sz="0" w:space="0" w:color="auto"/>
        <w:left w:val="none" w:sz="0" w:space="0" w:color="auto"/>
        <w:bottom w:val="none" w:sz="0" w:space="0" w:color="auto"/>
        <w:right w:val="none" w:sz="0" w:space="0" w:color="auto"/>
      </w:divBdr>
    </w:div>
    <w:div w:id="157549752">
      <w:bodyDiv w:val="1"/>
      <w:marLeft w:val="0"/>
      <w:marRight w:val="0"/>
      <w:marTop w:val="0"/>
      <w:marBottom w:val="0"/>
      <w:divBdr>
        <w:top w:val="none" w:sz="0" w:space="0" w:color="auto"/>
        <w:left w:val="none" w:sz="0" w:space="0" w:color="auto"/>
        <w:bottom w:val="none" w:sz="0" w:space="0" w:color="auto"/>
        <w:right w:val="none" w:sz="0" w:space="0" w:color="auto"/>
      </w:divBdr>
    </w:div>
    <w:div w:id="157775318">
      <w:bodyDiv w:val="1"/>
      <w:marLeft w:val="0"/>
      <w:marRight w:val="0"/>
      <w:marTop w:val="0"/>
      <w:marBottom w:val="0"/>
      <w:divBdr>
        <w:top w:val="none" w:sz="0" w:space="0" w:color="auto"/>
        <w:left w:val="none" w:sz="0" w:space="0" w:color="auto"/>
        <w:bottom w:val="none" w:sz="0" w:space="0" w:color="auto"/>
        <w:right w:val="none" w:sz="0" w:space="0" w:color="auto"/>
      </w:divBdr>
    </w:div>
    <w:div w:id="172768473">
      <w:bodyDiv w:val="1"/>
      <w:marLeft w:val="0"/>
      <w:marRight w:val="0"/>
      <w:marTop w:val="0"/>
      <w:marBottom w:val="0"/>
      <w:divBdr>
        <w:top w:val="none" w:sz="0" w:space="0" w:color="auto"/>
        <w:left w:val="none" w:sz="0" w:space="0" w:color="auto"/>
        <w:bottom w:val="none" w:sz="0" w:space="0" w:color="auto"/>
        <w:right w:val="none" w:sz="0" w:space="0" w:color="auto"/>
      </w:divBdr>
    </w:div>
    <w:div w:id="180238845">
      <w:bodyDiv w:val="1"/>
      <w:marLeft w:val="0"/>
      <w:marRight w:val="0"/>
      <w:marTop w:val="0"/>
      <w:marBottom w:val="0"/>
      <w:divBdr>
        <w:top w:val="none" w:sz="0" w:space="0" w:color="auto"/>
        <w:left w:val="none" w:sz="0" w:space="0" w:color="auto"/>
        <w:bottom w:val="none" w:sz="0" w:space="0" w:color="auto"/>
        <w:right w:val="none" w:sz="0" w:space="0" w:color="auto"/>
      </w:divBdr>
    </w:div>
    <w:div w:id="181667567">
      <w:bodyDiv w:val="1"/>
      <w:marLeft w:val="0"/>
      <w:marRight w:val="0"/>
      <w:marTop w:val="0"/>
      <w:marBottom w:val="0"/>
      <w:divBdr>
        <w:top w:val="none" w:sz="0" w:space="0" w:color="auto"/>
        <w:left w:val="none" w:sz="0" w:space="0" w:color="auto"/>
        <w:bottom w:val="none" w:sz="0" w:space="0" w:color="auto"/>
        <w:right w:val="none" w:sz="0" w:space="0" w:color="auto"/>
      </w:divBdr>
    </w:div>
    <w:div w:id="182089921">
      <w:bodyDiv w:val="1"/>
      <w:marLeft w:val="0"/>
      <w:marRight w:val="0"/>
      <w:marTop w:val="0"/>
      <w:marBottom w:val="0"/>
      <w:divBdr>
        <w:top w:val="none" w:sz="0" w:space="0" w:color="auto"/>
        <w:left w:val="none" w:sz="0" w:space="0" w:color="auto"/>
        <w:bottom w:val="none" w:sz="0" w:space="0" w:color="auto"/>
        <w:right w:val="none" w:sz="0" w:space="0" w:color="auto"/>
      </w:divBdr>
    </w:div>
    <w:div w:id="185607826">
      <w:bodyDiv w:val="1"/>
      <w:marLeft w:val="0"/>
      <w:marRight w:val="0"/>
      <w:marTop w:val="0"/>
      <w:marBottom w:val="0"/>
      <w:divBdr>
        <w:top w:val="none" w:sz="0" w:space="0" w:color="auto"/>
        <w:left w:val="none" w:sz="0" w:space="0" w:color="auto"/>
        <w:bottom w:val="none" w:sz="0" w:space="0" w:color="auto"/>
        <w:right w:val="none" w:sz="0" w:space="0" w:color="auto"/>
      </w:divBdr>
    </w:div>
    <w:div w:id="189223395">
      <w:bodyDiv w:val="1"/>
      <w:marLeft w:val="0"/>
      <w:marRight w:val="0"/>
      <w:marTop w:val="0"/>
      <w:marBottom w:val="0"/>
      <w:divBdr>
        <w:top w:val="none" w:sz="0" w:space="0" w:color="auto"/>
        <w:left w:val="none" w:sz="0" w:space="0" w:color="auto"/>
        <w:bottom w:val="none" w:sz="0" w:space="0" w:color="auto"/>
        <w:right w:val="none" w:sz="0" w:space="0" w:color="auto"/>
      </w:divBdr>
    </w:div>
    <w:div w:id="190187890">
      <w:bodyDiv w:val="1"/>
      <w:marLeft w:val="0"/>
      <w:marRight w:val="0"/>
      <w:marTop w:val="0"/>
      <w:marBottom w:val="0"/>
      <w:divBdr>
        <w:top w:val="none" w:sz="0" w:space="0" w:color="auto"/>
        <w:left w:val="none" w:sz="0" w:space="0" w:color="auto"/>
        <w:bottom w:val="none" w:sz="0" w:space="0" w:color="auto"/>
        <w:right w:val="none" w:sz="0" w:space="0" w:color="auto"/>
      </w:divBdr>
    </w:div>
    <w:div w:id="193813456">
      <w:bodyDiv w:val="1"/>
      <w:marLeft w:val="0"/>
      <w:marRight w:val="0"/>
      <w:marTop w:val="0"/>
      <w:marBottom w:val="0"/>
      <w:divBdr>
        <w:top w:val="none" w:sz="0" w:space="0" w:color="auto"/>
        <w:left w:val="none" w:sz="0" w:space="0" w:color="auto"/>
        <w:bottom w:val="none" w:sz="0" w:space="0" w:color="auto"/>
        <w:right w:val="none" w:sz="0" w:space="0" w:color="auto"/>
      </w:divBdr>
    </w:div>
    <w:div w:id="195238884">
      <w:bodyDiv w:val="1"/>
      <w:marLeft w:val="0"/>
      <w:marRight w:val="0"/>
      <w:marTop w:val="0"/>
      <w:marBottom w:val="0"/>
      <w:divBdr>
        <w:top w:val="none" w:sz="0" w:space="0" w:color="auto"/>
        <w:left w:val="none" w:sz="0" w:space="0" w:color="auto"/>
        <w:bottom w:val="none" w:sz="0" w:space="0" w:color="auto"/>
        <w:right w:val="none" w:sz="0" w:space="0" w:color="auto"/>
      </w:divBdr>
    </w:div>
    <w:div w:id="197744666">
      <w:bodyDiv w:val="1"/>
      <w:marLeft w:val="0"/>
      <w:marRight w:val="0"/>
      <w:marTop w:val="0"/>
      <w:marBottom w:val="0"/>
      <w:divBdr>
        <w:top w:val="none" w:sz="0" w:space="0" w:color="auto"/>
        <w:left w:val="none" w:sz="0" w:space="0" w:color="auto"/>
        <w:bottom w:val="none" w:sz="0" w:space="0" w:color="auto"/>
        <w:right w:val="none" w:sz="0" w:space="0" w:color="auto"/>
      </w:divBdr>
    </w:div>
    <w:div w:id="201401898">
      <w:bodyDiv w:val="1"/>
      <w:marLeft w:val="0"/>
      <w:marRight w:val="0"/>
      <w:marTop w:val="0"/>
      <w:marBottom w:val="0"/>
      <w:divBdr>
        <w:top w:val="none" w:sz="0" w:space="0" w:color="auto"/>
        <w:left w:val="none" w:sz="0" w:space="0" w:color="auto"/>
        <w:bottom w:val="none" w:sz="0" w:space="0" w:color="auto"/>
        <w:right w:val="none" w:sz="0" w:space="0" w:color="auto"/>
      </w:divBdr>
    </w:div>
    <w:div w:id="203447907">
      <w:bodyDiv w:val="1"/>
      <w:marLeft w:val="0"/>
      <w:marRight w:val="0"/>
      <w:marTop w:val="0"/>
      <w:marBottom w:val="0"/>
      <w:divBdr>
        <w:top w:val="none" w:sz="0" w:space="0" w:color="auto"/>
        <w:left w:val="none" w:sz="0" w:space="0" w:color="auto"/>
        <w:bottom w:val="none" w:sz="0" w:space="0" w:color="auto"/>
        <w:right w:val="none" w:sz="0" w:space="0" w:color="auto"/>
      </w:divBdr>
      <w:divsChild>
        <w:div w:id="1212889450">
          <w:marLeft w:val="480"/>
          <w:marRight w:val="0"/>
          <w:marTop w:val="0"/>
          <w:marBottom w:val="0"/>
          <w:divBdr>
            <w:top w:val="none" w:sz="0" w:space="0" w:color="auto"/>
            <w:left w:val="none" w:sz="0" w:space="0" w:color="auto"/>
            <w:bottom w:val="none" w:sz="0" w:space="0" w:color="auto"/>
            <w:right w:val="none" w:sz="0" w:space="0" w:color="auto"/>
          </w:divBdr>
        </w:div>
        <w:div w:id="682511233">
          <w:marLeft w:val="480"/>
          <w:marRight w:val="0"/>
          <w:marTop w:val="0"/>
          <w:marBottom w:val="0"/>
          <w:divBdr>
            <w:top w:val="none" w:sz="0" w:space="0" w:color="auto"/>
            <w:left w:val="none" w:sz="0" w:space="0" w:color="auto"/>
            <w:bottom w:val="none" w:sz="0" w:space="0" w:color="auto"/>
            <w:right w:val="none" w:sz="0" w:space="0" w:color="auto"/>
          </w:divBdr>
        </w:div>
        <w:div w:id="995763967">
          <w:marLeft w:val="480"/>
          <w:marRight w:val="0"/>
          <w:marTop w:val="0"/>
          <w:marBottom w:val="0"/>
          <w:divBdr>
            <w:top w:val="none" w:sz="0" w:space="0" w:color="auto"/>
            <w:left w:val="none" w:sz="0" w:space="0" w:color="auto"/>
            <w:bottom w:val="none" w:sz="0" w:space="0" w:color="auto"/>
            <w:right w:val="none" w:sz="0" w:space="0" w:color="auto"/>
          </w:divBdr>
        </w:div>
        <w:div w:id="510947496">
          <w:marLeft w:val="480"/>
          <w:marRight w:val="0"/>
          <w:marTop w:val="0"/>
          <w:marBottom w:val="0"/>
          <w:divBdr>
            <w:top w:val="none" w:sz="0" w:space="0" w:color="auto"/>
            <w:left w:val="none" w:sz="0" w:space="0" w:color="auto"/>
            <w:bottom w:val="none" w:sz="0" w:space="0" w:color="auto"/>
            <w:right w:val="none" w:sz="0" w:space="0" w:color="auto"/>
          </w:divBdr>
        </w:div>
        <w:div w:id="218902600">
          <w:marLeft w:val="480"/>
          <w:marRight w:val="0"/>
          <w:marTop w:val="0"/>
          <w:marBottom w:val="0"/>
          <w:divBdr>
            <w:top w:val="none" w:sz="0" w:space="0" w:color="auto"/>
            <w:left w:val="none" w:sz="0" w:space="0" w:color="auto"/>
            <w:bottom w:val="none" w:sz="0" w:space="0" w:color="auto"/>
            <w:right w:val="none" w:sz="0" w:space="0" w:color="auto"/>
          </w:divBdr>
        </w:div>
        <w:div w:id="1659189060">
          <w:marLeft w:val="480"/>
          <w:marRight w:val="0"/>
          <w:marTop w:val="0"/>
          <w:marBottom w:val="0"/>
          <w:divBdr>
            <w:top w:val="none" w:sz="0" w:space="0" w:color="auto"/>
            <w:left w:val="none" w:sz="0" w:space="0" w:color="auto"/>
            <w:bottom w:val="none" w:sz="0" w:space="0" w:color="auto"/>
            <w:right w:val="none" w:sz="0" w:space="0" w:color="auto"/>
          </w:divBdr>
        </w:div>
        <w:div w:id="1280139897">
          <w:marLeft w:val="480"/>
          <w:marRight w:val="0"/>
          <w:marTop w:val="0"/>
          <w:marBottom w:val="0"/>
          <w:divBdr>
            <w:top w:val="none" w:sz="0" w:space="0" w:color="auto"/>
            <w:left w:val="none" w:sz="0" w:space="0" w:color="auto"/>
            <w:bottom w:val="none" w:sz="0" w:space="0" w:color="auto"/>
            <w:right w:val="none" w:sz="0" w:space="0" w:color="auto"/>
          </w:divBdr>
        </w:div>
        <w:div w:id="1826240815">
          <w:marLeft w:val="480"/>
          <w:marRight w:val="0"/>
          <w:marTop w:val="0"/>
          <w:marBottom w:val="0"/>
          <w:divBdr>
            <w:top w:val="none" w:sz="0" w:space="0" w:color="auto"/>
            <w:left w:val="none" w:sz="0" w:space="0" w:color="auto"/>
            <w:bottom w:val="none" w:sz="0" w:space="0" w:color="auto"/>
            <w:right w:val="none" w:sz="0" w:space="0" w:color="auto"/>
          </w:divBdr>
        </w:div>
        <w:div w:id="1207259128">
          <w:marLeft w:val="480"/>
          <w:marRight w:val="0"/>
          <w:marTop w:val="0"/>
          <w:marBottom w:val="0"/>
          <w:divBdr>
            <w:top w:val="none" w:sz="0" w:space="0" w:color="auto"/>
            <w:left w:val="none" w:sz="0" w:space="0" w:color="auto"/>
            <w:bottom w:val="none" w:sz="0" w:space="0" w:color="auto"/>
            <w:right w:val="none" w:sz="0" w:space="0" w:color="auto"/>
          </w:divBdr>
        </w:div>
        <w:div w:id="210073231">
          <w:marLeft w:val="480"/>
          <w:marRight w:val="0"/>
          <w:marTop w:val="0"/>
          <w:marBottom w:val="0"/>
          <w:divBdr>
            <w:top w:val="none" w:sz="0" w:space="0" w:color="auto"/>
            <w:left w:val="none" w:sz="0" w:space="0" w:color="auto"/>
            <w:bottom w:val="none" w:sz="0" w:space="0" w:color="auto"/>
            <w:right w:val="none" w:sz="0" w:space="0" w:color="auto"/>
          </w:divBdr>
        </w:div>
        <w:div w:id="2080519296">
          <w:marLeft w:val="480"/>
          <w:marRight w:val="0"/>
          <w:marTop w:val="0"/>
          <w:marBottom w:val="0"/>
          <w:divBdr>
            <w:top w:val="none" w:sz="0" w:space="0" w:color="auto"/>
            <w:left w:val="none" w:sz="0" w:space="0" w:color="auto"/>
            <w:bottom w:val="none" w:sz="0" w:space="0" w:color="auto"/>
            <w:right w:val="none" w:sz="0" w:space="0" w:color="auto"/>
          </w:divBdr>
        </w:div>
        <w:div w:id="473572178">
          <w:marLeft w:val="480"/>
          <w:marRight w:val="0"/>
          <w:marTop w:val="0"/>
          <w:marBottom w:val="0"/>
          <w:divBdr>
            <w:top w:val="none" w:sz="0" w:space="0" w:color="auto"/>
            <w:left w:val="none" w:sz="0" w:space="0" w:color="auto"/>
            <w:bottom w:val="none" w:sz="0" w:space="0" w:color="auto"/>
            <w:right w:val="none" w:sz="0" w:space="0" w:color="auto"/>
          </w:divBdr>
        </w:div>
        <w:div w:id="279529075">
          <w:marLeft w:val="480"/>
          <w:marRight w:val="0"/>
          <w:marTop w:val="0"/>
          <w:marBottom w:val="0"/>
          <w:divBdr>
            <w:top w:val="none" w:sz="0" w:space="0" w:color="auto"/>
            <w:left w:val="none" w:sz="0" w:space="0" w:color="auto"/>
            <w:bottom w:val="none" w:sz="0" w:space="0" w:color="auto"/>
            <w:right w:val="none" w:sz="0" w:space="0" w:color="auto"/>
          </w:divBdr>
        </w:div>
        <w:div w:id="1187787161">
          <w:marLeft w:val="480"/>
          <w:marRight w:val="0"/>
          <w:marTop w:val="0"/>
          <w:marBottom w:val="0"/>
          <w:divBdr>
            <w:top w:val="none" w:sz="0" w:space="0" w:color="auto"/>
            <w:left w:val="none" w:sz="0" w:space="0" w:color="auto"/>
            <w:bottom w:val="none" w:sz="0" w:space="0" w:color="auto"/>
            <w:right w:val="none" w:sz="0" w:space="0" w:color="auto"/>
          </w:divBdr>
        </w:div>
        <w:div w:id="1083838038">
          <w:marLeft w:val="480"/>
          <w:marRight w:val="0"/>
          <w:marTop w:val="0"/>
          <w:marBottom w:val="0"/>
          <w:divBdr>
            <w:top w:val="none" w:sz="0" w:space="0" w:color="auto"/>
            <w:left w:val="none" w:sz="0" w:space="0" w:color="auto"/>
            <w:bottom w:val="none" w:sz="0" w:space="0" w:color="auto"/>
            <w:right w:val="none" w:sz="0" w:space="0" w:color="auto"/>
          </w:divBdr>
        </w:div>
        <w:div w:id="2141485117">
          <w:marLeft w:val="480"/>
          <w:marRight w:val="0"/>
          <w:marTop w:val="0"/>
          <w:marBottom w:val="0"/>
          <w:divBdr>
            <w:top w:val="none" w:sz="0" w:space="0" w:color="auto"/>
            <w:left w:val="none" w:sz="0" w:space="0" w:color="auto"/>
            <w:bottom w:val="none" w:sz="0" w:space="0" w:color="auto"/>
            <w:right w:val="none" w:sz="0" w:space="0" w:color="auto"/>
          </w:divBdr>
        </w:div>
        <w:div w:id="1761096098">
          <w:marLeft w:val="480"/>
          <w:marRight w:val="0"/>
          <w:marTop w:val="0"/>
          <w:marBottom w:val="0"/>
          <w:divBdr>
            <w:top w:val="none" w:sz="0" w:space="0" w:color="auto"/>
            <w:left w:val="none" w:sz="0" w:space="0" w:color="auto"/>
            <w:bottom w:val="none" w:sz="0" w:space="0" w:color="auto"/>
            <w:right w:val="none" w:sz="0" w:space="0" w:color="auto"/>
          </w:divBdr>
        </w:div>
        <w:div w:id="527446458">
          <w:marLeft w:val="480"/>
          <w:marRight w:val="0"/>
          <w:marTop w:val="0"/>
          <w:marBottom w:val="0"/>
          <w:divBdr>
            <w:top w:val="none" w:sz="0" w:space="0" w:color="auto"/>
            <w:left w:val="none" w:sz="0" w:space="0" w:color="auto"/>
            <w:bottom w:val="none" w:sz="0" w:space="0" w:color="auto"/>
            <w:right w:val="none" w:sz="0" w:space="0" w:color="auto"/>
          </w:divBdr>
        </w:div>
        <w:div w:id="853417890">
          <w:marLeft w:val="480"/>
          <w:marRight w:val="0"/>
          <w:marTop w:val="0"/>
          <w:marBottom w:val="0"/>
          <w:divBdr>
            <w:top w:val="none" w:sz="0" w:space="0" w:color="auto"/>
            <w:left w:val="none" w:sz="0" w:space="0" w:color="auto"/>
            <w:bottom w:val="none" w:sz="0" w:space="0" w:color="auto"/>
            <w:right w:val="none" w:sz="0" w:space="0" w:color="auto"/>
          </w:divBdr>
        </w:div>
        <w:div w:id="435175394">
          <w:marLeft w:val="480"/>
          <w:marRight w:val="0"/>
          <w:marTop w:val="0"/>
          <w:marBottom w:val="0"/>
          <w:divBdr>
            <w:top w:val="none" w:sz="0" w:space="0" w:color="auto"/>
            <w:left w:val="none" w:sz="0" w:space="0" w:color="auto"/>
            <w:bottom w:val="none" w:sz="0" w:space="0" w:color="auto"/>
            <w:right w:val="none" w:sz="0" w:space="0" w:color="auto"/>
          </w:divBdr>
        </w:div>
        <w:div w:id="1544708692">
          <w:marLeft w:val="480"/>
          <w:marRight w:val="0"/>
          <w:marTop w:val="0"/>
          <w:marBottom w:val="0"/>
          <w:divBdr>
            <w:top w:val="none" w:sz="0" w:space="0" w:color="auto"/>
            <w:left w:val="none" w:sz="0" w:space="0" w:color="auto"/>
            <w:bottom w:val="none" w:sz="0" w:space="0" w:color="auto"/>
            <w:right w:val="none" w:sz="0" w:space="0" w:color="auto"/>
          </w:divBdr>
        </w:div>
        <w:div w:id="1525748115">
          <w:marLeft w:val="480"/>
          <w:marRight w:val="0"/>
          <w:marTop w:val="0"/>
          <w:marBottom w:val="0"/>
          <w:divBdr>
            <w:top w:val="none" w:sz="0" w:space="0" w:color="auto"/>
            <w:left w:val="none" w:sz="0" w:space="0" w:color="auto"/>
            <w:bottom w:val="none" w:sz="0" w:space="0" w:color="auto"/>
            <w:right w:val="none" w:sz="0" w:space="0" w:color="auto"/>
          </w:divBdr>
        </w:div>
        <w:div w:id="989938855">
          <w:marLeft w:val="480"/>
          <w:marRight w:val="0"/>
          <w:marTop w:val="0"/>
          <w:marBottom w:val="0"/>
          <w:divBdr>
            <w:top w:val="none" w:sz="0" w:space="0" w:color="auto"/>
            <w:left w:val="none" w:sz="0" w:space="0" w:color="auto"/>
            <w:bottom w:val="none" w:sz="0" w:space="0" w:color="auto"/>
            <w:right w:val="none" w:sz="0" w:space="0" w:color="auto"/>
          </w:divBdr>
        </w:div>
        <w:div w:id="1542859743">
          <w:marLeft w:val="480"/>
          <w:marRight w:val="0"/>
          <w:marTop w:val="0"/>
          <w:marBottom w:val="0"/>
          <w:divBdr>
            <w:top w:val="none" w:sz="0" w:space="0" w:color="auto"/>
            <w:left w:val="none" w:sz="0" w:space="0" w:color="auto"/>
            <w:bottom w:val="none" w:sz="0" w:space="0" w:color="auto"/>
            <w:right w:val="none" w:sz="0" w:space="0" w:color="auto"/>
          </w:divBdr>
        </w:div>
        <w:div w:id="272590815">
          <w:marLeft w:val="480"/>
          <w:marRight w:val="0"/>
          <w:marTop w:val="0"/>
          <w:marBottom w:val="0"/>
          <w:divBdr>
            <w:top w:val="none" w:sz="0" w:space="0" w:color="auto"/>
            <w:left w:val="none" w:sz="0" w:space="0" w:color="auto"/>
            <w:bottom w:val="none" w:sz="0" w:space="0" w:color="auto"/>
            <w:right w:val="none" w:sz="0" w:space="0" w:color="auto"/>
          </w:divBdr>
        </w:div>
        <w:div w:id="2076974570">
          <w:marLeft w:val="480"/>
          <w:marRight w:val="0"/>
          <w:marTop w:val="0"/>
          <w:marBottom w:val="0"/>
          <w:divBdr>
            <w:top w:val="none" w:sz="0" w:space="0" w:color="auto"/>
            <w:left w:val="none" w:sz="0" w:space="0" w:color="auto"/>
            <w:bottom w:val="none" w:sz="0" w:space="0" w:color="auto"/>
            <w:right w:val="none" w:sz="0" w:space="0" w:color="auto"/>
          </w:divBdr>
        </w:div>
        <w:div w:id="725684133">
          <w:marLeft w:val="480"/>
          <w:marRight w:val="0"/>
          <w:marTop w:val="0"/>
          <w:marBottom w:val="0"/>
          <w:divBdr>
            <w:top w:val="none" w:sz="0" w:space="0" w:color="auto"/>
            <w:left w:val="none" w:sz="0" w:space="0" w:color="auto"/>
            <w:bottom w:val="none" w:sz="0" w:space="0" w:color="auto"/>
            <w:right w:val="none" w:sz="0" w:space="0" w:color="auto"/>
          </w:divBdr>
        </w:div>
        <w:div w:id="906766417">
          <w:marLeft w:val="480"/>
          <w:marRight w:val="0"/>
          <w:marTop w:val="0"/>
          <w:marBottom w:val="0"/>
          <w:divBdr>
            <w:top w:val="none" w:sz="0" w:space="0" w:color="auto"/>
            <w:left w:val="none" w:sz="0" w:space="0" w:color="auto"/>
            <w:bottom w:val="none" w:sz="0" w:space="0" w:color="auto"/>
            <w:right w:val="none" w:sz="0" w:space="0" w:color="auto"/>
          </w:divBdr>
        </w:div>
        <w:div w:id="1031103864">
          <w:marLeft w:val="480"/>
          <w:marRight w:val="0"/>
          <w:marTop w:val="0"/>
          <w:marBottom w:val="0"/>
          <w:divBdr>
            <w:top w:val="none" w:sz="0" w:space="0" w:color="auto"/>
            <w:left w:val="none" w:sz="0" w:space="0" w:color="auto"/>
            <w:bottom w:val="none" w:sz="0" w:space="0" w:color="auto"/>
            <w:right w:val="none" w:sz="0" w:space="0" w:color="auto"/>
          </w:divBdr>
        </w:div>
        <w:div w:id="1243875231">
          <w:marLeft w:val="480"/>
          <w:marRight w:val="0"/>
          <w:marTop w:val="0"/>
          <w:marBottom w:val="0"/>
          <w:divBdr>
            <w:top w:val="none" w:sz="0" w:space="0" w:color="auto"/>
            <w:left w:val="none" w:sz="0" w:space="0" w:color="auto"/>
            <w:bottom w:val="none" w:sz="0" w:space="0" w:color="auto"/>
            <w:right w:val="none" w:sz="0" w:space="0" w:color="auto"/>
          </w:divBdr>
        </w:div>
        <w:div w:id="2053336461">
          <w:marLeft w:val="480"/>
          <w:marRight w:val="0"/>
          <w:marTop w:val="0"/>
          <w:marBottom w:val="0"/>
          <w:divBdr>
            <w:top w:val="none" w:sz="0" w:space="0" w:color="auto"/>
            <w:left w:val="none" w:sz="0" w:space="0" w:color="auto"/>
            <w:bottom w:val="none" w:sz="0" w:space="0" w:color="auto"/>
            <w:right w:val="none" w:sz="0" w:space="0" w:color="auto"/>
          </w:divBdr>
        </w:div>
        <w:div w:id="1898974720">
          <w:marLeft w:val="480"/>
          <w:marRight w:val="0"/>
          <w:marTop w:val="0"/>
          <w:marBottom w:val="0"/>
          <w:divBdr>
            <w:top w:val="none" w:sz="0" w:space="0" w:color="auto"/>
            <w:left w:val="none" w:sz="0" w:space="0" w:color="auto"/>
            <w:bottom w:val="none" w:sz="0" w:space="0" w:color="auto"/>
            <w:right w:val="none" w:sz="0" w:space="0" w:color="auto"/>
          </w:divBdr>
        </w:div>
        <w:div w:id="686559500">
          <w:marLeft w:val="480"/>
          <w:marRight w:val="0"/>
          <w:marTop w:val="0"/>
          <w:marBottom w:val="0"/>
          <w:divBdr>
            <w:top w:val="none" w:sz="0" w:space="0" w:color="auto"/>
            <w:left w:val="none" w:sz="0" w:space="0" w:color="auto"/>
            <w:bottom w:val="none" w:sz="0" w:space="0" w:color="auto"/>
            <w:right w:val="none" w:sz="0" w:space="0" w:color="auto"/>
          </w:divBdr>
        </w:div>
        <w:div w:id="1960531750">
          <w:marLeft w:val="480"/>
          <w:marRight w:val="0"/>
          <w:marTop w:val="0"/>
          <w:marBottom w:val="0"/>
          <w:divBdr>
            <w:top w:val="none" w:sz="0" w:space="0" w:color="auto"/>
            <w:left w:val="none" w:sz="0" w:space="0" w:color="auto"/>
            <w:bottom w:val="none" w:sz="0" w:space="0" w:color="auto"/>
            <w:right w:val="none" w:sz="0" w:space="0" w:color="auto"/>
          </w:divBdr>
        </w:div>
        <w:div w:id="1922173894">
          <w:marLeft w:val="480"/>
          <w:marRight w:val="0"/>
          <w:marTop w:val="0"/>
          <w:marBottom w:val="0"/>
          <w:divBdr>
            <w:top w:val="none" w:sz="0" w:space="0" w:color="auto"/>
            <w:left w:val="none" w:sz="0" w:space="0" w:color="auto"/>
            <w:bottom w:val="none" w:sz="0" w:space="0" w:color="auto"/>
            <w:right w:val="none" w:sz="0" w:space="0" w:color="auto"/>
          </w:divBdr>
        </w:div>
        <w:div w:id="860237555">
          <w:marLeft w:val="480"/>
          <w:marRight w:val="0"/>
          <w:marTop w:val="0"/>
          <w:marBottom w:val="0"/>
          <w:divBdr>
            <w:top w:val="none" w:sz="0" w:space="0" w:color="auto"/>
            <w:left w:val="none" w:sz="0" w:space="0" w:color="auto"/>
            <w:bottom w:val="none" w:sz="0" w:space="0" w:color="auto"/>
            <w:right w:val="none" w:sz="0" w:space="0" w:color="auto"/>
          </w:divBdr>
        </w:div>
        <w:div w:id="1129476852">
          <w:marLeft w:val="480"/>
          <w:marRight w:val="0"/>
          <w:marTop w:val="0"/>
          <w:marBottom w:val="0"/>
          <w:divBdr>
            <w:top w:val="none" w:sz="0" w:space="0" w:color="auto"/>
            <w:left w:val="none" w:sz="0" w:space="0" w:color="auto"/>
            <w:bottom w:val="none" w:sz="0" w:space="0" w:color="auto"/>
            <w:right w:val="none" w:sz="0" w:space="0" w:color="auto"/>
          </w:divBdr>
        </w:div>
        <w:div w:id="361901417">
          <w:marLeft w:val="480"/>
          <w:marRight w:val="0"/>
          <w:marTop w:val="0"/>
          <w:marBottom w:val="0"/>
          <w:divBdr>
            <w:top w:val="none" w:sz="0" w:space="0" w:color="auto"/>
            <w:left w:val="none" w:sz="0" w:space="0" w:color="auto"/>
            <w:bottom w:val="none" w:sz="0" w:space="0" w:color="auto"/>
            <w:right w:val="none" w:sz="0" w:space="0" w:color="auto"/>
          </w:divBdr>
        </w:div>
        <w:div w:id="412630870">
          <w:marLeft w:val="480"/>
          <w:marRight w:val="0"/>
          <w:marTop w:val="0"/>
          <w:marBottom w:val="0"/>
          <w:divBdr>
            <w:top w:val="none" w:sz="0" w:space="0" w:color="auto"/>
            <w:left w:val="none" w:sz="0" w:space="0" w:color="auto"/>
            <w:bottom w:val="none" w:sz="0" w:space="0" w:color="auto"/>
            <w:right w:val="none" w:sz="0" w:space="0" w:color="auto"/>
          </w:divBdr>
        </w:div>
        <w:div w:id="1332366162">
          <w:marLeft w:val="480"/>
          <w:marRight w:val="0"/>
          <w:marTop w:val="0"/>
          <w:marBottom w:val="0"/>
          <w:divBdr>
            <w:top w:val="none" w:sz="0" w:space="0" w:color="auto"/>
            <w:left w:val="none" w:sz="0" w:space="0" w:color="auto"/>
            <w:bottom w:val="none" w:sz="0" w:space="0" w:color="auto"/>
            <w:right w:val="none" w:sz="0" w:space="0" w:color="auto"/>
          </w:divBdr>
        </w:div>
        <w:div w:id="707099910">
          <w:marLeft w:val="480"/>
          <w:marRight w:val="0"/>
          <w:marTop w:val="0"/>
          <w:marBottom w:val="0"/>
          <w:divBdr>
            <w:top w:val="none" w:sz="0" w:space="0" w:color="auto"/>
            <w:left w:val="none" w:sz="0" w:space="0" w:color="auto"/>
            <w:bottom w:val="none" w:sz="0" w:space="0" w:color="auto"/>
            <w:right w:val="none" w:sz="0" w:space="0" w:color="auto"/>
          </w:divBdr>
        </w:div>
        <w:div w:id="2141071269">
          <w:marLeft w:val="480"/>
          <w:marRight w:val="0"/>
          <w:marTop w:val="0"/>
          <w:marBottom w:val="0"/>
          <w:divBdr>
            <w:top w:val="none" w:sz="0" w:space="0" w:color="auto"/>
            <w:left w:val="none" w:sz="0" w:space="0" w:color="auto"/>
            <w:bottom w:val="none" w:sz="0" w:space="0" w:color="auto"/>
            <w:right w:val="none" w:sz="0" w:space="0" w:color="auto"/>
          </w:divBdr>
        </w:div>
        <w:div w:id="1796754172">
          <w:marLeft w:val="480"/>
          <w:marRight w:val="0"/>
          <w:marTop w:val="0"/>
          <w:marBottom w:val="0"/>
          <w:divBdr>
            <w:top w:val="none" w:sz="0" w:space="0" w:color="auto"/>
            <w:left w:val="none" w:sz="0" w:space="0" w:color="auto"/>
            <w:bottom w:val="none" w:sz="0" w:space="0" w:color="auto"/>
            <w:right w:val="none" w:sz="0" w:space="0" w:color="auto"/>
          </w:divBdr>
        </w:div>
        <w:div w:id="1185827071">
          <w:marLeft w:val="480"/>
          <w:marRight w:val="0"/>
          <w:marTop w:val="0"/>
          <w:marBottom w:val="0"/>
          <w:divBdr>
            <w:top w:val="none" w:sz="0" w:space="0" w:color="auto"/>
            <w:left w:val="none" w:sz="0" w:space="0" w:color="auto"/>
            <w:bottom w:val="none" w:sz="0" w:space="0" w:color="auto"/>
            <w:right w:val="none" w:sz="0" w:space="0" w:color="auto"/>
          </w:divBdr>
        </w:div>
        <w:div w:id="1864898378">
          <w:marLeft w:val="480"/>
          <w:marRight w:val="0"/>
          <w:marTop w:val="0"/>
          <w:marBottom w:val="0"/>
          <w:divBdr>
            <w:top w:val="none" w:sz="0" w:space="0" w:color="auto"/>
            <w:left w:val="none" w:sz="0" w:space="0" w:color="auto"/>
            <w:bottom w:val="none" w:sz="0" w:space="0" w:color="auto"/>
            <w:right w:val="none" w:sz="0" w:space="0" w:color="auto"/>
          </w:divBdr>
        </w:div>
        <w:div w:id="1865557627">
          <w:marLeft w:val="480"/>
          <w:marRight w:val="0"/>
          <w:marTop w:val="0"/>
          <w:marBottom w:val="0"/>
          <w:divBdr>
            <w:top w:val="none" w:sz="0" w:space="0" w:color="auto"/>
            <w:left w:val="none" w:sz="0" w:space="0" w:color="auto"/>
            <w:bottom w:val="none" w:sz="0" w:space="0" w:color="auto"/>
            <w:right w:val="none" w:sz="0" w:space="0" w:color="auto"/>
          </w:divBdr>
        </w:div>
        <w:div w:id="1467894224">
          <w:marLeft w:val="480"/>
          <w:marRight w:val="0"/>
          <w:marTop w:val="0"/>
          <w:marBottom w:val="0"/>
          <w:divBdr>
            <w:top w:val="none" w:sz="0" w:space="0" w:color="auto"/>
            <w:left w:val="none" w:sz="0" w:space="0" w:color="auto"/>
            <w:bottom w:val="none" w:sz="0" w:space="0" w:color="auto"/>
            <w:right w:val="none" w:sz="0" w:space="0" w:color="auto"/>
          </w:divBdr>
        </w:div>
        <w:div w:id="1188450339">
          <w:marLeft w:val="480"/>
          <w:marRight w:val="0"/>
          <w:marTop w:val="0"/>
          <w:marBottom w:val="0"/>
          <w:divBdr>
            <w:top w:val="none" w:sz="0" w:space="0" w:color="auto"/>
            <w:left w:val="none" w:sz="0" w:space="0" w:color="auto"/>
            <w:bottom w:val="none" w:sz="0" w:space="0" w:color="auto"/>
            <w:right w:val="none" w:sz="0" w:space="0" w:color="auto"/>
          </w:divBdr>
        </w:div>
        <w:div w:id="2002929207">
          <w:marLeft w:val="480"/>
          <w:marRight w:val="0"/>
          <w:marTop w:val="0"/>
          <w:marBottom w:val="0"/>
          <w:divBdr>
            <w:top w:val="none" w:sz="0" w:space="0" w:color="auto"/>
            <w:left w:val="none" w:sz="0" w:space="0" w:color="auto"/>
            <w:bottom w:val="none" w:sz="0" w:space="0" w:color="auto"/>
            <w:right w:val="none" w:sz="0" w:space="0" w:color="auto"/>
          </w:divBdr>
        </w:div>
        <w:div w:id="1119881237">
          <w:marLeft w:val="480"/>
          <w:marRight w:val="0"/>
          <w:marTop w:val="0"/>
          <w:marBottom w:val="0"/>
          <w:divBdr>
            <w:top w:val="none" w:sz="0" w:space="0" w:color="auto"/>
            <w:left w:val="none" w:sz="0" w:space="0" w:color="auto"/>
            <w:bottom w:val="none" w:sz="0" w:space="0" w:color="auto"/>
            <w:right w:val="none" w:sz="0" w:space="0" w:color="auto"/>
          </w:divBdr>
        </w:div>
        <w:div w:id="532227769">
          <w:marLeft w:val="480"/>
          <w:marRight w:val="0"/>
          <w:marTop w:val="0"/>
          <w:marBottom w:val="0"/>
          <w:divBdr>
            <w:top w:val="none" w:sz="0" w:space="0" w:color="auto"/>
            <w:left w:val="none" w:sz="0" w:space="0" w:color="auto"/>
            <w:bottom w:val="none" w:sz="0" w:space="0" w:color="auto"/>
            <w:right w:val="none" w:sz="0" w:space="0" w:color="auto"/>
          </w:divBdr>
        </w:div>
        <w:div w:id="493911937">
          <w:marLeft w:val="480"/>
          <w:marRight w:val="0"/>
          <w:marTop w:val="0"/>
          <w:marBottom w:val="0"/>
          <w:divBdr>
            <w:top w:val="none" w:sz="0" w:space="0" w:color="auto"/>
            <w:left w:val="none" w:sz="0" w:space="0" w:color="auto"/>
            <w:bottom w:val="none" w:sz="0" w:space="0" w:color="auto"/>
            <w:right w:val="none" w:sz="0" w:space="0" w:color="auto"/>
          </w:divBdr>
        </w:div>
        <w:div w:id="733545509">
          <w:marLeft w:val="480"/>
          <w:marRight w:val="0"/>
          <w:marTop w:val="0"/>
          <w:marBottom w:val="0"/>
          <w:divBdr>
            <w:top w:val="none" w:sz="0" w:space="0" w:color="auto"/>
            <w:left w:val="none" w:sz="0" w:space="0" w:color="auto"/>
            <w:bottom w:val="none" w:sz="0" w:space="0" w:color="auto"/>
            <w:right w:val="none" w:sz="0" w:space="0" w:color="auto"/>
          </w:divBdr>
        </w:div>
        <w:div w:id="320353871">
          <w:marLeft w:val="480"/>
          <w:marRight w:val="0"/>
          <w:marTop w:val="0"/>
          <w:marBottom w:val="0"/>
          <w:divBdr>
            <w:top w:val="none" w:sz="0" w:space="0" w:color="auto"/>
            <w:left w:val="none" w:sz="0" w:space="0" w:color="auto"/>
            <w:bottom w:val="none" w:sz="0" w:space="0" w:color="auto"/>
            <w:right w:val="none" w:sz="0" w:space="0" w:color="auto"/>
          </w:divBdr>
        </w:div>
        <w:div w:id="446972278">
          <w:marLeft w:val="480"/>
          <w:marRight w:val="0"/>
          <w:marTop w:val="0"/>
          <w:marBottom w:val="0"/>
          <w:divBdr>
            <w:top w:val="none" w:sz="0" w:space="0" w:color="auto"/>
            <w:left w:val="none" w:sz="0" w:space="0" w:color="auto"/>
            <w:bottom w:val="none" w:sz="0" w:space="0" w:color="auto"/>
            <w:right w:val="none" w:sz="0" w:space="0" w:color="auto"/>
          </w:divBdr>
        </w:div>
        <w:div w:id="1524436587">
          <w:marLeft w:val="480"/>
          <w:marRight w:val="0"/>
          <w:marTop w:val="0"/>
          <w:marBottom w:val="0"/>
          <w:divBdr>
            <w:top w:val="none" w:sz="0" w:space="0" w:color="auto"/>
            <w:left w:val="none" w:sz="0" w:space="0" w:color="auto"/>
            <w:bottom w:val="none" w:sz="0" w:space="0" w:color="auto"/>
            <w:right w:val="none" w:sz="0" w:space="0" w:color="auto"/>
          </w:divBdr>
        </w:div>
        <w:div w:id="862984788">
          <w:marLeft w:val="480"/>
          <w:marRight w:val="0"/>
          <w:marTop w:val="0"/>
          <w:marBottom w:val="0"/>
          <w:divBdr>
            <w:top w:val="none" w:sz="0" w:space="0" w:color="auto"/>
            <w:left w:val="none" w:sz="0" w:space="0" w:color="auto"/>
            <w:bottom w:val="none" w:sz="0" w:space="0" w:color="auto"/>
            <w:right w:val="none" w:sz="0" w:space="0" w:color="auto"/>
          </w:divBdr>
        </w:div>
        <w:div w:id="435173947">
          <w:marLeft w:val="480"/>
          <w:marRight w:val="0"/>
          <w:marTop w:val="0"/>
          <w:marBottom w:val="0"/>
          <w:divBdr>
            <w:top w:val="none" w:sz="0" w:space="0" w:color="auto"/>
            <w:left w:val="none" w:sz="0" w:space="0" w:color="auto"/>
            <w:bottom w:val="none" w:sz="0" w:space="0" w:color="auto"/>
            <w:right w:val="none" w:sz="0" w:space="0" w:color="auto"/>
          </w:divBdr>
        </w:div>
        <w:div w:id="211577163">
          <w:marLeft w:val="480"/>
          <w:marRight w:val="0"/>
          <w:marTop w:val="0"/>
          <w:marBottom w:val="0"/>
          <w:divBdr>
            <w:top w:val="none" w:sz="0" w:space="0" w:color="auto"/>
            <w:left w:val="none" w:sz="0" w:space="0" w:color="auto"/>
            <w:bottom w:val="none" w:sz="0" w:space="0" w:color="auto"/>
            <w:right w:val="none" w:sz="0" w:space="0" w:color="auto"/>
          </w:divBdr>
        </w:div>
        <w:div w:id="197351934">
          <w:marLeft w:val="480"/>
          <w:marRight w:val="0"/>
          <w:marTop w:val="0"/>
          <w:marBottom w:val="0"/>
          <w:divBdr>
            <w:top w:val="none" w:sz="0" w:space="0" w:color="auto"/>
            <w:left w:val="none" w:sz="0" w:space="0" w:color="auto"/>
            <w:bottom w:val="none" w:sz="0" w:space="0" w:color="auto"/>
            <w:right w:val="none" w:sz="0" w:space="0" w:color="auto"/>
          </w:divBdr>
        </w:div>
      </w:divsChild>
    </w:div>
    <w:div w:id="204953469">
      <w:bodyDiv w:val="1"/>
      <w:marLeft w:val="0"/>
      <w:marRight w:val="0"/>
      <w:marTop w:val="0"/>
      <w:marBottom w:val="0"/>
      <w:divBdr>
        <w:top w:val="none" w:sz="0" w:space="0" w:color="auto"/>
        <w:left w:val="none" w:sz="0" w:space="0" w:color="auto"/>
        <w:bottom w:val="none" w:sz="0" w:space="0" w:color="auto"/>
        <w:right w:val="none" w:sz="0" w:space="0" w:color="auto"/>
      </w:divBdr>
    </w:div>
    <w:div w:id="213778907">
      <w:bodyDiv w:val="1"/>
      <w:marLeft w:val="0"/>
      <w:marRight w:val="0"/>
      <w:marTop w:val="0"/>
      <w:marBottom w:val="0"/>
      <w:divBdr>
        <w:top w:val="none" w:sz="0" w:space="0" w:color="auto"/>
        <w:left w:val="none" w:sz="0" w:space="0" w:color="auto"/>
        <w:bottom w:val="none" w:sz="0" w:space="0" w:color="auto"/>
        <w:right w:val="none" w:sz="0" w:space="0" w:color="auto"/>
      </w:divBdr>
    </w:div>
    <w:div w:id="214391177">
      <w:bodyDiv w:val="1"/>
      <w:marLeft w:val="0"/>
      <w:marRight w:val="0"/>
      <w:marTop w:val="0"/>
      <w:marBottom w:val="0"/>
      <w:divBdr>
        <w:top w:val="none" w:sz="0" w:space="0" w:color="auto"/>
        <w:left w:val="none" w:sz="0" w:space="0" w:color="auto"/>
        <w:bottom w:val="none" w:sz="0" w:space="0" w:color="auto"/>
        <w:right w:val="none" w:sz="0" w:space="0" w:color="auto"/>
      </w:divBdr>
    </w:div>
    <w:div w:id="220596930">
      <w:bodyDiv w:val="1"/>
      <w:marLeft w:val="0"/>
      <w:marRight w:val="0"/>
      <w:marTop w:val="0"/>
      <w:marBottom w:val="0"/>
      <w:divBdr>
        <w:top w:val="none" w:sz="0" w:space="0" w:color="auto"/>
        <w:left w:val="none" w:sz="0" w:space="0" w:color="auto"/>
        <w:bottom w:val="none" w:sz="0" w:space="0" w:color="auto"/>
        <w:right w:val="none" w:sz="0" w:space="0" w:color="auto"/>
      </w:divBdr>
    </w:div>
    <w:div w:id="221527329">
      <w:bodyDiv w:val="1"/>
      <w:marLeft w:val="0"/>
      <w:marRight w:val="0"/>
      <w:marTop w:val="0"/>
      <w:marBottom w:val="0"/>
      <w:divBdr>
        <w:top w:val="none" w:sz="0" w:space="0" w:color="auto"/>
        <w:left w:val="none" w:sz="0" w:space="0" w:color="auto"/>
        <w:bottom w:val="none" w:sz="0" w:space="0" w:color="auto"/>
        <w:right w:val="none" w:sz="0" w:space="0" w:color="auto"/>
      </w:divBdr>
      <w:divsChild>
        <w:div w:id="2017805382">
          <w:marLeft w:val="640"/>
          <w:marRight w:val="0"/>
          <w:marTop w:val="0"/>
          <w:marBottom w:val="0"/>
          <w:divBdr>
            <w:top w:val="none" w:sz="0" w:space="0" w:color="auto"/>
            <w:left w:val="none" w:sz="0" w:space="0" w:color="auto"/>
            <w:bottom w:val="none" w:sz="0" w:space="0" w:color="auto"/>
            <w:right w:val="none" w:sz="0" w:space="0" w:color="auto"/>
          </w:divBdr>
        </w:div>
        <w:div w:id="1498182606">
          <w:marLeft w:val="640"/>
          <w:marRight w:val="0"/>
          <w:marTop w:val="0"/>
          <w:marBottom w:val="0"/>
          <w:divBdr>
            <w:top w:val="none" w:sz="0" w:space="0" w:color="auto"/>
            <w:left w:val="none" w:sz="0" w:space="0" w:color="auto"/>
            <w:bottom w:val="none" w:sz="0" w:space="0" w:color="auto"/>
            <w:right w:val="none" w:sz="0" w:space="0" w:color="auto"/>
          </w:divBdr>
        </w:div>
        <w:div w:id="1362709947">
          <w:marLeft w:val="640"/>
          <w:marRight w:val="0"/>
          <w:marTop w:val="0"/>
          <w:marBottom w:val="0"/>
          <w:divBdr>
            <w:top w:val="none" w:sz="0" w:space="0" w:color="auto"/>
            <w:left w:val="none" w:sz="0" w:space="0" w:color="auto"/>
            <w:bottom w:val="none" w:sz="0" w:space="0" w:color="auto"/>
            <w:right w:val="none" w:sz="0" w:space="0" w:color="auto"/>
          </w:divBdr>
        </w:div>
        <w:div w:id="337780407">
          <w:marLeft w:val="640"/>
          <w:marRight w:val="0"/>
          <w:marTop w:val="0"/>
          <w:marBottom w:val="0"/>
          <w:divBdr>
            <w:top w:val="none" w:sz="0" w:space="0" w:color="auto"/>
            <w:left w:val="none" w:sz="0" w:space="0" w:color="auto"/>
            <w:bottom w:val="none" w:sz="0" w:space="0" w:color="auto"/>
            <w:right w:val="none" w:sz="0" w:space="0" w:color="auto"/>
          </w:divBdr>
        </w:div>
        <w:div w:id="1522356544">
          <w:marLeft w:val="640"/>
          <w:marRight w:val="0"/>
          <w:marTop w:val="0"/>
          <w:marBottom w:val="0"/>
          <w:divBdr>
            <w:top w:val="none" w:sz="0" w:space="0" w:color="auto"/>
            <w:left w:val="none" w:sz="0" w:space="0" w:color="auto"/>
            <w:bottom w:val="none" w:sz="0" w:space="0" w:color="auto"/>
            <w:right w:val="none" w:sz="0" w:space="0" w:color="auto"/>
          </w:divBdr>
        </w:div>
        <w:div w:id="539629963">
          <w:marLeft w:val="640"/>
          <w:marRight w:val="0"/>
          <w:marTop w:val="0"/>
          <w:marBottom w:val="0"/>
          <w:divBdr>
            <w:top w:val="none" w:sz="0" w:space="0" w:color="auto"/>
            <w:left w:val="none" w:sz="0" w:space="0" w:color="auto"/>
            <w:bottom w:val="none" w:sz="0" w:space="0" w:color="auto"/>
            <w:right w:val="none" w:sz="0" w:space="0" w:color="auto"/>
          </w:divBdr>
        </w:div>
        <w:div w:id="29651355">
          <w:marLeft w:val="640"/>
          <w:marRight w:val="0"/>
          <w:marTop w:val="0"/>
          <w:marBottom w:val="0"/>
          <w:divBdr>
            <w:top w:val="none" w:sz="0" w:space="0" w:color="auto"/>
            <w:left w:val="none" w:sz="0" w:space="0" w:color="auto"/>
            <w:bottom w:val="none" w:sz="0" w:space="0" w:color="auto"/>
            <w:right w:val="none" w:sz="0" w:space="0" w:color="auto"/>
          </w:divBdr>
        </w:div>
        <w:div w:id="2107650272">
          <w:marLeft w:val="640"/>
          <w:marRight w:val="0"/>
          <w:marTop w:val="0"/>
          <w:marBottom w:val="0"/>
          <w:divBdr>
            <w:top w:val="none" w:sz="0" w:space="0" w:color="auto"/>
            <w:left w:val="none" w:sz="0" w:space="0" w:color="auto"/>
            <w:bottom w:val="none" w:sz="0" w:space="0" w:color="auto"/>
            <w:right w:val="none" w:sz="0" w:space="0" w:color="auto"/>
          </w:divBdr>
        </w:div>
        <w:div w:id="541091174">
          <w:marLeft w:val="640"/>
          <w:marRight w:val="0"/>
          <w:marTop w:val="0"/>
          <w:marBottom w:val="0"/>
          <w:divBdr>
            <w:top w:val="none" w:sz="0" w:space="0" w:color="auto"/>
            <w:left w:val="none" w:sz="0" w:space="0" w:color="auto"/>
            <w:bottom w:val="none" w:sz="0" w:space="0" w:color="auto"/>
            <w:right w:val="none" w:sz="0" w:space="0" w:color="auto"/>
          </w:divBdr>
        </w:div>
        <w:div w:id="517696474">
          <w:marLeft w:val="640"/>
          <w:marRight w:val="0"/>
          <w:marTop w:val="0"/>
          <w:marBottom w:val="0"/>
          <w:divBdr>
            <w:top w:val="none" w:sz="0" w:space="0" w:color="auto"/>
            <w:left w:val="none" w:sz="0" w:space="0" w:color="auto"/>
            <w:bottom w:val="none" w:sz="0" w:space="0" w:color="auto"/>
            <w:right w:val="none" w:sz="0" w:space="0" w:color="auto"/>
          </w:divBdr>
        </w:div>
        <w:div w:id="877668687">
          <w:marLeft w:val="640"/>
          <w:marRight w:val="0"/>
          <w:marTop w:val="0"/>
          <w:marBottom w:val="0"/>
          <w:divBdr>
            <w:top w:val="none" w:sz="0" w:space="0" w:color="auto"/>
            <w:left w:val="none" w:sz="0" w:space="0" w:color="auto"/>
            <w:bottom w:val="none" w:sz="0" w:space="0" w:color="auto"/>
            <w:right w:val="none" w:sz="0" w:space="0" w:color="auto"/>
          </w:divBdr>
        </w:div>
        <w:div w:id="1562129748">
          <w:marLeft w:val="640"/>
          <w:marRight w:val="0"/>
          <w:marTop w:val="0"/>
          <w:marBottom w:val="0"/>
          <w:divBdr>
            <w:top w:val="none" w:sz="0" w:space="0" w:color="auto"/>
            <w:left w:val="none" w:sz="0" w:space="0" w:color="auto"/>
            <w:bottom w:val="none" w:sz="0" w:space="0" w:color="auto"/>
            <w:right w:val="none" w:sz="0" w:space="0" w:color="auto"/>
          </w:divBdr>
        </w:div>
        <w:div w:id="2030177194">
          <w:marLeft w:val="640"/>
          <w:marRight w:val="0"/>
          <w:marTop w:val="0"/>
          <w:marBottom w:val="0"/>
          <w:divBdr>
            <w:top w:val="none" w:sz="0" w:space="0" w:color="auto"/>
            <w:left w:val="none" w:sz="0" w:space="0" w:color="auto"/>
            <w:bottom w:val="none" w:sz="0" w:space="0" w:color="auto"/>
            <w:right w:val="none" w:sz="0" w:space="0" w:color="auto"/>
          </w:divBdr>
        </w:div>
        <w:div w:id="307975136">
          <w:marLeft w:val="640"/>
          <w:marRight w:val="0"/>
          <w:marTop w:val="0"/>
          <w:marBottom w:val="0"/>
          <w:divBdr>
            <w:top w:val="none" w:sz="0" w:space="0" w:color="auto"/>
            <w:left w:val="none" w:sz="0" w:space="0" w:color="auto"/>
            <w:bottom w:val="none" w:sz="0" w:space="0" w:color="auto"/>
            <w:right w:val="none" w:sz="0" w:space="0" w:color="auto"/>
          </w:divBdr>
        </w:div>
        <w:div w:id="1659455906">
          <w:marLeft w:val="640"/>
          <w:marRight w:val="0"/>
          <w:marTop w:val="0"/>
          <w:marBottom w:val="0"/>
          <w:divBdr>
            <w:top w:val="none" w:sz="0" w:space="0" w:color="auto"/>
            <w:left w:val="none" w:sz="0" w:space="0" w:color="auto"/>
            <w:bottom w:val="none" w:sz="0" w:space="0" w:color="auto"/>
            <w:right w:val="none" w:sz="0" w:space="0" w:color="auto"/>
          </w:divBdr>
        </w:div>
        <w:div w:id="1649552197">
          <w:marLeft w:val="640"/>
          <w:marRight w:val="0"/>
          <w:marTop w:val="0"/>
          <w:marBottom w:val="0"/>
          <w:divBdr>
            <w:top w:val="none" w:sz="0" w:space="0" w:color="auto"/>
            <w:left w:val="none" w:sz="0" w:space="0" w:color="auto"/>
            <w:bottom w:val="none" w:sz="0" w:space="0" w:color="auto"/>
            <w:right w:val="none" w:sz="0" w:space="0" w:color="auto"/>
          </w:divBdr>
        </w:div>
        <w:div w:id="259144240">
          <w:marLeft w:val="640"/>
          <w:marRight w:val="0"/>
          <w:marTop w:val="0"/>
          <w:marBottom w:val="0"/>
          <w:divBdr>
            <w:top w:val="none" w:sz="0" w:space="0" w:color="auto"/>
            <w:left w:val="none" w:sz="0" w:space="0" w:color="auto"/>
            <w:bottom w:val="none" w:sz="0" w:space="0" w:color="auto"/>
            <w:right w:val="none" w:sz="0" w:space="0" w:color="auto"/>
          </w:divBdr>
        </w:div>
        <w:div w:id="1467160033">
          <w:marLeft w:val="640"/>
          <w:marRight w:val="0"/>
          <w:marTop w:val="0"/>
          <w:marBottom w:val="0"/>
          <w:divBdr>
            <w:top w:val="none" w:sz="0" w:space="0" w:color="auto"/>
            <w:left w:val="none" w:sz="0" w:space="0" w:color="auto"/>
            <w:bottom w:val="none" w:sz="0" w:space="0" w:color="auto"/>
            <w:right w:val="none" w:sz="0" w:space="0" w:color="auto"/>
          </w:divBdr>
        </w:div>
        <w:div w:id="1610816231">
          <w:marLeft w:val="640"/>
          <w:marRight w:val="0"/>
          <w:marTop w:val="0"/>
          <w:marBottom w:val="0"/>
          <w:divBdr>
            <w:top w:val="none" w:sz="0" w:space="0" w:color="auto"/>
            <w:left w:val="none" w:sz="0" w:space="0" w:color="auto"/>
            <w:bottom w:val="none" w:sz="0" w:space="0" w:color="auto"/>
            <w:right w:val="none" w:sz="0" w:space="0" w:color="auto"/>
          </w:divBdr>
        </w:div>
        <w:div w:id="278992089">
          <w:marLeft w:val="640"/>
          <w:marRight w:val="0"/>
          <w:marTop w:val="0"/>
          <w:marBottom w:val="0"/>
          <w:divBdr>
            <w:top w:val="none" w:sz="0" w:space="0" w:color="auto"/>
            <w:left w:val="none" w:sz="0" w:space="0" w:color="auto"/>
            <w:bottom w:val="none" w:sz="0" w:space="0" w:color="auto"/>
            <w:right w:val="none" w:sz="0" w:space="0" w:color="auto"/>
          </w:divBdr>
        </w:div>
        <w:div w:id="1244875684">
          <w:marLeft w:val="640"/>
          <w:marRight w:val="0"/>
          <w:marTop w:val="0"/>
          <w:marBottom w:val="0"/>
          <w:divBdr>
            <w:top w:val="none" w:sz="0" w:space="0" w:color="auto"/>
            <w:left w:val="none" w:sz="0" w:space="0" w:color="auto"/>
            <w:bottom w:val="none" w:sz="0" w:space="0" w:color="auto"/>
            <w:right w:val="none" w:sz="0" w:space="0" w:color="auto"/>
          </w:divBdr>
        </w:div>
        <w:div w:id="1607343410">
          <w:marLeft w:val="640"/>
          <w:marRight w:val="0"/>
          <w:marTop w:val="0"/>
          <w:marBottom w:val="0"/>
          <w:divBdr>
            <w:top w:val="none" w:sz="0" w:space="0" w:color="auto"/>
            <w:left w:val="none" w:sz="0" w:space="0" w:color="auto"/>
            <w:bottom w:val="none" w:sz="0" w:space="0" w:color="auto"/>
            <w:right w:val="none" w:sz="0" w:space="0" w:color="auto"/>
          </w:divBdr>
        </w:div>
        <w:div w:id="385296328">
          <w:marLeft w:val="640"/>
          <w:marRight w:val="0"/>
          <w:marTop w:val="0"/>
          <w:marBottom w:val="0"/>
          <w:divBdr>
            <w:top w:val="none" w:sz="0" w:space="0" w:color="auto"/>
            <w:left w:val="none" w:sz="0" w:space="0" w:color="auto"/>
            <w:bottom w:val="none" w:sz="0" w:space="0" w:color="auto"/>
            <w:right w:val="none" w:sz="0" w:space="0" w:color="auto"/>
          </w:divBdr>
        </w:div>
        <w:div w:id="1042052169">
          <w:marLeft w:val="640"/>
          <w:marRight w:val="0"/>
          <w:marTop w:val="0"/>
          <w:marBottom w:val="0"/>
          <w:divBdr>
            <w:top w:val="none" w:sz="0" w:space="0" w:color="auto"/>
            <w:left w:val="none" w:sz="0" w:space="0" w:color="auto"/>
            <w:bottom w:val="none" w:sz="0" w:space="0" w:color="auto"/>
            <w:right w:val="none" w:sz="0" w:space="0" w:color="auto"/>
          </w:divBdr>
        </w:div>
        <w:div w:id="767584658">
          <w:marLeft w:val="640"/>
          <w:marRight w:val="0"/>
          <w:marTop w:val="0"/>
          <w:marBottom w:val="0"/>
          <w:divBdr>
            <w:top w:val="none" w:sz="0" w:space="0" w:color="auto"/>
            <w:left w:val="none" w:sz="0" w:space="0" w:color="auto"/>
            <w:bottom w:val="none" w:sz="0" w:space="0" w:color="auto"/>
            <w:right w:val="none" w:sz="0" w:space="0" w:color="auto"/>
          </w:divBdr>
        </w:div>
        <w:div w:id="733894403">
          <w:marLeft w:val="640"/>
          <w:marRight w:val="0"/>
          <w:marTop w:val="0"/>
          <w:marBottom w:val="0"/>
          <w:divBdr>
            <w:top w:val="none" w:sz="0" w:space="0" w:color="auto"/>
            <w:left w:val="none" w:sz="0" w:space="0" w:color="auto"/>
            <w:bottom w:val="none" w:sz="0" w:space="0" w:color="auto"/>
            <w:right w:val="none" w:sz="0" w:space="0" w:color="auto"/>
          </w:divBdr>
        </w:div>
        <w:div w:id="581986310">
          <w:marLeft w:val="640"/>
          <w:marRight w:val="0"/>
          <w:marTop w:val="0"/>
          <w:marBottom w:val="0"/>
          <w:divBdr>
            <w:top w:val="none" w:sz="0" w:space="0" w:color="auto"/>
            <w:left w:val="none" w:sz="0" w:space="0" w:color="auto"/>
            <w:bottom w:val="none" w:sz="0" w:space="0" w:color="auto"/>
            <w:right w:val="none" w:sz="0" w:space="0" w:color="auto"/>
          </w:divBdr>
        </w:div>
        <w:div w:id="1534658098">
          <w:marLeft w:val="640"/>
          <w:marRight w:val="0"/>
          <w:marTop w:val="0"/>
          <w:marBottom w:val="0"/>
          <w:divBdr>
            <w:top w:val="none" w:sz="0" w:space="0" w:color="auto"/>
            <w:left w:val="none" w:sz="0" w:space="0" w:color="auto"/>
            <w:bottom w:val="none" w:sz="0" w:space="0" w:color="auto"/>
            <w:right w:val="none" w:sz="0" w:space="0" w:color="auto"/>
          </w:divBdr>
        </w:div>
        <w:div w:id="1015766710">
          <w:marLeft w:val="640"/>
          <w:marRight w:val="0"/>
          <w:marTop w:val="0"/>
          <w:marBottom w:val="0"/>
          <w:divBdr>
            <w:top w:val="none" w:sz="0" w:space="0" w:color="auto"/>
            <w:left w:val="none" w:sz="0" w:space="0" w:color="auto"/>
            <w:bottom w:val="none" w:sz="0" w:space="0" w:color="auto"/>
            <w:right w:val="none" w:sz="0" w:space="0" w:color="auto"/>
          </w:divBdr>
        </w:div>
        <w:div w:id="329408905">
          <w:marLeft w:val="640"/>
          <w:marRight w:val="0"/>
          <w:marTop w:val="0"/>
          <w:marBottom w:val="0"/>
          <w:divBdr>
            <w:top w:val="none" w:sz="0" w:space="0" w:color="auto"/>
            <w:left w:val="none" w:sz="0" w:space="0" w:color="auto"/>
            <w:bottom w:val="none" w:sz="0" w:space="0" w:color="auto"/>
            <w:right w:val="none" w:sz="0" w:space="0" w:color="auto"/>
          </w:divBdr>
        </w:div>
        <w:div w:id="1915507494">
          <w:marLeft w:val="640"/>
          <w:marRight w:val="0"/>
          <w:marTop w:val="0"/>
          <w:marBottom w:val="0"/>
          <w:divBdr>
            <w:top w:val="none" w:sz="0" w:space="0" w:color="auto"/>
            <w:left w:val="none" w:sz="0" w:space="0" w:color="auto"/>
            <w:bottom w:val="none" w:sz="0" w:space="0" w:color="auto"/>
            <w:right w:val="none" w:sz="0" w:space="0" w:color="auto"/>
          </w:divBdr>
        </w:div>
        <w:div w:id="1832522518">
          <w:marLeft w:val="640"/>
          <w:marRight w:val="0"/>
          <w:marTop w:val="0"/>
          <w:marBottom w:val="0"/>
          <w:divBdr>
            <w:top w:val="none" w:sz="0" w:space="0" w:color="auto"/>
            <w:left w:val="none" w:sz="0" w:space="0" w:color="auto"/>
            <w:bottom w:val="none" w:sz="0" w:space="0" w:color="auto"/>
            <w:right w:val="none" w:sz="0" w:space="0" w:color="auto"/>
          </w:divBdr>
        </w:div>
        <w:div w:id="1025447894">
          <w:marLeft w:val="640"/>
          <w:marRight w:val="0"/>
          <w:marTop w:val="0"/>
          <w:marBottom w:val="0"/>
          <w:divBdr>
            <w:top w:val="none" w:sz="0" w:space="0" w:color="auto"/>
            <w:left w:val="none" w:sz="0" w:space="0" w:color="auto"/>
            <w:bottom w:val="none" w:sz="0" w:space="0" w:color="auto"/>
            <w:right w:val="none" w:sz="0" w:space="0" w:color="auto"/>
          </w:divBdr>
        </w:div>
        <w:div w:id="151020312">
          <w:marLeft w:val="640"/>
          <w:marRight w:val="0"/>
          <w:marTop w:val="0"/>
          <w:marBottom w:val="0"/>
          <w:divBdr>
            <w:top w:val="none" w:sz="0" w:space="0" w:color="auto"/>
            <w:left w:val="none" w:sz="0" w:space="0" w:color="auto"/>
            <w:bottom w:val="none" w:sz="0" w:space="0" w:color="auto"/>
            <w:right w:val="none" w:sz="0" w:space="0" w:color="auto"/>
          </w:divBdr>
        </w:div>
        <w:div w:id="970674661">
          <w:marLeft w:val="640"/>
          <w:marRight w:val="0"/>
          <w:marTop w:val="0"/>
          <w:marBottom w:val="0"/>
          <w:divBdr>
            <w:top w:val="none" w:sz="0" w:space="0" w:color="auto"/>
            <w:left w:val="none" w:sz="0" w:space="0" w:color="auto"/>
            <w:bottom w:val="none" w:sz="0" w:space="0" w:color="auto"/>
            <w:right w:val="none" w:sz="0" w:space="0" w:color="auto"/>
          </w:divBdr>
        </w:div>
        <w:div w:id="1269773074">
          <w:marLeft w:val="640"/>
          <w:marRight w:val="0"/>
          <w:marTop w:val="0"/>
          <w:marBottom w:val="0"/>
          <w:divBdr>
            <w:top w:val="none" w:sz="0" w:space="0" w:color="auto"/>
            <w:left w:val="none" w:sz="0" w:space="0" w:color="auto"/>
            <w:bottom w:val="none" w:sz="0" w:space="0" w:color="auto"/>
            <w:right w:val="none" w:sz="0" w:space="0" w:color="auto"/>
          </w:divBdr>
        </w:div>
        <w:div w:id="1340542948">
          <w:marLeft w:val="640"/>
          <w:marRight w:val="0"/>
          <w:marTop w:val="0"/>
          <w:marBottom w:val="0"/>
          <w:divBdr>
            <w:top w:val="none" w:sz="0" w:space="0" w:color="auto"/>
            <w:left w:val="none" w:sz="0" w:space="0" w:color="auto"/>
            <w:bottom w:val="none" w:sz="0" w:space="0" w:color="auto"/>
            <w:right w:val="none" w:sz="0" w:space="0" w:color="auto"/>
          </w:divBdr>
        </w:div>
        <w:div w:id="755443622">
          <w:marLeft w:val="640"/>
          <w:marRight w:val="0"/>
          <w:marTop w:val="0"/>
          <w:marBottom w:val="0"/>
          <w:divBdr>
            <w:top w:val="none" w:sz="0" w:space="0" w:color="auto"/>
            <w:left w:val="none" w:sz="0" w:space="0" w:color="auto"/>
            <w:bottom w:val="none" w:sz="0" w:space="0" w:color="auto"/>
            <w:right w:val="none" w:sz="0" w:space="0" w:color="auto"/>
          </w:divBdr>
        </w:div>
        <w:div w:id="499077577">
          <w:marLeft w:val="640"/>
          <w:marRight w:val="0"/>
          <w:marTop w:val="0"/>
          <w:marBottom w:val="0"/>
          <w:divBdr>
            <w:top w:val="none" w:sz="0" w:space="0" w:color="auto"/>
            <w:left w:val="none" w:sz="0" w:space="0" w:color="auto"/>
            <w:bottom w:val="none" w:sz="0" w:space="0" w:color="auto"/>
            <w:right w:val="none" w:sz="0" w:space="0" w:color="auto"/>
          </w:divBdr>
        </w:div>
        <w:div w:id="694767964">
          <w:marLeft w:val="640"/>
          <w:marRight w:val="0"/>
          <w:marTop w:val="0"/>
          <w:marBottom w:val="0"/>
          <w:divBdr>
            <w:top w:val="none" w:sz="0" w:space="0" w:color="auto"/>
            <w:left w:val="none" w:sz="0" w:space="0" w:color="auto"/>
            <w:bottom w:val="none" w:sz="0" w:space="0" w:color="auto"/>
            <w:right w:val="none" w:sz="0" w:space="0" w:color="auto"/>
          </w:divBdr>
        </w:div>
        <w:div w:id="1713966048">
          <w:marLeft w:val="640"/>
          <w:marRight w:val="0"/>
          <w:marTop w:val="0"/>
          <w:marBottom w:val="0"/>
          <w:divBdr>
            <w:top w:val="none" w:sz="0" w:space="0" w:color="auto"/>
            <w:left w:val="none" w:sz="0" w:space="0" w:color="auto"/>
            <w:bottom w:val="none" w:sz="0" w:space="0" w:color="auto"/>
            <w:right w:val="none" w:sz="0" w:space="0" w:color="auto"/>
          </w:divBdr>
        </w:div>
        <w:div w:id="378092931">
          <w:marLeft w:val="640"/>
          <w:marRight w:val="0"/>
          <w:marTop w:val="0"/>
          <w:marBottom w:val="0"/>
          <w:divBdr>
            <w:top w:val="none" w:sz="0" w:space="0" w:color="auto"/>
            <w:left w:val="none" w:sz="0" w:space="0" w:color="auto"/>
            <w:bottom w:val="none" w:sz="0" w:space="0" w:color="auto"/>
            <w:right w:val="none" w:sz="0" w:space="0" w:color="auto"/>
          </w:divBdr>
        </w:div>
        <w:div w:id="1830637161">
          <w:marLeft w:val="640"/>
          <w:marRight w:val="0"/>
          <w:marTop w:val="0"/>
          <w:marBottom w:val="0"/>
          <w:divBdr>
            <w:top w:val="none" w:sz="0" w:space="0" w:color="auto"/>
            <w:left w:val="none" w:sz="0" w:space="0" w:color="auto"/>
            <w:bottom w:val="none" w:sz="0" w:space="0" w:color="auto"/>
            <w:right w:val="none" w:sz="0" w:space="0" w:color="auto"/>
          </w:divBdr>
        </w:div>
        <w:div w:id="643895527">
          <w:marLeft w:val="640"/>
          <w:marRight w:val="0"/>
          <w:marTop w:val="0"/>
          <w:marBottom w:val="0"/>
          <w:divBdr>
            <w:top w:val="none" w:sz="0" w:space="0" w:color="auto"/>
            <w:left w:val="none" w:sz="0" w:space="0" w:color="auto"/>
            <w:bottom w:val="none" w:sz="0" w:space="0" w:color="auto"/>
            <w:right w:val="none" w:sz="0" w:space="0" w:color="auto"/>
          </w:divBdr>
        </w:div>
        <w:div w:id="2038776756">
          <w:marLeft w:val="640"/>
          <w:marRight w:val="0"/>
          <w:marTop w:val="0"/>
          <w:marBottom w:val="0"/>
          <w:divBdr>
            <w:top w:val="none" w:sz="0" w:space="0" w:color="auto"/>
            <w:left w:val="none" w:sz="0" w:space="0" w:color="auto"/>
            <w:bottom w:val="none" w:sz="0" w:space="0" w:color="auto"/>
            <w:right w:val="none" w:sz="0" w:space="0" w:color="auto"/>
          </w:divBdr>
        </w:div>
        <w:div w:id="1837837824">
          <w:marLeft w:val="640"/>
          <w:marRight w:val="0"/>
          <w:marTop w:val="0"/>
          <w:marBottom w:val="0"/>
          <w:divBdr>
            <w:top w:val="none" w:sz="0" w:space="0" w:color="auto"/>
            <w:left w:val="none" w:sz="0" w:space="0" w:color="auto"/>
            <w:bottom w:val="none" w:sz="0" w:space="0" w:color="auto"/>
            <w:right w:val="none" w:sz="0" w:space="0" w:color="auto"/>
          </w:divBdr>
        </w:div>
        <w:div w:id="1580090529">
          <w:marLeft w:val="640"/>
          <w:marRight w:val="0"/>
          <w:marTop w:val="0"/>
          <w:marBottom w:val="0"/>
          <w:divBdr>
            <w:top w:val="none" w:sz="0" w:space="0" w:color="auto"/>
            <w:left w:val="none" w:sz="0" w:space="0" w:color="auto"/>
            <w:bottom w:val="none" w:sz="0" w:space="0" w:color="auto"/>
            <w:right w:val="none" w:sz="0" w:space="0" w:color="auto"/>
          </w:divBdr>
        </w:div>
        <w:div w:id="1648513880">
          <w:marLeft w:val="640"/>
          <w:marRight w:val="0"/>
          <w:marTop w:val="0"/>
          <w:marBottom w:val="0"/>
          <w:divBdr>
            <w:top w:val="none" w:sz="0" w:space="0" w:color="auto"/>
            <w:left w:val="none" w:sz="0" w:space="0" w:color="auto"/>
            <w:bottom w:val="none" w:sz="0" w:space="0" w:color="auto"/>
            <w:right w:val="none" w:sz="0" w:space="0" w:color="auto"/>
          </w:divBdr>
        </w:div>
        <w:div w:id="166487355">
          <w:marLeft w:val="640"/>
          <w:marRight w:val="0"/>
          <w:marTop w:val="0"/>
          <w:marBottom w:val="0"/>
          <w:divBdr>
            <w:top w:val="none" w:sz="0" w:space="0" w:color="auto"/>
            <w:left w:val="none" w:sz="0" w:space="0" w:color="auto"/>
            <w:bottom w:val="none" w:sz="0" w:space="0" w:color="auto"/>
            <w:right w:val="none" w:sz="0" w:space="0" w:color="auto"/>
          </w:divBdr>
        </w:div>
        <w:div w:id="899562530">
          <w:marLeft w:val="640"/>
          <w:marRight w:val="0"/>
          <w:marTop w:val="0"/>
          <w:marBottom w:val="0"/>
          <w:divBdr>
            <w:top w:val="none" w:sz="0" w:space="0" w:color="auto"/>
            <w:left w:val="none" w:sz="0" w:space="0" w:color="auto"/>
            <w:bottom w:val="none" w:sz="0" w:space="0" w:color="auto"/>
            <w:right w:val="none" w:sz="0" w:space="0" w:color="auto"/>
          </w:divBdr>
        </w:div>
        <w:div w:id="2145343035">
          <w:marLeft w:val="640"/>
          <w:marRight w:val="0"/>
          <w:marTop w:val="0"/>
          <w:marBottom w:val="0"/>
          <w:divBdr>
            <w:top w:val="none" w:sz="0" w:space="0" w:color="auto"/>
            <w:left w:val="none" w:sz="0" w:space="0" w:color="auto"/>
            <w:bottom w:val="none" w:sz="0" w:space="0" w:color="auto"/>
            <w:right w:val="none" w:sz="0" w:space="0" w:color="auto"/>
          </w:divBdr>
        </w:div>
        <w:div w:id="788476597">
          <w:marLeft w:val="640"/>
          <w:marRight w:val="0"/>
          <w:marTop w:val="0"/>
          <w:marBottom w:val="0"/>
          <w:divBdr>
            <w:top w:val="none" w:sz="0" w:space="0" w:color="auto"/>
            <w:left w:val="none" w:sz="0" w:space="0" w:color="auto"/>
            <w:bottom w:val="none" w:sz="0" w:space="0" w:color="auto"/>
            <w:right w:val="none" w:sz="0" w:space="0" w:color="auto"/>
          </w:divBdr>
        </w:div>
        <w:div w:id="1872377441">
          <w:marLeft w:val="640"/>
          <w:marRight w:val="0"/>
          <w:marTop w:val="0"/>
          <w:marBottom w:val="0"/>
          <w:divBdr>
            <w:top w:val="none" w:sz="0" w:space="0" w:color="auto"/>
            <w:left w:val="none" w:sz="0" w:space="0" w:color="auto"/>
            <w:bottom w:val="none" w:sz="0" w:space="0" w:color="auto"/>
            <w:right w:val="none" w:sz="0" w:space="0" w:color="auto"/>
          </w:divBdr>
        </w:div>
        <w:div w:id="1340616749">
          <w:marLeft w:val="640"/>
          <w:marRight w:val="0"/>
          <w:marTop w:val="0"/>
          <w:marBottom w:val="0"/>
          <w:divBdr>
            <w:top w:val="none" w:sz="0" w:space="0" w:color="auto"/>
            <w:left w:val="none" w:sz="0" w:space="0" w:color="auto"/>
            <w:bottom w:val="none" w:sz="0" w:space="0" w:color="auto"/>
            <w:right w:val="none" w:sz="0" w:space="0" w:color="auto"/>
          </w:divBdr>
        </w:div>
        <w:div w:id="1199512821">
          <w:marLeft w:val="640"/>
          <w:marRight w:val="0"/>
          <w:marTop w:val="0"/>
          <w:marBottom w:val="0"/>
          <w:divBdr>
            <w:top w:val="none" w:sz="0" w:space="0" w:color="auto"/>
            <w:left w:val="none" w:sz="0" w:space="0" w:color="auto"/>
            <w:bottom w:val="none" w:sz="0" w:space="0" w:color="auto"/>
            <w:right w:val="none" w:sz="0" w:space="0" w:color="auto"/>
          </w:divBdr>
        </w:div>
        <w:div w:id="1676151055">
          <w:marLeft w:val="640"/>
          <w:marRight w:val="0"/>
          <w:marTop w:val="0"/>
          <w:marBottom w:val="0"/>
          <w:divBdr>
            <w:top w:val="none" w:sz="0" w:space="0" w:color="auto"/>
            <w:left w:val="none" w:sz="0" w:space="0" w:color="auto"/>
            <w:bottom w:val="none" w:sz="0" w:space="0" w:color="auto"/>
            <w:right w:val="none" w:sz="0" w:space="0" w:color="auto"/>
          </w:divBdr>
        </w:div>
        <w:div w:id="2124575326">
          <w:marLeft w:val="640"/>
          <w:marRight w:val="0"/>
          <w:marTop w:val="0"/>
          <w:marBottom w:val="0"/>
          <w:divBdr>
            <w:top w:val="none" w:sz="0" w:space="0" w:color="auto"/>
            <w:left w:val="none" w:sz="0" w:space="0" w:color="auto"/>
            <w:bottom w:val="none" w:sz="0" w:space="0" w:color="auto"/>
            <w:right w:val="none" w:sz="0" w:space="0" w:color="auto"/>
          </w:divBdr>
        </w:div>
        <w:div w:id="802036914">
          <w:marLeft w:val="640"/>
          <w:marRight w:val="0"/>
          <w:marTop w:val="0"/>
          <w:marBottom w:val="0"/>
          <w:divBdr>
            <w:top w:val="none" w:sz="0" w:space="0" w:color="auto"/>
            <w:left w:val="none" w:sz="0" w:space="0" w:color="auto"/>
            <w:bottom w:val="none" w:sz="0" w:space="0" w:color="auto"/>
            <w:right w:val="none" w:sz="0" w:space="0" w:color="auto"/>
          </w:divBdr>
        </w:div>
        <w:div w:id="1797597143">
          <w:marLeft w:val="640"/>
          <w:marRight w:val="0"/>
          <w:marTop w:val="0"/>
          <w:marBottom w:val="0"/>
          <w:divBdr>
            <w:top w:val="none" w:sz="0" w:space="0" w:color="auto"/>
            <w:left w:val="none" w:sz="0" w:space="0" w:color="auto"/>
            <w:bottom w:val="none" w:sz="0" w:space="0" w:color="auto"/>
            <w:right w:val="none" w:sz="0" w:space="0" w:color="auto"/>
          </w:divBdr>
        </w:div>
        <w:div w:id="1811632365">
          <w:marLeft w:val="640"/>
          <w:marRight w:val="0"/>
          <w:marTop w:val="0"/>
          <w:marBottom w:val="0"/>
          <w:divBdr>
            <w:top w:val="none" w:sz="0" w:space="0" w:color="auto"/>
            <w:left w:val="none" w:sz="0" w:space="0" w:color="auto"/>
            <w:bottom w:val="none" w:sz="0" w:space="0" w:color="auto"/>
            <w:right w:val="none" w:sz="0" w:space="0" w:color="auto"/>
          </w:divBdr>
        </w:div>
        <w:div w:id="999189676">
          <w:marLeft w:val="640"/>
          <w:marRight w:val="0"/>
          <w:marTop w:val="0"/>
          <w:marBottom w:val="0"/>
          <w:divBdr>
            <w:top w:val="none" w:sz="0" w:space="0" w:color="auto"/>
            <w:left w:val="none" w:sz="0" w:space="0" w:color="auto"/>
            <w:bottom w:val="none" w:sz="0" w:space="0" w:color="auto"/>
            <w:right w:val="none" w:sz="0" w:space="0" w:color="auto"/>
          </w:divBdr>
        </w:div>
        <w:div w:id="904410260">
          <w:marLeft w:val="640"/>
          <w:marRight w:val="0"/>
          <w:marTop w:val="0"/>
          <w:marBottom w:val="0"/>
          <w:divBdr>
            <w:top w:val="none" w:sz="0" w:space="0" w:color="auto"/>
            <w:left w:val="none" w:sz="0" w:space="0" w:color="auto"/>
            <w:bottom w:val="none" w:sz="0" w:space="0" w:color="auto"/>
            <w:right w:val="none" w:sz="0" w:space="0" w:color="auto"/>
          </w:divBdr>
        </w:div>
        <w:div w:id="730930780">
          <w:marLeft w:val="640"/>
          <w:marRight w:val="0"/>
          <w:marTop w:val="0"/>
          <w:marBottom w:val="0"/>
          <w:divBdr>
            <w:top w:val="none" w:sz="0" w:space="0" w:color="auto"/>
            <w:left w:val="none" w:sz="0" w:space="0" w:color="auto"/>
            <w:bottom w:val="none" w:sz="0" w:space="0" w:color="auto"/>
            <w:right w:val="none" w:sz="0" w:space="0" w:color="auto"/>
          </w:divBdr>
        </w:div>
        <w:div w:id="1206483389">
          <w:marLeft w:val="640"/>
          <w:marRight w:val="0"/>
          <w:marTop w:val="0"/>
          <w:marBottom w:val="0"/>
          <w:divBdr>
            <w:top w:val="none" w:sz="0" w:space="0" w:color="auto"/>
            <w:left w:val="none" w:sz="0" w:space="0" w:color="auto"/>
            <w:bottom w:val="none" w:sz="0" w:space="0" w:color="auto"/>
            <w:right w:val="none" w:sz="0" w:space="0" w:color="auto"/>
          </w:divBdr>
        </w:div>
        <w:div w:id="2070610345">
          <w:marLeft w:val="640"/>
          <w:marRight w:val="0"/>
          <w:marTop w:val="0"/>
          <w:marBottom w:val="0"/>
          <w:divBdr>
            <w:top w:val="none" w:sz="0" w:space="0" w:color="auto"/>
            <w:left w:val="none" w:sz="0" w:space="0" w:color="auto"/>
            <w:bottom w:val="none" w:sz="0" w:space="0" w:color="auto"/>
            <w:right w:val="none" w:sz="0" w:space="0" w:color="auto"/>
          </w:divBdr>
        </w:div>
        <w:div w:id="1243023351">
          <w:marLeft w:val="640"/>
          <w:marRight w:val="0"/>
          <w:marTop w:val="0"/>
          <w:marBottom w:val="0"/>
          <w:divBdr>
            <w:top w:val="none" w:sz="0" w:space="0" w:color="auto"/>
            <w:left w:val="none" w:sz="0" w:space="0" w:color="auto"/>
            <w:bottom w:val="none" w:sz="0" w:space="0" w:color="auto"/>
            <w:right w:val="none" w:sz="0" w:space="0" w:color="auto"/>
          </w:divBdr>
        </w:div>
        <w:div w:id="333074733">
          <w:marLeft w:val="640"/>
          <w:marRight w:val="0"/>
          <w:marTop w:val="0"/>
          <w:marBottom w:val="0"/>
          <w:divBdr>
            <w:top w:val="none" w:sz="0" w:space="0" w:color="auto"/>
            <w:left w:val="none" w:sz="0" w:space="0" w:color="auto"/>
            <w:bottom w:val="none" w:sz="0" w:space="0" w:color="auto"/>
            <w:right w:val="none" w:sz="0" w:space="0" w:color="auto"/>
          </w:divBdr>
        </w:div>
        <w:div w:id="1412118657">
          <w:marLeft w:val="640"/>
          <w:marRight w:val="0"/>
          <w:marTop w:val="0"/>
          <w:marBottom w:val="0"/>
          <w:divBdr>
            <w:top w:val="none" w:sz="0" w:space="0" w:color="auto"/>
            <w:left w:val="none" w:sz="0" w:space="0" w:color="auto"/>
            <w:bottom w:val="none" w:sz="0" w:space="0" w:color="auto"/>
            <w:right w:val="none" w:sz="0" w:space="0" w:color="auto"/>
          </w:divBdr>
        </w:div>
        <w:div w:id="1246572181">
          <w:marLeft w:val="640"/>
          <w:marRight w:val="0"/>
          <w:marTop w:val="0"/>
          <w:marBottom w:val="0"/>
          <w:divBdr>
            <w:top w:val="none" w:sz="0" w:space="0" w:color="auto"/>
            <w:left w:val="none" w:sz="0" w:space="0" w:color="auto"/>
            <w:bottom w:val="none" w:sz="0" w:space="0" w:color="auto"/>
            <w:right w:val="none" w:sz="0" w:space="0" w:color="auto"/>
          </w:divBdr>
        </w:div>
      </w:divsChild>
    </w:div>
    <w:div w:id="224951341">
      <w:bodyDiv w:val="1"/>
      <w:marLeft w:val="0"/>
      <w:marRight w:val="0"/>
      <w:marTop w:val="0"/>
      <w:marBottom w:val="0"/>
      <w:divBdr>
        <w:top w:val="none" w:sz="0" w:space="0" w:color="auto"/>
        <w:left w:val="none" w:sz="0" w:space="0" w:color="auto"/>
        <w:bottom w:val="none" w:sz="0" w:space="0" w:color="auto"/>
        <w:right w:val="none" w:sz="0" w:space="0" w:color="auto"/>
      </w:divBdr>
    </w:div>
    <w:div w:id="229928984">
      <w:bodyDiv w:val="1"/>
      <w:marLeft w:val="0"/>
      <w:marRight w:val="0"/>
      <w:marTop w:val="0"/>
      <w:marBottom w:val="0"/>
      <w:divBdr>
        <w:top w:val="none" w:sz="0" w:space="0" w:color="auto"/>
        <w:left w:val="none" w:sz="0" w:space="0" w:color="auto"/>
        <w:bottom w:val="none" w:sz="0" w:space="0" w:color="auto"/>
        <w:right w:val="none" w:sz="0" w:space="0" w:color="auto"/>
      </w:divBdr>
      <w:divsChild>
        <w:div w:id="2035685620">
          <w:marLeft w:val="480"/>
          <w:marRight w:val="0"/>
          <w:marTop w:val="0"/>
          <w:marBottom w:val="0"/>
          <w:divBdr>
            <w:top w:val="none" w:sz="0" w:space="0" w:color="auto"/>
            <w:left w:val="none" w:sz="0" w:space="0" w:color="auto"/>
            <w:bottom w:val="none" w:sz="0" w:space="0" w:color="auto"/>
            <w:right w:val="none" w:sz="0" w:space="0" w:color="auto"/>
          </w:divBdr>
        </w:div>
        <w:div w:id="1524711619">
          <w:marLeft w:val="480"/>
          <w:marRight w:val="0"/>
          <w:marTop w:val="0"/>
          <w:marBottom w:val="0"/>
          <w:divBdr>
            <w:top w:val="none" w:sz="0" w:space="0" w:color="auto"/>
            <w:left w:val="none" w:sz="0" w:space="0" w:color="auto"/>
            <w:bottom w:val="none" w:sz="0" w:space="0" w:color="auto"/>
            <w:right w:val="none" w:sz="0" w:space="0" w:color="auto"/>
          </w:divBdr>
        </w:div>
        <w:div w:id="179318295">
          <w:marLeft w:val="480"/>
          <w:marRight w:val="0"/>
          <w:marTop w:val="0"/>
          <w:marBottom w:val="0"/>
          <w:divBdr>
            <w:top w:val="none" w:sz="0" w:space="0" w:color="auto"/>
            <w:left w:val="none" w:sz="0" w:space="0" w:color="auto"/>
            <w:bottom w:val="none" w:sz="0" w:space="0" w:color="auto"/>
            <w:right w:val="none" w:sz="0" w:space="0" w:color="auto"/>
          </w:divBdr>
        </w:div>
        <w:div w:id="1155537539">
          <w:marLeft w:val="480"/>
          <w:marRight w:val="0"/>
          <w:marTop w:val="0"/>
          <w:marBottom w:val="0"/>
          <w:divBdr>
            <w:top w:val="none" w:sz="0" w:space="0" w:color="auto"/>
            <w:left w:val="none" w:sz="0" w:space="0" w:color="auto"/>
            <w:bottom w:val="none" w:sz="0" w:space="0" w:color="auto"/>
            <w:right w:val="none" w:sz="0" w:space="0" w:color="auto"/>
          </w:divBdr>
        </w:div>
        <w:div w:id="476998049">
          <w:marLeft w:val="480"/>
          <w:marRight w:val="0"/>
          <w:marTop w:val="0"/>
          <w:marBottom w:val="0"/>
          <w:divBdr>
            <w:top w:val="none" w:sz="0" w:space="0" w:color="auto"/>
            <w:left w:val="none" w:sz="0" w:space="0" w:color="auto"/>
            <w:bottom w:val="none" w:sz="0" w:space="0" w:color="auto"/>
            <w:right w:val="none" w:sz="0" w:space="0" w:color="auto"/>
          </w:divBdr>
        </w:div>
        <w:div w:id="2080126563">
          <w:marLeft w:val="480"/>
          <w:marRight w:val="0"/>
          <w:marTop w:val="0"/>
          <w:marBottom w:val="0"/>
          <w:divBdr>
            <w:top w:val="none" w:sz="0" w:space="0" w:color="auto"/>
            <w:left w:val="none" w:sz="0" w:space="0" w:color="auto"/>
            <w:bottom w:val="none" w:sz="0" w:space="0" w:color="auto"/>
            <w:right w:val="none" w:sz="0" w:space="0" w:color="auto"/>
          </w:divBdr>
        </w:div>
        <w:div w:id="209847750">
          <w:marLeft w:val="480"/>
          <w:marRight w:val="0"/>
          <w:marTop w:val="0"/>
          <w:marBottom w:val="0"/>
          <w:divBdr>
            <w:top w:val="none" w:sz="0" w:space="0" w:color="auto"/>
            <w:left w:val="none" w:sz="0" w:space="0" w:color="auto"/>
            <w:bottom w:val="none" w:sz="0" w:space="0" w:color="auto"/>
            <w:right w:val="none" w:sz="0" w:space="0" w:color="auto"/>
          </w:divBdr>
        </w:div>
        <w:div w:id="2115203580">
          <w:marLeft w:val="480"/>
          <w:marRight w:val="0"/>
          <w:marTop w:val="0"/>
          <w:marBottom w:val="0"/>
          <w:divBdr>
            <w:top w:val="none" w:sz="0" w:space="0" w:color="auto"/>
            <w:left w:val="none" w:sz="0" w:space="0" w:color="auto"/>
            <w:bottom w:val="none" w:sz="0" w:space="0" w:color="auto"/>
            <w:right w:val="none" w:sz="0" w:space="0" w:color="auto"/>
          </w:divBdr>
        </w:div>
        <w:div w:id="1897086200">
          <w:marLeft w:val="480"/>
          <w:marRight w:val="0"/>
          <w:marTop w:val="0"/>
          <w:marBottom w:val="0"/>
          <w:divBdr>
            <w:top w:val="none" w:sz="0" w:space="0" w:color="auto"/>
            <w:left w:val="none" w:sz="0" w:space="0" w:color="auto"/>
            <w:bottom w:val="none" w:sz="0" w:space="0" w:color="auto"/>
            <w:right w:val="none" w:sz="0" w:space="0" w:color="auto"/>
          </w:divBdr>
        </w:div>
        <w:div w:id="331107638">
          <w:marLeft w:val="480"/>
          <w:marRight w:val="0"/>
          <w:marTop w:val="0"/>
          <w:marBottom w:val="0"/>
          <w:divBdr>
            <w:top w:val="none" w:sz="0" w:space="0" w:color="auto"/>
            <w:left w:val="none" w:sz="0" w:space="0" w:color="auto"/>
            <w:bottom w:val="none" w:sz="0" w:space="0" w:color="auto"/>
            <w:right w:val="none" w:sz="0" w:space="0" w:color="auto"/>
          </w:divBdr>
        </w:div>
        <w:div w:id="661465262">
          <w:marLeft w:val="480"/>
          <w:marRight w:val="0"/>
          <w:marTop w:val="0"/>
          <w:marBottom w:val="0"/>
          <w:divBdr>
            <w:top w:val="none" w:sz="0" w:space="0" w:color="auto"/>
            <w:left w:val="none" w:sz="0" w:space="0" w:color="auto"/>
            <w:bottom w:val="none" w:sz="0" w:space="0" w:color="auto"/>
            <w:right w:val="none" w:sz="0" w:space="0" w:color="auto"/>
          </w:divBdr>
        </w:div>
        <w:div w:id="1043865756">
          <w:marLeft w:val="480"/>
          <w:marRight w:val="0"/>
          <w:marTop w:val="0"/>
          <w:marBottom w:val="0"/>
          <w:divBdr>
            <w:top w:val="none" w:sz="0" w:space="0" w:color="auto"/>
            <w:left w:val="none" w:sz="0" w:space="0" w:color="auto"/>
            <w:bottom w:val="none" w:sz="0" w:space="0" w:color="auto"/>
            <w:right w:val="none" w:sz="0" w:space="0" w:color="auto"/>
          </w:divBdr>
        </w:div>
        <w:div w:id="488252176">
          <w:marLeft w:val="480"/>
          <w:marRight w:val="0"/>
          <w:marTop w:val="0"/>
          <w:marBottom w:val="0"/>
          <w:divBdr>
            <w:top w:val="none" w:sz="0" w:space="0" w:color="auto"/>
            <w:left w:val="none" w:sz="0" w:space="0" w:color="auto"/>
            <w:bottom w:val="none" w:sz="0" w:space="0" w:color="auto"/>
            <w:right w:val="none" w:sz="0" w:space="0" w:color="auto"/>
          </w:divBdr>
        </w:div>
        <w:div w:id="574437560">
          <w:marLeft w:val="480"/>
          <w:marRight w:val="0"/>
          <w:marTop w:val="0"/>
          <w:marBottom w:val="0"/>
          <w:divBdr>
            <w:top w:val="none" w:sz="0" w:space="0" w:color="auto"/>
            <w:left w:val="none" w:sz="0" w:space="0" w:color="auto"/>
            <w:bottom w:val="none" w:sz="0" w:space="0" w:color="auto"/>
            <w:right w:val="none" w:sz="0" w:space="0" w:color="auto"/>
          </w:divBdr>
        </w:div>
        <w:div w:id="295379534">
          <w:marLeft w:val="480"/>
          <w:marRight w:val="0"/>
          <w:marTop w:val="0"/>
          <w:marBottom w:val="0"/>
          <w:divBdr>
            <w:top w:val="none" w:sz="0" w:space="0" w:color="auto"/>
            <w:left w:val="none" w:sz="0" w:space="0" w:color="auto"/>
            <w:bottom w:val="none" w:sz="0" w:space="0" w:color="auto"/>
            <w:right w:val="none" w:sz="0" w:space="0" w:color="auto"/>
          </w:divBdr>
        </w:div>
        <w:div w:id="235750478">
          <w:marLeft w:val="480"/>
          <w:marRight w:val="0"/>
          <w:marTop w:val="0"/>
          <w:marBottom w:val="0"/>
          <w:divBdr>
            <w:top w:val="none" w:sz="0" w:space="0" w:color="auto"/>
            <w:left w:val="none" w:sz="0" w:space="0" w:color="auto"/>
            <w:bottom w:val="none" w:sz="0" w:space="0" w:color="auto"/>
            <w:right w:val="none" w:sz="0" w:space="0" w:color="auto"/>
          </w:divBdr>
        </w:div>
        <w:div w:id="1973243095">
          <w:marLeft w:val="480"/>
          <w:marRight w:val="0"/>
          <w:marTop w:val="0"/>
          <w:marBottom w:val="0"/>
          <w:divBdr>
            <w:top w:val="none" w:sz="0" w:space="0" w:color="auto"/>
            <w:left w:val="none" w:sz="0" w:space="0" w:color="auto"/>
            <w:bottom w:val="none" w:sz="0" w:space="0" w:color="auto"/>
            <w:right w:val="none" w:sz="0" w:space="0" w:color="auto"/>
          </w:divBdr>
        </w:div>
        <w:div w:id="2138063816">
          <w:marLeft w:val="480"/>
          <w:marRight w:val="0"/>
          <w:marTop w:val="0"/>
          <w:marBottom w:val="0"/>
          <w:divBdr>
            <w:top w:val="none" w:sz="0" w:space="0" w:color="auto"/>
            <w:left w:val="none" w:sz="0" w:space="0" w:color="auto"/>
            <w:bottom w:val="none" w:sz="0" w:space="0" w:color="auto"/>
            <w:right w:val="none" w:sz="0" w:space="0" w:color="auto"/>
          </w:divBdr>
        </w:div>
        <w:div w:id="1737434111">
          <w:marLeft w:val="480"/>
          <w:marRight w:val="0"/>
          <w:marTop w:val="0"/>
          <w:marBottom w:val="0"/>
          <w:divBdr>
            <w:top w:val="none" w:sz="0" w:space="0" w:color="auto"/>
            <w:left w:val="none" w:sz="0" w:space="0" w:color="auto"/>
            <w:bottom w:val="none" w:sz="0" w:space="0" w:color="auto"/>
            <w:right w:val="none" w:sz="0" w:space="0" w:color="auto"/>
          </w:divBdr>
        </w:div>
        <w:div w:id="213809587">
          <w:marLeft w:val="480"/>
          <w:marRight w:val="0"/>
          <w:marTop w:val="0"/>
          <w:marBottom w:val="0"/>
          <w:divBdr>
            <w:top w:val="none" w:sz="0" w:space="0" w:color="auto"/>
            <w:left w:val="none" w:sz="0" w:space="0" w:color="auto"/>
            <w:bottom w:val="none" w:sz="0" w:space="0" w:color="auto"/>
            <w:right w:val="none" w:sz="0" w:space="0" w:color="auto"/>
          </w:divBdr>
        </w:div>
        <w:div w:id="59637843">
          <w:marLeft w:val="480"/>
          <w:marRight w:val="0"/>
          <w:marTop w:val="0"/>
          <w:marBottom w:val="0"/>
          <w:divBdr>
            <w:top w:val="none" w:sz="0" w:space="0" w:color="auto"/>
            <w:left w:val="none" w:sz="0" w:space="0" w:color="auto"/>
            <w:bottom w:val="none" w:sz="0" w:space="0" w:color="auto"/>
            <w:right w:val="none" w:sz="0" w:space="0" w:color="auto"/>
          </w:divBdr>
        </w:div>
        <w:div w:id="1941061452">
          <w:marLeft w:val="480"/>
          <w:marRight w:val="0"/>
          <w:marTop w:val="0"/>
          <w:marBottom w:val="0"/>
          <w:divBdr>
            <w:top w:val="none" w:sz="0" w:space="0" w:color="auto"/>
            <w:left w:val="none" w:sz="0" w:space="0" w:color="auto"/>
            <w:bottom w:val="none" w:sz="0" w:space="0" w:color="auto"/>
            <w:right w:val="none" w:sz="0" w:space="0" w:color="auto"/>
          </w:divBdr>
        </w:div>
        <w:div w:id="1375814114">
          <w:marLeft w:val="480"/>
          <w:marRight w:val="0"/>
          <w:marTop w:val="0"/>
          <w:marBottom w:val="0"/>
          <w:divBdr>
            <w:top w:val="none" w:sz="0" w:space="0" w:color="auto"/>
            <w:left w:val="none" w:sz="0" w:space="0" w:color="auto"/>
            <w:bottom w:val="none" w:sz="0" w:space="0" w:color="auto"/>
            <w:right w:val="none" w:sz="0" w:space="0" w:color="auto"/>
          </w:divBdr>
        </w:div>
        <w:div w:id="179584780">
          <w:marLeft w:val="480"/>
          <w:marRight w:val="0"/>
          <w:marTop w:val="0"/>
          <w:marBottom w:val="0"/>
          <w:divBdr>
            <w:top w:val="none" w:sz="0" w:space="0" w:color="auto"/>
            <w:left w:val="none" w:sz="0" w:space="0" w:color="auto"/>
            <w:bottom w:val="none" w:sz="0" w:space="0" w:color="auto"/>
            <w:right w:val="none" w:sz="0" w:space="0" w:color="auto"/>
          </w:divBdr>
        </w:div>
        <w:div w:id="1002511784">
          <w:marLeft w:val="480"/>
          <w:marRight w:val="0"/>
          <w:marTop w:val="0"/>
          <w:marBottom w:val="0"/>
          <w:divBdr>
            <w:top w:val="none" w:sz="0" w:space="0" w:color="auto"/>
            <w:left w:val="none" w:sz="0" w:space="0" w:color="auto"/>
            <w:bottom w:val="none" w:sz="0" w:space="0" w:color="auto"/>
            <w:right w:val="none" w:sz="0" w:space="0" w:color="auto"/>
          </w:divBdr>
        </w:div>
        <w:div w:id="1373529406">
          <w:marLeft w:val="480"/>
          <w:marRight w:val="0"/>
          <w:marTop w:val="0"/>
          <w:marBottom w:val="0"/>
          <w:divBdr>
            <w:top w:val="none" w:sz="0" w:space="0" w:color="auto"/>
            <w:left w:val="none" w:sz="0" w:space="0" w:color="auto"/>
            <w:bottom w:val="none" w:sz="0" w:space="0" w:color="auto"/>
            <w:right w:val="none" w:sz="0" w:space="0" w:color="auto"/>
          </w:divBdr>
        </w:div>
        <w:div w:id="754281684">
          <w:marLeft w:val="480"/>
          <w:marRight w:val="0"/>
          <w:marTop w:val="0"/>
          <w:marBottom w:val="0"/>
          <w:divBdr>
            <w:top w:val="none" w:sz="0" w:space="0" w:color="auto"/>
            <w:left w:val="none" w:sz="0" w:space="0" w:color="auto"/>
            <w:bottom w:val="none" w:sz="0" w:space="0" w:color="auto"/>
            <w:right w:val="none" w:sz="0" w:space="0" w:color="auto"/>
          </w:divBdr>
        </w:div>
        <w:div w:id="487091246">
          <w:marLeft w:val="480"/>
          <w:marRight w:val="0"/>
          <w:marTop w:val="0"/>
          <w:marBottom w:val="0"/>
          <w:divBdr>
            <w:top w:val="none" w:sz="0" w:space="0" w:color="auto"/>
            <w:left w:val="none" w:sz="0" w:space="0" w:color="auto"/>
            <w:bottom w:val="none" w:sz="0" w:space="0" w:color="auto"/>
            <w:right w:val="none" w:sz="0" w:space="0" w:color="auto"/>
          </w:divBdr>
        </w:div>
        <w:div w:id="1541548080">
          <w:marLeft w:val="480"/>
          <w:marRight w:val="0"/>
          <w:marTop w:val="0"/>
          <w:marBottom w:val="0"/>
          <w:divBdr>
            <w:top w:val="none" w:sz="0" w:space="0" w:color="auto"/>
            <w:left w:val="none" w:sz="0" w:space="0" w:color="auto"/>
            <w:bottom w:val="none" w:sz="0" w:space="0" w:color="auto"/>
            <w:right w:val="none" w:sz="0" w:space="0" w:color="auto"/>
          </w:divBdr>
        </w:div>
        <w:div w:id="1377317095">
          <w:marLeft w:val="480"/>
          <w:marRight w:val="0"/>
          <w:marTop w:val="0"/>
          <w:marBottom w:val="0"/>
          <w:divBdr>
            <w:top w:val="none" w:sz="0" w:space="0" w:color="auto"/>
            <w:left w:val="none" w:sz="0" w:space="0" w:color="auto"/>
            <w:bottom w:val="none" w:sz="0" w:space="0" w:color="auto"/>
            <w:right w:val="none" w:sz="0" w:space="0" w:color="auto"/>
          </w:divBdr>
        </w:div>
        <w:div w:id="347872850">
          <w:marLeft w:val="480"/>
          <w:marRight w:val="0"/>
          <w:marTop w:val="0"/>
          <w:marBottom w:val="0"/>
          <w:divBdr>
            <w:top w:val="none" w:sz="0" w:space="0" w:color="auto"/>
            <w:left w:val="none" w:sz="0" w:space="0" w:color="auto"/>
            <w:bottom w:val="none" w:sz="0" w:space="0" w:color="auto"/>
            <w:right w:val="none" w:sz="0" w:space="0" w:color="auto"/>
          </w:divBdr>
        </w:div>
        <w:div w:id="798687847">
          <w:marLeft w:val="480"/>
          <w:marRight w:val="0"/>
          <w:marTop w:val="0"/>
          <w:marBottom w:val="0"/>
          <w:divBdr>
            <w:top w:val="none" w:sz="0" w:space="0" w:color="auto"/>
            <w:left w:val="none" w:sz="0" w:space="0" w:color="auto"/>
            <w:bottom w:val="none" w:sz="0" w:space="0" w:color="auto"/>
            <w:right w:val="none" w:sz="0" w:space="0" w:color="auto"/>
          </w:divBdr>
        </w:div>
        <w:div w:id="959185246">
          <w:marLeft w:val="480"/>
          <w:marRight w:val="0"/>
          <w:marTop w:val="0"/>
          <w:marBottom w:val="0"/>
          <w:divBdr>
            <w:top w:val="none" w:sz="0" w:space="0" w:color="auto"/>
            <w:left w:val="none" w:sz="0" w:space="0" w:color="auto"/>
            <w:bottom w:val="none" w:sz="0" w:space="0" w:color="auto"/>
            <w:right w:val="none" w:sz="0" w:space="0" w:color="auto"/>
          </w:divBdr>
        </w:div>
        <w:div w:id="2016684192">
          <w:marLeft w:val="480"/>
          <w:marRight w:val="0"/>
          <w:marTop w:val="0"/>
          <w:marBottom w:val="0"/>
          <w:divBdr>
            <w:top w:val="none" w:sz="0" w:space="0" w:color="auto"/>
            <w:left w:val="none" w:sz="0" w:space="0" w:color="auto"/>
            <w:bottom w:val="none" w:sz="0" w:space="0" w:color="auto"/>
            <w:right w:val="none" w:sz="0" w:space="0" w:color="auto"/>
          </w:divBdr>
        </w:div>
        <w:div w:id="181943886">
          <w:marLeft w:val="480"/>
          <w:marRight w:val="0"/>
          <w:marTop w:val="0"/>
          <w:marBottom w:val="0"/>
          <w:divBdr>
            <w:top w:val="none" w:sz="0" w:space="0" w:color="auto"/>
            <w:left w:val="none" w:sz="0" w:space="0" w:color="auto"/>
            <w:bottom w:val="none" w:sz="0" w:space="0" w:color="auto"/>
            <w:right w:val="none" w:sz="0" w:space="0" w:color="auto"/>
          </w:divBdr>
        </w:div>
        <w:div w:id="1618902086">
          <w:marLeft w:val="480"/>
          <w:marRight w:val="0"/>
          <w:marTop w:val="0"/>
          <w:marBottom w:val="0"/>
          <w:divBdr>
            <w:top w:val="none" w:sz="0" w:space="0" w:color="auto"/>
            <w:left w:val="none" w:sz="0" w:space="0" w:color="auto"/>
            <w:bottom w:val="none" w:sz="0" w:space="0" w:color="auto"/>
            <w:right w:val="none" w:sz="0" w:space="0" w:color="auto"/>
          </w:divBdr>
        </w:div>
        <w:div w:id="1110124986">
          <w:marLeft w:val="480"/>
          <w:marRight w:val="0"/>
          <w:marTop w:val="0"/>
          <w:marBottom w:val="0"/>
          <w:divBdr>
            <w:top w:val="none" w:sz="0" w:space="0" w:color="auto"/>
            <w:left w:val="none" w:sz="0" w:space="0" w:color="auto"/>
            <w:bottom w:val="none" w:sz="0" w:space="0" w:color="auto"/>
            <w:right w:val="none" w:sz="0" w:space="0" w:color="auto"/>
          </w:divBdr>
        </w:div>
        <w:div w:id="1746802585">
          <w:marLeft w:val="480"/>
          <w:marRight w:val="0"/>
          <w:marTop w:val="0"/>
          <w:marBottom w:val="0"/>
          <w:divBdr>
            <w:top w:val="none" w:sz="0" w:space="0" w:color="auto"/>
            <w:left w:val="none" w:sz="0" w:space="0" w:color="auto"/>
            <w:bottom w:val="none" w:sz="0" w:space="0" w:color="auto"/>
            <w:right w:val="none" w:sz="0" w:space="0" w:color="auto"/>
          </w:divBdr>
        </w:div>
        <w:div w:id="1693611387">
          <w:marLeft w:val="480"/>
          <w:marRight w:val="0"/>
          <w:marTop w:val="0"/>
          <w:marBottom w:val="0"/>
          <w:divBdr>
            <w:top w:val="none" w:sz="0" w:space="0" w:color="auto"/>
            <w:left w:val="none" w:sz="0" w:space="0" w:color="auto"/>
            <w:bottom w:val="none" w:sz="0" w:space="0" w:color="auto"/>
            <w:right w:val="none" w:sz="0" w:space="0" w:color="auto"/>
          </w:divBdr>
        </w:div>
        <w:div w:id="380132419">
          <w:marLeft w:val="480"/>
          <w:marRight w:val="0"/>
          <w:marTop w:val="0"/>
          <w:marBottom w:val="0"/>
          <w:divBdr>
            <w:top w:val="none" w:sz="0" w:space="0" w:color="auto"/>
            <w:left w:val="none" w:sz="0" w:space="0" w:color="auto"/>
            <w:bottom w:val="none" w:sz="0" w:space="0" w:color="auto"/>
            <w:right w:val="none" w:sz="0" w:space="0" w:color="auto"/>
          </w:divBdr>
        </w:div>
        <w:div w:id="454101118">
          <w:marLeft w:val="480"/>
          <w:marRight w:val="0"/>
          <w:marTop w:val="0"/>
          <w:marBottom w:val="0"/>
          <w:divBdr>
            <w:top w:val="none" w:sz="0" w:space="0" w:color="auto"/>
            <w:left w:val="none" w:sz="0" w:space="0" w:color="auto"/>
            <w:bottom w:val="none" w:sz="0" w:space="0" w:color="auto"/>
            <w:right w:val="none" w:sz="0" w:space="0" w:color="auto"/>
          </w:divBdr>
        </w:div>
        <w:div w:id="1450658620">
          <w:marLeft w:val="480"/>
          <w:marRight w:val="0"/>
          <w:marTop w:val="0"/>
          <w:marBottom w:val="0"/>
          <w:divBdr>
            <w:top w:val="none" w:sz="0" w:space="0" w:color="auto"/>
            <w:left w:val="none" w:sz="0" w:space="0" w:color="auto"/>
            <w:bottom w:val="none" w:sz="0" w:space="0" w:color="auto"/>
            <w:right w:val="none" w:sz="0" w:space="0" w:color="auto"/>
          </w:divBdr>
        </w:div>
        <w:div w:id="1437755220">
          <w:marLeft w:val="480"/>
          <w:marRight w:val="0"/>
          <w:marTop w:val="0"/>
          <w:marBottom w:val="0"/>
          <w:divBdr>
            <w:top w:val="none" w:sz="0" w:space="0" w:color="auto"/>
            <w:left w:val="none" w:sz="0" w:space="0" w:color="auto"/>
            <w:bottom w:val="none" w:sz="0" w:space="0" w:color="auto"/>
            <w:right w:val="none" w:sz="0" w:space="0" w:color="auto"/>
          </w:divBdr>
        </w:div>
        <w:div w:id="765150730">
          <w:marLeft w:val="480"/>
          <w:marRight w:val="0"/>
          <w:marTop w:val="0"/>
          <w:marBottom w:val="0"/>
          <w:divBdr>
            <w:top w:val="none" w:sz="0" w:space="0" w:color="auto"/>
            <w:left w:val="none" w:sz="0" w:space="0" w:color="auto"/>
            <w:bottom w:val="none" w:sz="0" w:space="0" w:color="auto"/>
            <w:right w:val="none" w:sz="0" w:space="0" w:color="auto"/>
          </w:divBdr>
        </w:div>
      </w:divsChild>
    </w:div>
    <w:div w:id="232663608">
      <w:bodyDiv w:val="1"/>
      <w:marLeft w:val="0"/>
      <w:marRight w:val="0"/>
      <w:marTop w:val="0"/>
      <w:marBottom w:val="0"/>
      <w:divBdr>
        <w:top w:val="none" w:sz="0" w:space="0" w:color="auto"/>
        <w:left w:val="none" w:sz="0" w:space="0" w:color="auto"/>
        <w:bottom w:val="none" w:sz="0" w:space="0" w:color="auto"/>
        <w:right w:val="none" w:sz="0" w:space="0" w:color="auto"/>
      </w:divBdr>
    </w:div>
    <w:div w:id="235211138">
      <w:bodyDiv w:val="1"/>
      <w:marLeft w:val="0"/>
      <w:marRight w:val="0"/>
      <w:marTop w:val="0"/>
      <w:marBottom w:val="0"/>
      <w:divBdr>
        <w:top w:val="none" w:sz="0" w:space="0" w:color="auto"/>
        <w:left w:val="none" w:sz="0" w:space="0" w:color="auto"/>
        <w:bottom w:val="none" w:sz="0" w:space="0" w:color="auto"/>
        <w:right w:val="none" w:sz="0" w:space="0" w:color="auto"/>
      </w:divBdr>
    </w:div>
    <w:div w:id="240220274">
      <w:bodyDiv w:val="1"/>
      <w:marLeft w:val="0"/>
      <w:marRight w:val="0"/>
      <w:marTop w:val="0"/>
      <w:marBottom w:val="0"/>
      <w:divBdr>
        <w:top w:val="none" w:sz="0" w:space="0" w:color="auto"/>
        <w:left w:val="none" w:sz="0" w:space="0" w:color="auto"/>
        <w:bottom w:val="none" w:sz="0" w:space="0" w:color="auto"/>
        <w:right w:val="none" w:sz="0" w:space="0" w:color="auto"/>
      </w:divBdr>
    </w:div>
    <w:div w:id="240598841">
      <w:bodyDiv w:val="1"/>
      <w:marLeft w:val="0"/>
      <w:marRight w:val="0"/>
      <w:marTop w:val="0"/>
      <w:marBottom w:val="0"/>
      <w:divBdr>
        <w:top w:val="none" w:sz="0" w:space="0" w:color="auto"/>
        <w:left w:val="none" w:sz="0" w:space="0" w:color="auto"/>
        <w:bottom w:val="none" w:sz="0" w:space="0" w:color="auto"/>
        <w:right w:val="none" w:sz="0" w:space="0" w:color="auto"/>
      </w:divBdr>
    </w:div>
    <w:div w:id="242105386">
      <w:bodyDiv w:val="1"/>
      <w:marLeft w:val="0"/>
      <w:marRight w:val="0"/>
      <w:marTop w:val="0"/>
      <w:marBottom w:val="0"/>
      <w:divBdr>
        <w:top w:val="none" w:sz="0" w:space="0" w:color="auto"/>
        <w:left w:val="none" w:sz="0" w:space="0" w:color="auto"/>
        <w:bottom w:val="none" w:sz="0" w:space="0" w:color="auto"/>
        <w:right w:val="none" w:sz="0" w:space="0" w:color="auto"/>
      </w:divBdr>
    </w:div>
    <w:div w:id="243075582">
      <w:bodyDiv w:val="1"/>
      <w:marLeft w:val="0"/>
      <w:marRight w:val="0"/>
      <w:marTop w:val="0"/>
      <w:marBottom w:val="0"/>
      <w:divBdr>
        <w:top w:val="none" w:sz="0" w:space="0" w:color="auto"/>
        <w:left w:val="none" w:sz="0" w:space="0" w:color="auto"/>
        <w:bottom w:val="none" w:sz="0" w:space="0" w:color="auto"/>
        <w:right w:val="none" w:sz="0" w:space="0" w:color="auto"/>
      </w:divBdr>
    </w:div>
    <w:div w:id="244263706">
      <w:bodyDiv w:val="1"/>
      <w:marLeft w:val="0"/>
      <w:marRight w:val="0"/>
      <w:marTop w:val="0"/>
      <w:marBottom w:val="0"/>
      <w:divBdr>
        <w:top w:val="none" w:sz="0" w:space="0" w:color="auto"/>
        <w:left w:val="none" w:sz="0" w:space="0" w:color="auto"/>
        <w:bottom w:val="none" w:sz="0" w:space="0" w:color="auto"/>
        <w:right w:val="none" w:sz="0" w:space="0" w:color="auto"/>
      </w:divBdr>
    </w:div>
    <w:div w:id="245386620">
      <w:bodyDiv w:val="1"/>
      <w:marLeft w:val="0"/>
      <w:marRight w:val="0"/>
      <w:marTop w:val="0"/>
      <w:marBottom w:val="0"/>
      <w:divBdr>
        <w:top w:val="none" w:sz="0" w:space="0" w:color="auto"/>
        <w:left w:val="none" w:sz="0" w:space="0" w:color="auto"/>
        <w:bottom w:val="none" w:sz="0" w:space="0" w:color="auto"/>
        <w:right w:val="none" w:sz="0" w:space="0" w:color="auto"/>
      </w:divBdr>
      <w:divsChild>
        <w:div w:id="2083863991">
          <w:marLeft w:val="640"/>
          <w:marRight w:val="0"/>
          <w:marTop w:val="0"/>
          <w:marBottom w:val="0"/>
          <w:divBdr>
            <w:top w:val="none" w:sz="0" w:space="0" w:color="auto"/>
            <w:left w:val="none" w:sz="0" w:space="0" w:color="auto"/>
            <w:bottom w:val="none" w:sz="0" w:space="0" w:color="auto"/>
            <w:right w:val="none" w:sz="0" w:space="0" w:color="auto"/>
          </w:divBdr>
        </w:div>
        <w:div w:id="989946290">
          <w:marLeft w:val="640"/>
          <w:marRight w:val="0"/>
          <w:marTop w:val="0"/>
          <w:marBottom w:val="0"/>
          <w:divBdr>
            <w:top w:val="none" w:sz="0" w:space="0" w:color="auto"/>
            <w:left w:val="none" w:sz="0" w:space="0" w:color="auto"/>
            <w:bottom w:val="none" w:sz="0" w:space="0" w:color="auto"/>
            <w:right w:val="none" w:sz="0" w:space="0" w:color="auto"/>
          </w:divBdr>
        </w:div>
        <w:div w:id="402262086">
          <w:marLeft w:val="640"/>
          <w:marRight w:val="0"/>
          <w:marTop w:val="0"/>
          <w:marBottom w:val="0"/>
          <w:divBdr>
            <w:top w:val="none" w:sz="0" w:space="0" w:color="auto"/>
            <w:left w:val="none" w:sz="0" w:space="0" w:color="auto"/>
            <w:bottom w:val="none" w:sz="0" w:space="0" w:color="auto"/>
            <w:right w:val="none" w:sz="0" w:space="0" w:color="auto"/>
          </w:divBdr>
        </w:div>
        <w:div w:id="1992782920">
          <w:marLeft w:val="640"/>
          <w:marRight w:val="0"/>
          <w:marTop w:val="0"/>
          <w:marBottom w:val="0"/>
          <w:divBdr>
            <w:top w:val="none" w:sz="0" w:space="0" w:color="auto"/>
            <w:left w:val="none" w:sz="0" w:space="0" w:color="auto"/>
            <w:bottom w:val="none" w:sz="0" w:space="0" w:color="auto"/>
            <w:right w:val="none" w:sz="0" w:space="0" w:color="auto"/>
          </w:divBdr>
        </w:div>
        <w:div w:id="246769226">
          <w:marLeft w:val="640"/>
          <w:marRight w:val="0"/>
          <w:marTop w:val="0"/>
          <w:marBottom w:val="0"/>
          <w:divBdr>
            <w:top w:val="none" w:sz="0" w:space="0" w:color="auto"/>
            <w:left w:val="none" w:sz="0" w:space="0" w:color="auto"/>
            <w:bottom w:val="none" w:sz="0" w:space="0" w:color="auto"/>
            <w:right w:val="none" w:sz="0" w:space="0" w:color="auto"/>
          </w:divBdr>
        </w:div>
        <w:div w:id="1037313330">
          <w:marLeft w:val="640"/>
          <w:marRight w:val="0"/>
          <w:marTop w:val="0"/>
          <w:marBottom w:val="0"/>
          <w:divBdr>
            <w:top w:val="none" w:sz="0" w:space="0" w:color="auto"/>
            <w:left w:val="none" w:sz="0" w:space="0" w:color="auto"/>
            <w:bottom w:val="none" w:sz="0" w:space="0" w:color="auto"/>
            <w:right w:val="none" w:sz="0" w:space="0" w:color="auto"/>
          </w:divBdr>
        </w:div>
        <w:div w:id="353968323">
          <w:marLeft w:val="640"/>
          <w:marRight w:val="0"/>
          <w:marTop w:val="0"/>
          <w:marBottom w:val="0"/>
          <w:divBdr>
            <w:top w:val="none" w:sz="0" w:space="0" w:color="auto"/>
            <w:left w:val="none" w:sz="0" w:space="0" w:color="auto"/>
            <w:bottom w:val="none" w:sz="0" w:space="0" w:color="auto"/>
            <w:right w:val="none" w:sz="0" w:space="0" w:color="auto"/>
          </w:divBdr>
        </w:div>
        <w:div w:id="1733190431">
          <w:marLeft w:val="640"/>
          <w:marRight w:val="0"/>
          <w:marTop w:val="0"/>
          <w:marBottom w:val="0"/>
          <w:divBdr>
            <w:top w:val="none" w:sz="0" w:space="0" w:color="auto"/>
            <w:left w:val="none" w:sz="0" w:space="0" w:color="auto"/>
            <w:bottom w:val="none" w:sz="0" w:space="0" w:color="auto"/>
            <w:right w:val="none" w:sz="0" w:space="0" w:color="auto"/>
          </w:divBdr>
        </w:div>
        <w:div w:id="852111249">
          <w:marLeft w:val="640"/>
          <w:marRight w:val="0"/>
          <w:marTop w:val="0"/>
          <w:marBottom w:val="0"/>
          <w:divBdr>
            <w:top w:val="none" w:sz="0" w:space="0" w:color="auto"/>
            <w:left w:val="none" w:sz="0" w:space="0" w:color="auto"/>
            <w:bottom w:val="none" w:sz="0" w:space="0" w:color="auto"/>
            <w:right w:val="none" w:sz="0" w:space="0" w:color="auto"/>
          </w:divBdr>
        </w:div>
        <w:div w:id="1447965885">
          <w:marLeft w:val="640"/>
          <w:marRight w:val="0"/>
          <w:marTop w:val="0"/>
          <w:marBottom w:val="0"/>
          <w:divBdr>
            <w:top w:val="none" w:sz="0" w:space="0" w:color="auto"/>
            <w:left w:val="none" w:sz="0" w:space="0" w:color="auto"/>
            <w:bottom w:val="none" w:sz="0" w:space="0" w:color="auto"/>
            <w:right w:val="none" w:sz="0" w:space="0" w:color="auto"/>
          </w:divBdr>
        </w:div>
        <w:div w:id="1423183688">
          <w:marLeft w:val="640"/>
          <w:marRight w:val="0"/>
          <w:marTop w:val="0"/>
          <w:marBottom w:val="0"/>
          <w:divBdr>
            <w:top w:val="none" w:sz="0" w:space="0" w:color="auto"/>
            <w:left w:val="none" w:sz="0" w:space="0" w:color="auto"/>
            <w:bottom w:val="none" w:sz="0" w:space="0" w:color="auto"/>
            <w:right w:val="none" w:sz="0" w:space="0" w:color="auto"/>
          </w:divBdr>
        </w:div>
        <w:div w:id="1286349263">
          <w:marLeft w:val="640"/>
          <w:marRight w:val="0"/>
          <w:marTop w:val="0"/>
          <w:marBottom w:val="0"/>
          <w:divBdr>
            <w:top w:val="none" w:sz="0" w:space="0" w:color="auto"/>
            <w:left w:val="none" w:sz="0" w:space="0" w:color="auto"/>
            <w:bottom w:val="none" w:sz="0" w:space="0" w:color="auto"/>
            <w:right w:val="none" w:sz="0" w:space="0" w:color="auto"/>
          </w:divBdr>
        </w:div>
        <w:div w:id="471480537">
          <w:marLeft w:val="640"/>
          <w:marRight w:val="0"/>
          <w:marTop w:val="0"/>
          <w:marBottom w:val="0"/>
          <w:divBdr>
            <w:top w:val="none" w:sz="0" w:space="0" w:color="auto"/>
            <w:left w:val="none" w:sz="0" w:space="0" w:color="auto"/>
            <w:bottom w:val="none" w:sz="0" w:space="0" w:color="auto"/>
            <w:right w:val="none" w:sz="0" w:space="0" w:color="auto"/>
          </w:divBdr>
        </w:div>
        <w:div w:id="105003822">
          <w:marLeft w:val="640"/>
          <w:marRight w:val="0"/>
          <w:marTop w:val="0"/>
          <w:marBottom w:val="0"/>
          <w:divBdr>
            <w:top w:val="none" w:sz="0" w:space="0" w:color="auto"/>
            <w:left w:val="none" w:sz="0" w:space="0" w:color="auto"/>
            <w:bottom w:val="none" w:sz="0" w:space="0" w:color="auto"/>
            <w:right w:val="none" w:sz="0" w:space="0" w:color="auto"/>
          </w:divBdr>
        </w:div>
        <w:div w:id="1818568531">
          <w:marLeft w:val="640"/>
          <w:marRight w:val="0"/>
          <w:marTop w:val="0"/>
          <w:marBottom w:val="0"/>
          <w:divBdr>
            <w:top w:val="none" w:sz="0" w:space="0" w:color="auto"/>
            <w:left w:val="none" w:sz="0" w:space="0" w:color="auto"/>
            <w:bottom w:val="none" w:sz="0" w:space="0" w:color="auto"/>
            <w:right w:val="none" w:sz="0" w:space="0" w:color="auto"/>
          </w:divBdr>
        </w:div>
        <w:div w:id="838734276">
          <w:marLeft w:val="640"/>
          <w:marRight w:val="0"/>
          <w:marTop w:val="0"/>
          <w:marBottom w:val="0"/>
          <w:divBdr>
            <w:top w:val="none" w:sz="0" w:space="0" w:color="auto"/>
            <w:left w:val="none" w:sz="0" w:space="0" w:color="auto"/>
            <w:bottom w:val="none" w:sz="0" w:space="0" w:color="auto"/>
            <w:right w:val="none" w:sz="0" w:space="0" w:color="auto"/>
          </w:divBdr>
        </w:div>
        <w:div w:id="717241502">
          <w:marLeft w:val="640"/>
          <w:marRight w:val="0"/>
          <w:marTop w:val="0"/>
          <w:marBottom w:val="0"/>
          <w:divBdr>
            <w:top w:val="none" w:sz="0" w:space="0" w:color="auto"/>
            <w:left w:val="none" w:sz="0" w:space="0" w:color="auto"/>
            <w:bottom w:val="none" w:sz="0" w:space="0" w:color="auto"/>
            <w:right w:val="none" w:sz="0" w:space="0" w:color="auto"/>
          </w:divBdr>
        </w:div>
        <w:div w:id="623316913">
          <w:marLeft w:val="640"/>
          <w:marRight w:val="0"/>
          <w:marTop w:val="0"/>
          <w:marBottom w:val="0"/>
          <w:divBdr>
            <w:top w:val="none" w:sz="0" w:space="0" w:color="auto"/>
            <w:left w:val="none" w:sz="0" w:space="0" w:color="auto"/>
            <w:bottom w:val="none" w:sz="0" w:space="0" w:color="auto"/>
            <w:right w:val="none" w:sz="0" w:space="0" w:color="auto"/>
          </w:divBdr>
        </w:div>
        <w:div w:id="213392457">
          <w:marLeft w:val="640"/>
          <w:marRight w:val="0"/>
          <w:marTop w:val="0"/>
          <w:marBottom w:val="0"/>
          <w:divBdr>
            <w:top w:val="none" w:sz="0" w:space="0" w:color="auto"/>
            <w:left w:val="none" w:sz="0" w:space="0" w:color="auto"/>
            <w:bottom w:val="none" w:sz="0" w:space="0" w:color="auto"/>
            <w:right w:val="none" w:sz="0" w:space="0" w:color="auto"/>
          </w:divBdr>
        </w:div>
        <w:div w:id="694354367">
          <w:marLeft w:val="640"/>
          <w:marRight w:val="0"/>
          <w:marTop w:val="0"/>
          <w:marBottom w:val="0"/>
          <w:divBdr>
            <w:top w:val="none" w:sz="0" w:space="0" w:color="auto"/>
            <w:left w:val="none" w:sz="0" w:space="0" w:color="auto"/>
            <w:bottom w:val="none" w:sz="0" w:space="0" w:color="auto"/>
            <w:right w:val="none" w:sz="0" w:space="0" w:color="auto"/>
          </w:divBdr>
        </w:div>
        <w:div w:id="222327335">
          <w:marLeft w:val="640"/>
          <w:marRight w:val="0"/>
          <w:marTop w:val="0"/>
          <w:marBottom w:val="0"/>
          <w:divBdr>
            <w:top w:val="none" w:sz="0" w:space="0" w:color="auto"/>
            <w:left w:val="none" w:sz="0" w:space="0" w:color="auto"/>
            <w:bottom w:val="none" w:sz="0" w:space="0" w:color="auto"/>
            <w:right w:val="none" w:sz="0" w:space="0" w:color="auto"/>
          </w:divBdr>
        </w:div>
        <w:div w:id="1853756808">
          <w:marLeft w:val="640"/>
          <w:marRight w:val="0"/>
          <w:marTop w:val="0"/>
          <w:marBottom w:val="0"/>
          <w:divBdr>
            <w:top w:val="none" w:sz="0" w:space="0" w:color="auto"/>
            <w:left w:val="none" w:sz="0" w:space="0" w:color="auto"/>
            <w:bottom w:val="none" w:sz="0" w:space="0" w:color="auto"/>
            <w:right w:val="none" w:sz="0" w:space="0" w:color="auto"/>
          </w:divBdr>
        </w:div>
        <w:div w:id="150681074">
          <w:marLeft w:val="640"/>
          <w:marRight w:val="0"/>
          <w:marTop w:val="0"/>
          <w:marBottom w:val="0"/>
          <w:divBdr>
            <w:top w:val="none" w:sz="0" w:space="0" w:color="auto"/>
            <w:left w:val="none" w:sz="0" w:space="0" w:color="auto"/>
            <w:bottom w:val="none" w:sz="0" w:space="0" w:color="auto"/>
            <w:right w:val="none" w:sz="0" w:space="0" w:color="auto"/>
          </w:divBdr>
        </w:div>
        <w:div w:id="731581596">
          <w:marLeft w:val="640"/>
          <w:marRight w:val="0"/>
          <w:marTop w:val="0"/>
          <w:marBottom w:val="0"/>
          <w:divBdr>
            <w:top w:val="none" w:sz="0" w:space="0" w:color="auto"/>
            <w:left w:val="none" w:sz="0" w:space="0" w:color="auto"/>
            <w:bottom w:val="none" w:sz="0" w:space="0" w:color="auto"/>
            <w:right w:val="none" w:sz="0" w:space="0" w:color="auto"/>
          </w:divBdr>
        </w:div>
        <w:div w:id="1346713006">
          <w:marLeft w:val="640"/>
          <w:marRight w:val="0"/>
          <w:marTop w:val="0"/>
          <w:marBottom w:val="0"/>
          <w:divBdr>
            <w:top w:val="none" w:sz="0" w:space="0" w:color="auto"/>
            <w:left w:val="none" w:sz="0" w:space="0" w:color="auto"/>
            <w:bottom w:val="none" w:sz="0" w:space="0" w:color="auto"/>
            <w:right w:val="none" w:sz="0" w:space="0" w:color="auto"/>
          </w:divBdr>
        </w:div>
        <w:div w:id="1861509013">
          <w:marLeft w:val="640"/>
          <w:marRight w:val="0"/>
          <w:marTop w:val="0"/>
          <w:marBottom w:val="0"/>
          <w:divBdr>
            <w:top w:val="none" w:sz="0" w:space="0" w:color="auto"/>
            <w:left w:val="none" w:sz="0" w:space="0" w:color="auto"/>
            <w:bottom w:val="none" w:sz="0" w:space="0" w:color="auto"/>
            <w:right w:val="none" w:sz="0" w:space="0" w:color="auto"/>
          </w:divBdr>
        </w:div>
        <w:div w:id="46144918">
          <w:marLeft w:val="640"/>
          <w:marRight w:val="0"/>
          <w:marTop w:val="0"/>
          <w:marBottom w:val="0"/>
          <w:divBdr>
            <w:top w:val="none" w:sz="0" w:space="0" w:color="auto"/>
            <w:left w:val="none" w:sz="0" w:space="0" w:color="auto"/>
            <w:bottom w:val="none" w:sz="0" w:space="0" w:color="auto"/>
            <w:right w:val="none" w:sz="0" w:space="0" w:color="auto"/>
          </w:divBdr>
        </w:div>
        <w:div w:id="393627719">
          <w:marLeft w:val="640"/>
          <w:marRight w:val="0"/>
          <w:marTop w:val="0"/>
          <w:marBottom w:val="0"/>
          <w:divBdr>
            <w:top w:val="none" w:sz="0" w:space="0" w:color="auto"/>
            <w:left w:val="none" w:sz="0" w:space="0" w:color="auto"/>
            <w:bottom w:val="none" w:sz="0" w:space="0" w:color="auto"/>
            <w:right w:val="none" w:sz="0" w:space="0" w:color="auto"/>
          </w:divBdr>
        </w:div>
        <w:div w:id="1784156156">
          <w:marLeft w:val="640"/>
          <w:marRight w:val="0"/>
          <w:marTop w:val="0"/>
          <w:marBottom w:val="0"/>
          <w:divBdr>
            <w:top w:val="none" w:sz="0" w:space="0" w:color="auto"/>
            <w:left w:val="none" w:sz="0" w:space="0" w:color="auto"/>
            <w:bottom w:val="none" w:sz="0" w:space="0" w:color="auto"/>
            <w:right w:val="none" w:sz="0" w:space="0" w:color="auto"/>
          </w:divBdr>
        </w:div>
        <w:div w:id="1197309818">
          <w:marLeft w:val="640"/>
          <w:marRight w:val="0"/>
          <w:marTop w:val="0"/>
          <w:marBottom w:val="0"/>
          <w:divBdr>
            <w:top w:val="none" w:sz="0" w:space="0" w:color="auto"/>
            <w:left w:val="none" w:sz="0" w:space="0" w:color="auto"/>
            <w:bottom w:val="none" w:sz="0" w:space="0" w:color="auto"/>
            <w:right w:val="none" w:sz="0" w:space="0" w:color="auto"/>
          </w:divBdr>
        </w:div>
        <w:div w:id="249852836">
          <w:marLeft w:val="640"/>
          <w:marRight w:val="0"/>
          <w:marTop w:val="0"/>
          <w:marBottom w:val="0"/>
          <w:divBdr>
            <w:top w:val="none" w:sz="0" w:space="0" w:color="auto"/>
            <w:left w:val="none" w:sz="0" w:space="0" w:color="auto"/>
            <w:bottom w:val="none" w:sz="0" w:space="0" w:color="auto"/>
            <w:right w:val="none" w:sz="0" w:space="0" w:color="auto"/>
          </w:divBdr>
        </w:div>
        <w:div w:id="2057028">
          <w:marLeft w:val="640"/>
          <w:marRight w:val="0"/>
          <w:marTop w:val="0"/>
          <w:marBottom w:val="0"/>
          <w:divBdr>
            <w:top w:val="none" w:sz="0" w:space="0" w:color="auto"/>
            <w:left w:val="none" w:sz="0" w:space="0" w:color="auto"/>
            <w:bottom w:val="none" w:sz="0" w:space="0" w:color="auto"/>
            <w:right w:val="none" w:sz="0" w:space="0" w:color="auto"/>
          </w:divBdr>
        </w:div>
        <w:div w:id="1533373275">
          <w:marLeft w:val="640"/>
          <w:marRight w:val="0"/>
          <w:marTop w:val="0"/>
          <w:marBottom w:val="0"/>
          <w:divBdr>
            <w:top w:val="none" w:sz="0" w:space="0" w:color="auto"/>
            <w:left w:val="none" w:sz="0" w:space="0" w:color="auto"/>
            <w:bottom w:val="none" w:sz="0" w:space="0" w:color="auto"/>
            <w:right w:val="none" w:sz="0" w:space="0" w:color="auto"/>
          </w:divBdr>
        </w:div>
        <w:div w:id="1027828923">
          <w:marLeft w:val="640"/>
          <w:marRight w:val="0"/>
          <w:marTop w:val="0"/>
          <w:marBottom w:val="0"/>
          <w:divBdr>
            <w:top w:val="none" w:sz="0" w:space="0" w:color="auto"/>
            <w:left w:val="none" w:sz="0" w:space="0" w:color="auto"/>
            <w:bottom w:val="none" w:sz="0" w:space="0" w:color="auto"/>
            <w:right w:val="none" w:sz="0" w:space="0" w:color="auto"/>
          </w:divBdr>
        </w:div>
        <w:div w:id="1853060098">
          <w:marLeft w:val="640"/>
          <w:marRight w:val="0"/>
          <w:marTop w:val="0"/>
          <w:marBottom w:val="0"/>
          <w:divBdr>
            <w:top w:val="none" w:sz="0" w:space="0" w:color="auto"/>
            <w:left w:val="none" w:sz="0" w:space="0" w:color="auto"/>
            <w:bottom w:val="none" w:sz="0" w:space="0" w:color="auto"/>
            <w:right w:val="none" w:sz="0" w:space="0" w:color="auto"/>
          </w:divBdr>
        </w:div>
        <w:div w:id="551961368">
          <w:marLeft w:val="640"/>
          <w:marRight w:val="0"/>
          <w:marTop w:val="0"/>
          <w:marBottom w:val="0"/>
          <w:divBdr>
            <w:top w:val="none" w:sz="0" w:space="0" w:color="auto"/>
            <w:left w:val="none" w:sz="0" w:space="0" w:color="auto"/>
            <w:bottom w:val="none" w:sz="0" w:space="0" w:color="auto"/>
            <w:right w:val="none" w:sz="0" w:space="0" w:color="auto"/>
          </w:divBdr>
        </w:div>
        <w:div w:id="447510729">
          <w:marLeft w:val="640"/>
          <w:marRight w:val="0"/>
          <w:marTop w:val="0"/>
          <w:marBottom w:val="0"/>
          <w:divBdr>
            <w:top w:val="none" w:sz="0" w:space="0" w:color="auto"/>
            <w:left w:val="none" w:sz="0" w:space="0" w:color="auto"/>
            <w:bottom w:val="none" w:sz="0" w:space="0" w:color="auto"/>
            <w:right w:val="none" w:sz="0" w:space="0" w:color="auto"/>
          </w:divBdr>
        </w:div>
        <w:div w:id="1721199218">
          <w:marLeft w:val="640"/>
          <w:marRight w:val="0"/>
          <w:marTop w:val="0"/>
          <w:marBottom w:val="0"/>
          <w:divBdr>
            <w:top w:val="none" w:sz="0" w:space="0" w:color="auto"/>
            <w:left w:val="none" w:sz="0" w:space="0" w:color="auto"/>
            <w:bottom w:val="none" w:sz="0" w:space="0" w:color="auto"/>
            <w:right w:val="none" w:sz="0" w:space="0" w:color="auto"/>
          </w:divBdr>
        </w:div>
        <w:div w:id="1085036669">
          <w:marLeft w:val="640"/>
          <w:marRight w:val="0"/>
          <w:marTop w:val="0"/>
          <w:marBottom w:val="0"/>
          <w:divBdr>
            <w:top w:val="none" w:sz="0" w:space="0" w:color="auto"/>
            <w:left w:val="none" w:sz="0" w:space="0" w:color="auto"/>
            <w:bottom w:val="none" w:sz="0" w:space="0" w:color="auto"/>
            <w:right w:val="none" w:sz="0" w:space="0" w:color="auto"/>
          </w:divBdr>
        </w:div>
        <w:div w:id="1522551971">
          <w:marLeft w:val="640"/>
          <w:marRight w:val="0"/>
          <w:marTop w:val="0"/>
          <w:marBottom w:val="0"/>
          <w:divBdr>
            <w:top w:val="none" w:sz="0" w:space="0" w:color="auto"/>
            <w:left w:val="none" w:sz="0" w:space="0" w:color="auto"/>
            <w:bottom w:val="none" w:sz="0" w:space="0" w:color="auto"/>
            <w:right w:val="none" w:sz="0" w:space="0" w:color="auto"/>
          </w:divBdr>
        </w:div>
        <w:div w:id="868689740">
          <w:marLeft w:val="640"/>
          <w:marRight w:val="0"/>
          <w:marTop w:val="0"/>
          <w:marBottom w:val="0"/>
          <w:divBdr>
            <w:top w:val="none" w:sz="0" w:space="0" w:color="auto"/>
            <w:left w:val="none" w:sz="0" w:space="0" w:color="auto"/>
            <w:bottom w:val="none" w:sz="0" w:space="0" w:color="auto"/>
            <w:right w:val="none" w:sz="0" w:space="0" w:color="auto"/>
          </w:divBdr>
        </w:div>
        <w:div w:id="388771116">
          <w:marLeft w:val="640"/>
          <w:marRight w:val="0"/>
          <w:marTop w:val="0"/>
          <w:marBottom w:val="0"/>
          <w:divBdr>
            <w:top w:val="none" w:sz="0" w:space="0" w:color="auto"/>
            <w:left w:val="none" w:sz="0" w:space="0" w:color="auto"/>
            <w:bottom w:val="none" w:sz="0" w:space="0" w:color="auto"/>
            <w:right w:val="none" w:sz="0" w:space="0" w:color="auto"/>
          </w:divBdr>
        </w:div>
        <w:div w:id="345325425">
          <w:marLeft w:val="640"/>
          <w:marRight w:val="0"/>
          <w:marTop w:val="0"/>
          <w:marBottom w:val="0"/>
          <w:divBdr>
            <w:top w:val="none" w:sz="0" w:space="0" w:color="auto"/>
            <w:left w:val="none" w:sz="0" w:space="0" w:color="auto"/>
            <w:bottom w:val="none" w:sz="0" w:space="0" w:color="auto"/>
            <w:right w:val="none" w:sz="0" w:space="0" w:color="auto"/>
          </w:divBdr>
        </w:div>
        <w:div w:id="1964531485">
          <w:marLeft w:val="640"/>
          <w:marRight w:val="0"/>
          <w:marTop w:val="0"/>
          <w:marBottom w:val="0"/>
          <w:divBdr>
            <w:top w:val="none" w:sz="0" w:space="0" w:color="auto"/>
            <w:left w:val="none" w:sz="0" w:space="0" w:color="auto"/>
            <w:bottom w:val="none" w:sz="0" w:space="0" w:color="auto"/>
            <w:right w:val="none" w:sz="0" w:space="0" w:color="auto"/>
          </w:divBdr>
        </w:div>
        <w:div w:id="290140249">
          <w:marLeft w:val="640"/>
          <w:marRight w:val="0"/>
          <w:marTop w:val="0"/>
          <w:marBottom w:val="0"/>
          <w:divBdr>
            <w:top w:val="none" w:sz="0" w:space="0" w:color="auto"/>
            <w:left w:val="none" w:sz="0" w:space="0" w:color="auto"/>
            <w:bottom w:val="none" w:sz="0" w:space="0" w:color="auto"/>
            <w:right w:val="none" w:sz="0" w:space="0" w:color="auto"/>
          </w:divBdr>
        </w:div>
        <w:div w:id="1663386234">
          <w:marLeft w:val="640"/>
          <w:marRight w:val="0"/>
          <w:marTop w:val="0"/>
          <w:marBottom w:val="0"/>
          <w:divBdr>
            <w:top w:val="none" w:sz="0" w:space="0" w:color="auto"/>
            <w:left w:val="none" w:sz="0" w:space="0" w:color="auto"/>
            <w:bottom w:val="none" w:sz="0" w:space="0" w:color="auto"/>
            <w:right w:val="none" w:sz="0" w:space="0" w:color="auto"/>
          </w:divBdr>
        </w:div>
        <w:div w:id="1743412150">
          <w:marLeft w:val="640"/>
          <w:marRight w:val="0"/>
          <w:marTop w:val="0"/>
          <w:marBottom w:val="0"/>
          <w:divBdr>
            <w:top w:val="none" w:sz="0" w:space="0" w:color="auto"/>
            <w:left w:val="none" w:sz="0" w:space="0" w:color="auto"/>
            <w:bottom w:val="none" w:sz="0" w:space="0" w:color="auto"/>
            <w:right w:val="none" w:sz="0" w:space="0" w:color="auto"/>
          </w:divBdr>
        </w:div>
        <w:div w:id="96561016">
          <w:marLeft w:val="640"/>
          <w:marRight w:val="0"/>
          <w:marTop w:val="0"/>
          <w:marBottom w:val="0"/>
          <w:divBdr>
            <w:top w:val="none" w:sz="0" w:space="0" w:color="auto"/>
            <w:left w:val="none" w:sz="0" w:space="0" w:color="auto"/>
            <w:bottom w:val="none" w:sz="0" w:space="0" w:color="auto"/>
            <w:right w:val="none" w:sz="0" w:space="0" w:color="auto"/>
          </w:divBdr>
        </w:div>
        <w:div w:id="236208815">
          <w:marLeft w:val="640"/>
          <w:marRight w:val="0"/>
          <w:marTop w:val="0"/>
          <w:marBottom w:val="0"/>
          <w:divBdr>
            <w:top w:val="none" w:sz="0" w:space="0" w:color="auto"/>
            <w:left w:val="none" w:sz="0" w:space="0" w:color="auto"/>
            <w:bottom w:val="none" w:sz="0" w:space="0" w:color="auto"/>
            <w:right w:val="none" w:sz="0" w:space="0" w:color="auto"/>
          </w:divBdr>
        </w:div>
        <w:div w:id="1282683970">
          <w:marLeft w:val="640"/>
          <w:marRight w:val="0"/>
          <w:marTop w:val="0"/>
          <w:marBottom w:val="0"/>
          <w:divBdr>
            <w:top w:val="none" w:sz="0" w:space="0" w:color="auto"/>
            <w:left w:val="none" w:sz="0" w:space="0" w:color="auto"/>
            <w:bottom w:val="none" w:sz="0" w:space="0" w:color="auto"/>
            <w:right w:val="none" w:sz="0" w:space="0" w:color="auto"/>
          </w:divBdr>
        </w:div>
        <w:div w:id="1531719865">
          <w:marLeft w:val="640"/>
          <w:marRight w:val="0"/>
          <w:marTop w:val="0"/>
          <w:marBottom w:val="0"/>
          <w:divBdr>
            <w:top w:val="none" w:sz="0" w:space="0" w:color="auto"/>
            <w:left w:val="none" w:sz="0" w:space="0" w:color="auto"/>
            <w:bottom w:val="none" w:sz="0" w:space="0" w:color="auto"/>
            <w:right w:val="none" w:sz="0" w:space="0" w:color="auto"/>
          </w:divBdr>
        </w:div>
        <w:div w:id="1325427121">
          <w:marLeft w:val="640"/>
          <w:marRight w:val="0"/>
          <w:marTop w:val="0"/>
          <w:marBottom w:val="0"/>
          <w:divBdr>
            <w:top w:val="none" w:sz="0" w:space="0" w:color="auto"/>
            <w:left w:val="none" w:sz="0" w:space="0" w:color="auto"/>
            <w:bottom w:val="none" w:sz="0" w:space="0" w:color="auto"/>
            <w:right w:val="none" w:sz="0" w:space="0" w:color="auto"/>
          </w:divBdr>
        </w:div>
        <w:div w:id="1265307077">
          <w:marLeft w:val="640"/>
          <w:marRight w:val="0"/>
          <w:marTop w:val="0"/>
          <w:marBottom w:val="0"/>
          <w:divBdr>
            <w:top w:val="none" w:sz="0" w:space="0" w:color="auto"/>
            <w:left w:val="none" w:sz="0" w:space="0" w:color="auto"/>
            <w:bottom w:val="none" w:sz="0" w:space="0" w:color="auto"/>
            <w:right w:val="none" w:sz="0" w:space="0" w:color="auto"/>
          </w:divBdr>
        </w:div>
        <w:div w:id="1547991051">
          <w:marLeft w:val="640"/>
          <w:marRight w:val="0"/>
          <w:marTop w:val="0"/>
          <w:marBottom w:val="0"/>
          <w:divBdr>
            <w:top w:val="none" w:sz="0" w:space="0" w:color="auto"/>
            <w:left w:val="none" w:sz="0" w:space="0" w:color="auto"/>
            <w:bottom w:val="none" w:sz="0" w:space="0" w:color="auto"/>
            <w:right w:val="none" w:sz="0" w:space="0" w:color="auto"/>
          </w:divBdr>
        </w:div>
        <w:div w:id="1651979712">
          <w:marLeft w:val="640"/>
          <w:marRight w:val="0"/>
          <w:marTop w:val="0"/>
          <w:marBottom w:val="0"/>
          <w:divBdr>
            <w:top w:val="none" w:sz="0" w:space="0" w:color="auto"/>
            <w:left w:val="none" w:sz="0" w:space="0" w:color="auto"/>
            <w:bottom w:val="none" w:sz="0" w:space="0" w:color="auto"/>
            <w:right w:val="none" w:sz="0" w:space="0" w:color="auto"/>
          </w:divBdr>
        </w:div>
        <w:div w:id="427241456">
          <w:marLeft w:val="640"/>
          <w:marRight w:val="0"/>
          <w:marTop w:val="0"/>
          <w:marBottom w:val="0"/>
          <w:divBdr>
            <w:top w:val="none" w:sz="0" w:space="0" w:color="auto"/>
            <w:left w:val="none" w:sz="0" w:space="0" w:color="auto"/>
            <w:bottom w:val="none" w:sz="0" w:space="0" w:color="auto"/>
            <w:right w:val="none" w:sz="0" w:space="0" w:color="auto"/>
          </w:divBdr>
        </w:div>
        <w:div w:id="362705152">
          <w:marLeft w:val="640"/>
          <w:marRight w:val="0"/>
          <w:marTop w:val="0"/>
          <w:marBottom w:val="0"/>
          <w:divBdr>
            <w:top w:val="none" w:sz="0" w:space="0" w:color="auto"/>
            <w:left w:val="none" w:sz="0" w:space="0" w:color="auto"/>
            <w:bottom w:val="none" w:sz="0" w:space="0" w:color="auto"/>
            <w:right w:val="none" w:sz="0" w:space="0" w:color="auto"/>
          </w:divBdr>
        </w:div>
        <w:div w:id="609747641">
          <w:marLeft w:val="640"/>
          <w:marRight w:val="0"/>
          <w:marTop w:val="0"/>
          <w:marBottom w:val="0"/>
          <w:divBdr>
            <w:top w:val="none" w:sz="0" w:space="0" w:color="auto"/>
            <w:left w:val="none" w:sz="0" w:space="0" w:color="auto"/>
            <w:bottom w:val="none" w:sz="0" w:space="0" w:color="auto"/>
            <w:right w:val="none" w:sz="0" w:space="0" w:color="auto"/>
          </w:divBdr>
        </w:div>
        <w:div w:id="1808549947">
          <w:marLeft w:val="640"/>
          <w:marRight w:val="0"/>
          <w:marTop w:val="0"/>
          <w:marBottom w:val="0"/>
          <w:divBdr>
            <w:top w:val="none" w:sz="0" w:space="0" w:color="auto"/>
            <w:left w:val="none" w:sz="0" w:space="0" w:color="auto"/>
            <w:bottom w:val="none" w:sz="0" w:space="0" w:color="auto"/>
            <w:right w:val="none" w:sz="0" w:space="0" w:color="auto"/>
          </w:divBdr>
        </w:div>
        <w:div w:id="615448856">
          <w:marLeft w:val="640"/>
          <w:marRight w:val="0"/>
          <w:marTop w:val="0"/>
          <w:marBottom w:val="0"/>
          <w:divBdr>
            <w:top w:val="none" w:sz="0" w:space="0" w:color="auto"/>
            <w:left w:val="none" w:sz="0" w:space="0" w:color="auto"/>
            <w:bottom w:val="none" w:sz="0" w:space="0" w:color="auto"/>
            <w:right w:val="none" w:sz="0" w:space="0" w:color="auto"/>
          </w:divBdr>
        </w:div>
        <w:div w:id="241571158">
          <w:marLeft w:val="640"/>
          <w:marRight w:val="0"/>
          <w:marTop w:val="0"/>
          <w:marBottom w:val="0"/>
          <w:divBdr>
            <w:top w:val="none" w:sz="0" w:space="0" w:color="auto"/>
            <w:left w:val="none" w:sz="0" w:space="0" w:color="auto"/>
            <w:bottom w:val="none" w:sz="0" w:space="0" w:color="auto"/>
            <w:right w:val="none" w:sz="0" w:space="0" w:color="auto"/>
          </w:divBdr>
        </w:div>
        <w:div w:id="407190226">
          <w:marLeft w:val="640"/>
          <w:marRight w:val="0"/>
          <w:marTop w:val="0"/>
          <w:marBottom w:val="0"/>
          <w:divBdr>
            <w:top w:val="none" w:sz="0" w:space="0" w:color="auto"/>
            <w:left w:val="none" w:sz="0" w:space="0" w:color="auto"/>
            <w:bottom w:val="none" w:sz="0" w:space="0" w:color="auto"/>
            <w:right w:val="none" w:sz="0" w:space="0" w:color="auto"/>
          </w:divBdr>
        </w:div>
        <w:div w:id="635137476">
          <w:marLeft w:val="640"/>
          <w:marRight w:val="0"/>
          <w:marTop w:val="0"/>
          <w:marBottom w:val="0"/>
          <w:divBdr>
            <w:top w:val="none" w:sz="0" w:space="0" w:color="auto"/>
            <w:left w:val="none" w:sz="0" w:space="0" w:color="auto"/>
            <w:bottom w:val="none" w:sz="0" w:space="0" w:color="auto"/>
            <w:right w:val="none" w:sz="0" w:space="0" w:color="auto"/>
          </w:divBdr>
        </w:div>
        <w:div w:id="398479776">
          <w:marLeft w:val="640"/>
          <w:marRight w:val="0"/>
          <w:marTop w:val="0"/>
          <w:marBottom w:val="0"/>
          <w:divBdr>
            <w:top w:val="none" w:sz="0" w:space="0" w:color="auto"/>
            <w:left w:val="none" w:sz="0" w:space="0" w:color="auto"/>
            <w:bottom w:val="none" w:sz="0" w:space="0" w:color="auto"/>
            <w:right w:val="none" w:sz="0" w:space="0" w:color="auto"/>
          </w:divBdr>
        </w:div>
        <w:div w:id="43339252">
          <w:marLeft w:val="640"/>
          <w:marRight w:val="0"/>
          <w:marTop w:val="0"/>
          <w:marBottom w:val="0"/>
          <w:divBdr>
            <w:top w:val="none" w:sz="0" w:space="0" w:color="auto"/>
            <w:left w:val="none" w:sz="0" w:space="0" w:color="auto"/>
            <w:bottom w:val="none" w:sz="0" w:space="0" w:color="auto"/>
            <w:right w:val="none" w:sz="0" w:space="0" w:color="auto"/>
          </w:divBdr>
        </w:div>
        <w:div w:id="988678914">
          <w:marLeft w:val="640"/>
          <w:marRight w:val="0"/>
          <w:marTop w:val="0"/>
          <w:marBottom w:val="0"/>
          <w:divBdr>
            <w:top w:val="none" w:sz="0" w:space="0" w:color="auto"/>
            <w:left w:val="none" w:sz="0" w:space="0" w:color="auto"/>
            <w:bottom w:val="none" w:sz="0" w:space="0" w:color="auto"/>
            <w:right w:val="none" w:sz="0" w:space="0" w:color="auto"/>
          </w:divBdr>
        </w:div>
        <w:div w:id="1189873752">
          <w:marLeft w:val="640"/>
          <w:marRight w:val="0"/>
          <w:marTop w:val="0"/>
          <w:marBottom w:val="0"/>
          <w:divBdr>
            <w:top w:val="none" w:sz="0" w:space="0" w:color="auto"/>
            <w:left w:val="none" w:sz="0" w:space="0" w:color="auto"/>
            <w:bottom w:val="none" w:sz="0" w:space="0" w:color="auto"/>
            <w:right w:val="none" w:sz="0" w:space="0" w:color="auto"/>
          </w:divBdr>
        </w:div>
        <w:div w:id="434331247">
          <w:marLeft w:val="640"/>
          <w:marRight w:val="0"/>
          <w:marTop w:val="0"/>
          <w:marBottom w:val="0"/>
          <w:divBdr>
            <w:top w:val="none" w:sz="0" w:space="0" w:color="auto"/>
            <w:left w:val="none" w:sz="0" w:space="0" w:color="auto"/>
            <w:bottom w:val="none" w:sz="0" w:space="0" w:color="auto"/>
            <w:right w:val="none" w:sz="0" w:space="0" w:color="auto"/>
          </w:divBdr>
        </w:div>
        <w:div w:id="1847866218">
          <w:marLeft w:val="640"/>
          <w:marRight w:val="0"/>
          <w:marTop w:val="0"/>
          <w:marBottom w:val="0"/>
          <w:divBdr>
            <w:top w:val="none" w:sz="0" w:space="0" w:color="auto"/>
            <w:left w:val="none" w:sz="0" w:space="0" w:color="auto"/>
            <w:bottom w:val="none" w:sz="0" w:space="0" w:color="auto"/>
            <w:right w:val="none" w:sz="0" w:space="0" w:color="auto"/>
          </w:divBdr>
        </w:div>
      </w:divsChild>
    </w:div>
    <w:div w:id="252781877">
      <w:bodyDiv w:val="1"/>
      <w:marLeft w:val="0"/>
      <w:marRight w:val="0"/>
      <w:marTop w:val="0"/>
      <w:marBottom w:val="0"/>
      <w:divBdr>
        <w:top w:val="none" w:sz="0" w:space="0" w:color="auto"/>
        <w:left w:val="none" w:sz="0" w:space="0" w:color="auto"/>
        <w:bottom w:val="none" w:sz="0" w:space="0" w:color="auto"/>
        <w:right w:val="none" w:sz="0" w:space="0" w:color="auto"/>
      </w:divBdr>
    </w:div>
    <w:div w:id="254216600">
      <w:bodyDiv w:val="1"/>
      <w:marLeft w:val="0"/>
      <w:marRight w:val="0"/>
      <w:marTop w:val="0"/>
      <w:marBottom w:val="0"/>
      <w:divBdr>
        <w:top w:val="none" w:sz="0" w:space="0" w:color="auto"/>
        <w:left w:val="none" w:sz="0" w:space="0" w:color="auto"/>
        <w:bottom w:val="none" w:sz="0" w:space="0" w:color="auto"/>
        <w:right w:val="none" w:sz="0" w:space="0" w:color="auto"/>
      </w:divBdr>
    </w:div>
    <w:div w:id="267010193">
      <w:bodyDiv w:val="1"/>
      <w:marLeft w:val="0"/>
      <w:marRight w:val="0"/>
      <w:marTop w:val="0"/>
      <w:marBottom w:val="0"/>
      <w:divBdr>
        <w:top w:val="none" w:sz="0" w:space="0" w:color="auto"/>
        <w:left w:val="none" w:sz="0" w:space="0" w:color="auto"/>
        <w:bottom w:val="none" w:sz="0" w:space="0" w:color="auto"/>
        <w:right w:val="none" w:sz="0" w:space="0" w:color="auto"/>
      </w:divBdr>
    </w:div>
    <w:div w:id="277103622">
      <w:bodyDiv w:val="1"/>
      <w:marLeft w:val="0"/>
      <w:marRight w:val="0"/>
      <w:marTop w:val="0"/>
      <w:marBottom w:val="0"/>
      <w:divBdr>
        <w:top w:val="none" w:sz="0" w:space="0" w:color="auto"/>
        <w:left w:val="none" w:sz="0" w:space="0" w:color="auto"/>
        <w:bottom w:val="none" w:sz="0" w:space="0" w:color="auto"/>
        <w:right w:val="none" w:sz="0" w:space="0" w:color="auto"/>
      </w:divBdr>
    </w:div>
    <w:div w:id="277640010">
      <w:bodyDiv w:val="1"/>
      <w:marLeft w:val="0"/>
      <w:marRight w:val="0"/>
      <w:marTop w:val="0"/>
      <w:marBottom w:val="0"/>
      <w:divBdr>
        <w:top w:val="none" w:sz="0" w:space="0" w:color="auto"/>
        <w:left w:val="none" w:sz="0" w:space="0" w:color="auto"/>
        <w:bottom w:val="none" w:sz="0" w:space="0" w:color="auto"/>
        <w:right w:val="none" w:sz="0" w:space="0" w:color="auto"/>
      </w:divBdr>
    </w:div>
    <w:div w:id="277832477">
      <w:bodyDiv w:val="1"/>
      <w:marLeft w:val="0"/>
      <w:marRight w:val="0"/>
      <w:marTop w:val="0"/>
      <w:marBottom w:val="0"/>
      <w:divBdr>
        <w:top w:val="none" w:sz="0" w:space="0" w:color="auto"/>
        <w:left w:val="none" w:sz="0" w:space="0" w:color="auto"/>
        <w:bottom w:val="none" w:sz="0" w:space="0" w:color="auto"/>
        <w:right w:val="none" w:sz="0" w:space="0" w:color="auto"/>
      </w:divBdr>
    </w:div>
    <w:div w:id="280454094">
      <w:bodyDiv w:val="1"/>
      <w:marLeft w:val="0"/>
      <w:marRight w:val="0"/>
      <w:marTop w:val="0"/>
      <w:marBottom w:val="0"/>
      <w:divBdr>
        <w:top w:val="none" w:sz="0" w:space="0" w:color="auto"/>
        <w:left w:val="none" w:sz="0" w:space="0" w:color="auto"/>
        <w:bottom w:val="none" w:sz="0" w:space="0" w:color="auto"/>
        <w:right w:val="none" w:sz="0" w:space="0" w:color="auto"/>
      </w:divBdr>
    </w:div>
    <w:div w:id="282075671">
      <w:bodyDiv w:val="1"/>
      <w:marLeft w:val="0"/>
      <w:marRight w:val="0"/>
      <w:marTop w:val="0"/>
      <w:marBottom w:val="0"/>
      <w:divBdr>
        <w:top w:val="none" w:sz="0" w:space="0" w:color="auto"/>
        <w:left w:val="none" w:sz="0" w:space="0" w:color="auto"/>
        <w:bottom w:val="none" w:sz="0" w:space="0" w:color="auto"/>
        <w:right w:val="none" w:sz="0" w:space="0" w:color="auto"/>
      </w:divBdr>
      <w:divsChild>
        <w:div w:id="378209302">
          <w:marLeft w:val="480"/>
          <w:marRight w:val="0"/>
          <w:marTop w:val="0"/>
          <w:marBottom w:val="0"/>
          <w:divBdr>
            <w:top w:val="none" w:sz="0" w:space="0" w:color="auto"/>
            <w:left w:val="none" w:sz="0" w:space="0" w:color="auto"/>
            <w:bottom w:val="none" w:sz="0" w:space="0" w:color="auto"/>
            <w:right w:val="none" w:sz="0" w:space="0" w:color="auto"/>
          </w:divBdr>
        </w:div>
        <w:div w:id="1377898849">
          <w:marLeft w:val="480"/>
          <w:marRight w:val="0"/>
          <w:marTop w:val="0"/>
          <w:marBottom w:val="0"/>
          <w:divBdr>
            <w:top w:val="none" w:sz="0" w:space="0" w:color="auto"/>
            <w:left w:val="none" w:sz="0" w:space="0" w:color="auto"/>
            <w:bottom w:val="none" w:sz="0" w:space="0" w:color="auto"/>
            <w:right w:val="none" w:sz="0" w:space="0" w:color="auto"/>
          </w:divBdr>
        </w:div>
        <w:div w:id="1257178090">
          <w:marLeft w:val="480"/>
          <w:marRight w:val="0"/>
          <w:marTop w:val="0"/>
          <w:marBottom w:val="0"/>
          <w:divBdr>
            <w:top w:val="none" w:sz="0" w:space="0" w:color="auto"/>
            <w:left w:val="none" w:sz="0" w:space="0" w:color="auto"/>
            <w:bottom w:val="none" w:sz="0" w:space="0" w:color="auto"/>
            <w:right w:val="none" w:sz="0" w:space="0" w:color="auto"/>
          </w:divBdr>
        </w:div>
        <w:div w:id="643043896">
          <w:marLeft w:val="480"/>
          <w:marRight w:val="0"/>
          <w:marTop w:val="0"/>
          <w:marBottom w:val="0"/>
          <w:divBdr>
            <w:top w:val="none" w:sz="0" w:space="0" w:color="auto"/>
            <w:left w:val="none" w:sz="0" w:space="0" w:color="auto"/>
            <w:bottom w:val="none" w:sz="0" w:space="0" w:color="auto"/>
            <w:right w:val="none" w:sz="0" w:space="0" w:color="auto"/>
          </w:divBdr>
        </w:div>
        <w:div w:id="218248895">
          <w:marLeft w:val="480"/>
          <w:marRight w:val="0"/>
          <w:marTop w:val="0"/>
          <w:marBottom w:val="0"/>
          <w:divBdr>
            <w:top w:val="none" w:sz="0" w:space="0" w:color="auto"/>
            <w:left w:val="none" w:sz="0" w:space="0" w:color="auto"/>
            <w:bottom w:val="none" w:sz="0" w:space="0" w:color="auto"/>
            <w:right w:val="none" w:sz="0" w:space="0" w:color="auto"/>
          </w:divBdr>
        </w:div>
        <w:div w:id="1132212141">
          <w:marLeft w:val="480"/>
          <w:marRight w:val="0"/>
          <w:marTop w:val="0"/>
          <w:marBottom w:val="0"/>
          <w:divBdr>
            <w:top w:val="none" w:sz="0" w:space="0" w:color="auto"/>
            <w:left w:val="none" w:sz="0" w:space="0" w:color="auto"/>
            <w:bottom w:val="none" w:sz="0" w:space="0" w:color="auto"/>
            <w:right w:val="none" w:sz="0" w:space="0" w:color="auto"/>
          </w:divBdr>
        </w:div>
        <w:div w:id="548496969">
          <w:marLeft w:val="480"/>
          <w:marRight w:val="0"/>
          <w:marTop w:val="0"/>
          <w:marBottom w:val="0"/>
          <w:divBdr>
            <w:top w:val="none" w:sz="0" w:space="0" w:color="auto"/>
            <w:left w:val="none" w:sz="0" w:space="0" w:color="auto"/>
            <w:bottom w:val="none" w:sz="0" w:space="0" w:color="auto"/>
            <w:right w:val="none" w:sz="0" w:space="0" w:color="auto"/>
          </w:divBdr>
        </w:div>
        <w:div w:id="541676259">
          <w:marLeft w:val="480"/>
          <w:marRight w:val="0"/>
          <w:marTop w:val="0"/>
          <w:marBottom w:val="0"/>
          <w:divBdr>
            <w:top w:val="none" w:sz="0" w:space="0" w:color="auto"/>
            <w:left w:val="none" w:sz="0" w:space="0" w:color="auto"/>
            <w:bottom w:val="none" w:sz="0" w:space="0" w:color="auto"/>
            <w:right w:val="none" w:sz="0" w:space="0" w:color="auto"/>
          </w:divBdr>
        </w:div>
        <w:div w:id="2081053663">
          <w:marLeft w:val="480"/>
          <w:marRight w:val="0"/>
          <w:marTop w:val="0"/>
          <w:marBottom w:val="0"/>
          <w:divBdr>
            <w:top w:val="none" w:sz="0" w:space="0" w:color="auto"/>
            <w:left w:val="none" w:sz="0" w:space="0" w:color="auto"/>
            <w:bottom w:val="none" w:sz="0" w:space="0" w:color="auto"/>
            <w:right w:val="none" w:sz="0" w:space="0" w:color="auto"/>
          </w:divBdr>
        </w:div>
        <w:div w:id="305135696">
          <w:marLeft w:val="480"/>
          <w:marRight w:val="0"/>
          <w:marTop w:val="0"/>
          <w:marBottom w:val="0"/>
          <w:divBdr>
            <w:top w:val="none" w:sz="0" w:space="0" w:color="auto"/>
            <w:left w:val="none" w:sz="0" w:space="0" w:color="auto"/>
            <w:bottom w:val="none" w:sz="0" w:space="0" w:color="auto"/>
            <w:right w:val="none" w:sz="0" w:space="0" w:color="auto"/>
          </w:divBdr>
        </w:div>
        <w:div w:id="1949465454">
          <w:marLeft w:val="480"/>
          <w:marRight w:val="0"/>
          <w:marTop w:val="0"/>
          <w:marBottom w:val="0"/>
          <w:divBdr>
            <w:top w:val="none" w:sz="0" w:space="0" w:color="auto"/>
            <w:left w:val="none" w:sz="0" w:space="0" w:color="auto"/>
            <w:bottom w:val="none" w:sz="0" w:space="0" w:color="auto"/>
            <w:right w:val="none" w:sz="0" w:space="0" w:color="auto"/>
          </w:divBdr>
        </w:div>
        <w:div w:id="1232928844">
          <w:marLeft w:val="480"/>
          <w:marRight w:val="0"/>
          <w:marTop w:val="0"/>
          <w:marBottom w:val="0"/>
          <w:divBdr>
            <w:top w:val="none" w:sz="0" w:space="0" w:color="auto"/>
            <w:left w:val="none" w:sz="0" w:space="0" w:color="auto"/>
            <w:bottom w:val="none" w:sz="0" w:space="0" w:color="auto"/>
            <w:right w:val="none" w:sz="0" w:space="0" w:color="auto"/>
          </w:divBdr>
        </w:div>
        <w:div w:id="1687369157">
          <w:marLeft w:val="480"/>
          <w:marRight w:val="0"/>
          <w:marTop w:val="0"/>
          <w:marBottom w:val="0"/>
          <w:divBdr>
            <w:top w:val="none" w:sz="0" w:space="0" w:color="auto"/>
            <w:left w:val="none" w:sz="0" w:space="0" w:color="auto"/>
            <w:bottom w:val="none" w:sz="0" w:space="0" w:color="auto"/>
            <w:right w:val="none" w:sz="0" w:space="0" w:color="auto"/>
          </w:divBdr>
        </w:div>
        <w:div w:id="1371227799">
          <w:marLeft w:val="480"/>
          <w:marRight w:val="0"/>
          <w:marTop w:val="0"/>
          <w:marBottom w:val="0"/>
          <w:divBdr>
            <w:top w:val="none" w:sz="0" w:space="0" w:color="auto"/>
            <w:left w:val="none" w:sz="0" w:space="0" w:color="auto"/>
            <w:bottom w:val="none" w:sz="0" w:space="0" w:color="auto"/>
            <w:right w:val="none" w:sz="0" w:space="0" w:color="auto"/>
          </w:divBdr>
        </w:div>
        <w:div w:id="744300035">
          <w:marLeft w:val="480"/>
          <w:marRight w:val="0"/>
          <w:marTop w:val="0"/>
          <w:marBottom w:val="0"/>
          <w:divBdr>
            <w:top w:val="none" w:sz="0" w:space="0" w:color="auto"/>
            <w:left w:val="none" w:sz="0" w:space="0" w:color="auto"/>
            <w:bottom w:val="none" w:sz="0" w:space="0" w:color="auto"/>
            <w:right w:val="none" w:sz="0" w:space="0" w:color="auto"/>
          </w:divBdr>
        </w:div>
        <w:div w:id="1976834290">
          <w:marLeft w:val="480"/>
          <w:marRight w:val="0"/>
          <w:marTop w:val="0"/>
          <w:marBottom w:val="0"/>
          <w:divBdr>
            <w:top w:val="none" w:sz="0" w:space="0" w:color="auto"/>
            <w:left w:val="none" w:sz="0" w:space="0" w:color="auto"/>
            <w:bottom w:val="none" w:sz="0" w:space="0" w:color="auto"/>
            <w:right w:val="none" w:sz="0" w:space="0" w:color="auto"/>
          </w:divBdr>
        </w:div>
        <w:div w:id="2110465237">
          <w:marLeft w:val="480"/>
          <w:marRight w:val="0"/>
          <w:marTop w:val="0"/>
          <w:marBottom w:val="0"/>
          <w:divBdr>
            <w:top w:val="none" w:sz="0" w:space="0" w:color="auto"/>
            <w:left w:val="none" w:sz="0" w:space="0" w:color="auto"/>
            <w:bottom w:val="none" w:sz="0" w:space="0" w:color="auto"/>
            <w:right w:val="none" w:sz="0" w:space="0" w:color="auto"/>
          </w:divBdr>
        </w:div>
        <w:div w:id="469519728">
          <w:marLeft w:val="480"/>
          <w:marRight w:val="0"/>
          <w:marTop w:val="0"/>
          <w:marBottom w:val="0"/>
          <w:divBdr>
            <w:top w:val="none" w:sz="0" w:space="0" w:color="auto"/>
            <w:left w:val="none" w:sz="0" w:space="0" w:color="auto"/>
            <w:bottom w:val="none" w:sz="0" w:space="0" w:color="auto"/>
            <w:right w:val="none" w:sz="0" w:space="0" w:color="auto"/>
          </w:divBdr>
        </w:div>
        <w:div w:id="1706561201">
          <w:marLeft w:val="480"/>
          <w:marRight w:val="0"/>
          <w:marTop w:val="0"/>
          <w:marBottom w:val="0"/>
          <w:divBdr>
            <w:top w:val="none" w:sz="0" w:space="0" w:color="auto"/>
            <w:left w:val="none" w:sz="0" w:space="0" w:color="auto"/>
            <w:bottom w:val="none" w:sz="0" w:space="0" w:color="auto"/>
            <w:right w:val="none" w:sz="0" w:space="0" w:color="auto"/>
          </w:divBdr>
        </w:div>
        <w:div w:id="381104819">
          <w:marLeft w:val="480"/>
          <w:marRight w:val="0"/>
          <w:marTop w:val="0"/>
          <w:marBottom w:val="0"/>
          <w:divBdr>
            <w:top w:val="none" w:sz="0" w:space="0" w:color="auto"/>
            <w:left w:val="none" w:sz="0" w:space="0" w:color="auto"/>
            <w:bottom w:val="none" w:sz="0" w:space="0" w:color="auto"/>
            <w:right w:val="none" w:sz="0" w:space="0" w:color="auto"/>
          </w:divBdr>
        </w:div>
        <w:div w:id="256983723">
          <w:marLeft w:val="480"/>
          <w:marRight w:val="0"/>
          <w:marTop w:val="0"/>
          <w:marBottom w:val="0"/>
          <w:divBdr>
            <w:top w:val="none" w:sz="0" w:space="0" w:color="auto"/>
            <w:left w:val="none" w:sz="0" w:space="0" w:color="auto"/>
            <w:bottom w:val="none" w:sz="0" w:space="0" w:color="auto"/>
            <w:right w:val="none" w:sz="0" w:space="0" w:color="auto"/>
          </w:divBdr>
        </w:div>
        <w:div w:id="1211772576">
          <w:marLeft w:val="480"/>
          <w:marRight w:val="0"/>
          <w:marTop w:val="0"/>
          <w:marBottom w:val="0"/>
          <w:divBdr>
            <w:top w:val="none" w:sz="0" w:space="0" w:color="auto"/>
            <w:left w:val="none" w:sz="0" w:space="0" w:color="auto"/>
            <w:bottom w:val="none" w:sz="0" w:space="0" w:color="auto"/>
            <w:right w:val="none" w:sz="0" w:space="0" w:color="auto"/>
          </w:divBdr>
        </w:div>
        <w:div w:id="988093074">
          <w:marLeft w:val="480"/>
          <w:marRight w:val="0"/>
          <w:marTop w:val="0"/>
          <w:marBottom w:val="0"/>
          <w:divBdr>
            <w:top w:val="none" w:sz="0" w:space="0" w:color="auto"/>
            <w:left w:val="none" w:sz="0" w:space="0" w:color="auto"/>
            <w:bottom w:val="none" w:sz="0" w:space="0" w:color="auto"/>
            <w:right w:val="none" w:sz="0" w:space="0" w:color="auto"/>
          </w:divBdr>
        </w:div>
        <w:div w:id="1870676775">
          <w:marLeft w:val="480"/>
          <w:marRight w:val="0"/>
          <w:marTop w:val="0"/>
          <w:marBottom w:val="0"/>
          <w:divBdr>
            <w:top w:val="none" w:sz="0" w:space="0" w:color="auto"/>
            <w:left w:val="none" w:sz="0" w:space="0" w:color="auto"/>
            <w:bottom w:val="none" w:sz="0" w:space="0" w:color="auto"/>
            <w:right w:val="none" w:sz="0" w:space="0" w:color="auto"/>
          </w:divBdr>
        </w:div>
        <w:div w:id="1432968347">
          <w:marLeft w:val="480"/>
          <w:marRight w:val="0"/>
          <w:marTop w:val="0"/>
          <w:marBottom w:val="0"/>
          <w:divBdr>
            <w:top w:val="none" w:sz="0" w:space="0" w:color="auto"/>
            <w:left w:val="none" w:sz="0" w:space="0" w:color="auto"/>
            <w:bottom w:val="none" w:sz="0" w:space="0" w:color="auto"/>
            <w:right w:val="none" w:sz="0" w:space="0" w:color="auto"/>
          </w:divBdr>
        </w:div>
        <w:div w:id="1095325719">
          <w:marLeft w:val="480"/>
          <w:marRight w:val="0"/>
          <w:marTop w:val="0"/>
          <w:marBottom w:val="0"/>
          <w:divBdr>
            <w:top w:val="none" w:sz="0" w:space="0" w:color="auto"/>
            <w:left w:val="none" w:sz="0" w:space="0" w:color="auto"/>
            <w:bottom w:val="none" w:sz="0" w:space="0" w:color="auto"/>
            <w:right w:val="none" w:sz="0" w:space="0" w:color="auto"/>
          </w:divBdr>
        </w:div>
        <w:div w:id="102843281">
          <w:marLeft w:val="480"/>
          <w:marRight w:val="0"/>
          <w:marTop w:val="0"/>
          <w:marBottom w:val="0"/>
          <w:divBdr>
            <w:top w:val="none" w:sz="0" w:space="0" w:color="auto"/>
            <w:left w:val="none" w:sz="0" w:space="0" w:color="auto"/>
            <w:bottom w:val="none" w:sz="0" w:space="0" w:color="auto"/>
            <w:right w:val="none" w:sz="0" w:space="0" w:color="auto"/>
          </w:divBdr>
        </w:div>
        <w:div w:id="1020667262">
          <w:marLeft w:val="480"/>
          <w:marRight w:val="0"/>
          <w:marTop w:val="0"/>
          <w:marBottom w:val="0"/>
          <w:divBdr>
            <w:top w:val="none" w:sz="0" w:space="0" w:color="auto"/>
            <w:left w:val="none" w:sz="0" w:space="0" w:color="auto"/>
            <w:bottom w:val="none" w:sz="0" w:space="0" w:color="auto"/>
            <w:right w:val="none" w:sz="0" w:space="0" w:color="auto"/>
          </w:divBdr>
        </w:div>
        <w:div w:id="1744136858">
          <w:marLeft w:val="480"/>
          <w:marRight w:val="0"/>
          <w:marTop w:val="0"/>
          <w:marBottom w:val="0"/>
          <w:divBdr>
            <w:top w:val="none" w:sz="0" w:space="0" w:color="auto"/>
            <w:left w:val="none" w:sz="0" w:space="0" w:color="auto"/>
            <w:bottom w:val="none" w:sz="0" w:space="0" w:color="auto"/>
            <w:right w:val="none" w:sz="0" w:space="0" w:color="auto"/>
          </w:divBdr>
        </w:div>
        <w:div w:id="827523860">
          <w:marLeft w:val="480"/>
          <w:marRight w:val="0"/>
          <w:marTop w:val="0"/>
          <w:marBottom w:val="0"/>
          <w:divBdr>
            <w:top w:val="none" w:sz="0" w:space="0" w:color="auto"/>
            <w:left w:val="none" w:sz="0" w:space="0" w:color="auto"/>
            <w:bottom w:val="none" w:sz="0" w:space="0" w:color="auto"/>
            <w:right w:val="none" w:sz="0" w:space="0" w:color="auto"/>
          </w:divBdr>
        </w:div>
        <w:div w:id="473640521">
          <w:marLeft w:val="480"/>
          <w:marRight w:val="0"/>
          <w:marTop w:val="0"/>
          <w:marBottom w:val="0"/>
          <w:divBdr>
            <w:top w:val="none" w:sz="0" w:space="0" w:color="auto"/>
            <w:left w:val="none" w:sz="0" w:space="0" w:color="auto"/>
            <w:bottom w:val="none" w:sz="0" w:space="0" w:color="auto"/>
            <w:right w:val="none" w:sz="0" w:space="0" w:color="auto"/>
          </w:divBdr>
        </w:div>
        <w:div w:id="1309044448">
          <w:marLeft w:val="480"/>
          <w:marRight w:val="0"/>
          <w:marTop w:val="0"/>
          <w:marBottom w:val="0"/>
          <w:divBdr>
            <w:top w:val="none" w:sz="0" w:space="0" w:color="auto"/>
            <w:left w:val="none" w:sz="0" w:space="0" w:color="auto"/>
            <w:bottom w:val="none" w:sz="0" w:space="0" w:color="auto"/>
            <w:right w:val="none" w:sz="0" w:space="0" w:color="auto"/>
          </w:divBdr>
        </w:div>
        <w:div w:id="545996650">
          <w:marLeft w:val="480"/>
          <w:marRight w:val="0"/>
          <w:marTop w:val="0"/>
          <w:marBottom w:val="0"/>
          <w:divBdr>
            <w:top w:val="none" w:sz="0" w:space="0" w:color="auto"/>
            <w:left w:val="none" w:sz="0" w:space="0" w:color="auto"/>
            <w:bottom w:val="none" w:sz="0" w:space="0" w:color="auto"/>
            <w:right w:val="none" w:sz="0" w:space="0" w:color="auto"/>
          </w:divBdr>
        </w:div>
        <w:div w:id="1629320032">
          <w:marLeft w:val="480"/>
          <w:marRight w:val="0"/>
          <w:marTop w:val="0"/>
          <w:marBottom w:val="0"/>
          <w:divBdr>
            <w:top w:val="none" w:sz="0" w:space="0" w:color="auto"/>
            <w:left w:val="none" w:sz="0" w:space="0" w:color="auto"/>
            <w:bottom w:val="none" w:sz="0" w:space="0" w:color="auto"/>
            <w:right w:val="none" w:sz="0" w:space="0" w:color="auto"/>
          </w:divBdr>
        </w:div>
        <w:div w:id="1569195572">
          <w:marLeft w:val="480"/>
          <w:marRight w:val="0"/>
          <w:marTop w:val="0"/>
          <w:marBottom w:val="0"/>
          <w:divBdr>
            <w:top w:val="none" w:sz="0" w:space="0" w:color="auto"/>
            <w:left w:val="none" w:sz="0" w:space="0" w:color="auto"/>
            <w:bottom w:val="none" w:sz="0" w:space="0" w:color="auto"/>
            <w:right w:val="none" w:sz="0" w:space="0" w:color="auto"/>
          </w:divBdr>
        </w:div>
        <w:div w:id="32384119">
          <w:marLeft w:val="480"/>
          <w:marRight w:val="0"/>
          <w:marTop w:val="0"/>
          <w:marBottom w:val="0"/>
          <w:divBdr>
            <w:top w:val="none" w:sz="0" w:space="0" w:color="auto"/>
            <w:left w:val="none" w:sz="0" w:space="0" w:color="auto"/>
            <w:bottom w:val="none" w:sz="0" w:space="0" w:color="auto"/>
            <w:right w:val="none" w:sz="0" w:space="0" w:color="auto"/>
          </w:divBdr>
        </w:div>
        <w:div w:id="2035425567">
          <w:marLeft w:val="480"/>
          <w:marRight w:val="0"/>
          <w:marTop w:val="0"/>
          <w:marBottom w:val="0"/>
          <w:divBdr>
            <w:top w:val="none" w:sz="0" w:space="0" w:color="auto"/>
            <w:left w:val="none" w:sz="0" w:space="0" w:color="auto"/>
            <w:bottom w:val="none" w:sz="0" w:space="0" w:color="auto"/>
            <w:right w:val="none" w:sz="0" w:space="0" w:color="auto"/>
          </w:divBdr>
        </w:div>
        <w:div w:id="1037388876">
          <w:marLeft w:val="480"/>
          <w:marRight w:val="0"/>
          <w:marTop w:val="0"/>
          <w:marBottom w:val="0"/>
          <w:divBdr>
            <w:top w:val="none" w:sz="0" w:space="0" w:color="auto"/>
            <w:left w:val="none" w:sz="0" w:space="0" w:color="auto"/>
            <w:bottom w:val="none" w:sz="0" w:space="0" w:color="auto"/>
            <w:right w:val="none" w:sz="0" w:space="0" w:color="auto"/>
          </w:divBdr>
        </w:div>
        <w:div w:id="290747328">
          <w:marLeft w:val="480"/>
          <w:marRight w:val="0"/>
          <w:marTop w:val="0"/>
          <w:marBottom w:val="0"/>
          <w:divBdr>
            <w:top w:val="none" w:sz="0" w:space="0" w:color="auto"/>
            <w:left w:val="none" w:sz="0" w:space="0" w:color="auto"/>
            <w:bottom w:val="none" w:sz="0" w:space="0" w:color="auto"/>
            <w:right w:val="none" w:sz="0" w:space="0" w:color="auto"/>
          </w:divBdr>
        </w:div>
        <w:div w:id="1190610642">
          <w:marLeft w:val="480"/>
          <w:marRight w:val="0"/>
          <w:marTop w:val="0"/>
          <w:marBottom w:val="0"/>
          <w:divBdr>
            <w:top w:val="none" w:sz="0" w:space="0" w:color="auto"/>
            <w:left w:val="none" w:sz="0" w:space="0" w:color="auto"/>
            <w:bottom w:val="none" w:sz="0" w:space="0" w:color="auto"/>
            <w:right w:val="none" w:sz="0" w:space="0" w:color="auto"/>
          </w:divBdr>
        </w:div>
        <w:div w:id="351497101">
          <w:marLeft w:val="480"/>
          <w:marRight w:val="0"/>
          <w:marTop w:val="0"/>
          <w:marBottom w:val="0"/>
          <w:divBdr>
            <w:top w:val="none" w:sz="0" w:space="0" w:color="auto"/>
            <w:left w:val="none" w:sz="0" w:space="0" w:color="auto"/>
            <w:bottom w:val="none" w:sz="0" w:space="0" w:color="auto"/>
            <w:right w:val="none" w:sz="0" w:space="0" w:color="auto"/>
          </w:divBdr>
        </w:div>
        <w:div w:id="587347108">
          <w:marLeft w:val="480"/>
          <w:marRight w:val="0"/>
          <w:marTop w:val="0"/>
          <w:marBottom w:val="0"/>
          <w:divBdr>
            <w:top w:val="none" w:sz="0" w:space="0" w:color="auto"/>
            <w:left w:val="none" w:sz="0" w:space="0" w:color="auto"/>
            <w:bottom w:val="none" w:sz="0" w:space="0" w:color="auto"/>
            <w:right w:val="none" w:sz="0" w:space="0" w:color="auto"/>
          </w:divBdr>
        </w:div>
        <w:div w:id="12344160">
          <w:marLeft w:val="480"/>
          <w:marRight w:val="0"/>
          <w:marTop w:val="0"/>
          <w:marBottom w:val="0"/>
          <w:divBdr>
            <w:top w:val="none" w:sz="0" w:space="0" w:color="auto"/>
            <w:left w:val="none" w:sz="0" w:space="0" w:color="auto"/>
            <w:bottom w:val="none" w:sz="0" w:space="0" w:color="auto"/>
            <w:right w:val="none" w:sz="0" w:space="0" w:color="auto"/>
          </w:divBdr>
        </w:div>
        <w:div w:id="616716551">
          <w:marLeft w:val="480"/>
          <w:marRight w:val="0"/>
          <w:marTop w:val="0"/>
          <w:marBottom w:val="0"/>
          <w:divBdr>
            <w:top w:val="none" w:sz="0" w:space="0" w:color="auto"/>
            <w:left w:val="none" w:sz="0" w:space="0" w:color="auto"/>
            <w:bottom w:val="none" w:sz="0" w:space="0" w:color="auto"/>
            <w:right w:val="none" w:sz="0" w:space="0" w:color="auto"/>
          </w:divBdr>
        </w:div>
        <w:div w:id="57364907">
          <w:marLeft w:val="480"/>
          <w:marRight w:val="0"/>
          <w:marTop w:val="0"/>
          <w:marBottom w:val="0"/>
          <w:divBdr>
            <w:top w:val="none" w:sz="0" w:space="0" w:color="auto"/>
            <w:left w:val="none" w:sz="0" w:space="0" w:color="auto"/>
            <w:bottom w:val="none" w:sz="0" w:space="0" w:color="auto"/>
            <w:right w:val="none" w:sz="0" w:space="0" w:color="auto"/>
          </w:divBdr>
        </w:div>
        <w:div w:id="851341213">
          <w:marLeft w:val="480"/>
          <w:marRight w:val="0"/>
          <w:marTop w:val="0"/>
          <w:marBottom w:val="0"/>
          <w:divBdr>
            <w:top w:val="none" w:sz="0" w:space="0" w:color="auto"/>
            <w:left w:val="none" w:sz="0" w:space="0" w:color="auto"/>
            <w:bottom w:val="none" w:sz="0" w:space="0" w:color="auto"/>
            <w:right w:val="none" w:sz="0" w:space="0" w:color="auto"/>
          </w:divBdr>
        </w:div>
        <w:div w:id="197014897">
          <w:marLeft w:val="480"/>
          <w:marRight w:val="0"/>
          <w:marTop w:val="0"/>
          <w:marBottom w:val="0"/>
          <w:divBdr>
            <w:top w:val="none" w:sz="0" w:space="0" w:color="auto"/>
            <w:left w:val="none" w:sz="0" w:space="0" w:color="auto"/>
            <w:bottom w:val="none" w:sz="0" w:space="0" w:color="auto"/>
            <w:right w:val="none" w:sz="0" w:space="0" w:color="auto"/>
          </w:divBdr>
        </w:div>
        <w:div w:id="1127503440">
          <w:marLeft w:val="480"/>
          <w:marRight w:val="0"/>
          <w:marTop w:val="0"/>
          <w:marBottom w:val="0"/>
          <w:divBdr>
            <w:top w:val="none" w:sz="0" w:space="0" w:color="auto"/>
            <w:left w:val="none" w:sz="0" w:space="0" w:color="auto"/>
            <w:bottom w:val="none" w:sz="0" w:space="0" w:color="auto"/>
            <w:right w:val="none" w:sz="0" w:space="0" w:color="auto"/>
          </w:divBdr>
        </w:div>
        <w:div w:id="1482650346">
          <w:marLeft w:val="480"/>
          <w:marRight w:val="0"/>
          <w:marTop w:val="0"/>
          <w:marBottom w:val="0"/>
          <w:divBdr>
            <w:top w:val="none" w:sz="0" w:space="0" w:color="auto"/>
            <w:left w:val="none" w:sz="0" w:space="0" w:color="auto"/>
            <w:bottom w:val="none" w:sz="0" w:space="0" w:color="auto"/>
            <w:right w:val="none" w:sz="0" w:space="0" w:color="auto"/>
          </w:divBdr>
        </w:div>
        <w:div w:id="866942104">
          <w:marLeft w:val="480"/>
          <w:marRight w:val="0"/>
          <w:marTop w:val="0"/>
          <w:marBottom w:val="0"/>
          <w:divBdr>
            <w:top w:val="none" w:sz="0" w:space="0" w:color="auto"/>
            <w:left w:val="none" w:sz="0" w:space="0" w:color="auto"/>
            <w:bottom w:val="none" w:sz="0" w:space="0" w:color="auto"/>
            <w:right w:val="none" w:sz="0" w:space="0" w:color="auto"/>
          </w:divBdr>
        </w:div>
        <w:div w:id="1892112235">
          <w:marLeft w:val="480"/>
          <w:marRight w:val="0"/>
          <w:marTop w:val="0"/>
          <w:marBottom w:val="0"/>
          <w:divBdr>
            <w:top w:val="none" w:sz="0" w:space="0" w:color="auto"/>
            <w:left w:val="none" w:sz="0" w:space="0" w:color="auto"/>
            <w:bottom w:val="none" w:sz="0" w:space="0" w:color="auto"/>
            <w:right w:val="none" w:sz="0" w:space="0" w:color="auto"/>
          </w:divBdr>
        </w:div>
        <w:div w:id="1400976939">
          <w:marLeft w:val="480"/>
          <w:marRight w:val="0"/>
          <w:marTop w:val="0"/>
          <w:marBottom w:val="0"/>
          <w:divBdr>
            <w:top w:val="none" w:sz="0" w:space="0" w:color="auto"/>
            <w:left w:val="none" w:sz="0" w:space="0" w:color="auto"/>
            <w:bottom w:val="none" w:sz="0" w:space="0" w:color="auto"/>
            <w:right w:val="none" w:sz="0" w:space="0" w:color="auto"/>
          </w:divBdr>
        </w:div>
        <w:div w:id="675615574">
          <w:marLeft w:val="480"/>
          <w:marRight w:val="0"/>
          <w:marTop w:val="0"/>
          <w:marBottom w:val="0"/>
          <w:divBdr>
            <w:top w:val="none" w:sz="0" w:space="0" w:color="auto"/>
            <w:left w:val="none" w:sz="0" w:space="0" w:color="auto"/>
            <w:bottom w:val="none" w:sz="0" w:space="0" w:color="auto"/>
            <w:right w:val="none" w:sz="0" w:space="0" w:color="auto"/>
          </w:divBdr>
        </w:div>
        <w:div w:id="1516192080">
          <w:marLeft w:val="480"/>
          <w:marRight w:val="0"/>
          <w:marTop w:val="0"/>
          <w:marBottom w:val="0"/>
          <w:divBdr>
            <w:top w:val="none" w:sz="0" w:space="0" w:color="auto"/>
            <w:left w:val="none" w:sz="0" w:space="0" w:color="auto"/>
            <w:bottom w:val="none" w:sz="0" w:space="0" w:color="auto"/>
            <w:right w:val="none" w:sz="0" w:space="0" w:color="auto"/>
          </w:divBdr>
        </w:div>
        <w:div w:id="1204757623">
          <w:marLeft w:val="480"/>
          <w:marRight w:val="0"/>
          <w:marTop w:val="0"/>
          <w:marBottom w:val="0"/>
          <w:divBdr>
            <w:top w:val="none" w:sz="0" w:space="0" w:color="auto"/>
            <w:left w:val="none" w:sz="0" w:space="0" w:color="auto"/>
            <w:bottom w:val="none" w:sz="0" w:space="0" w:color="auto"/>
            <w:right w:val="none" w:sz="0" w:space="0" w:color="auto"/>
          </w:divBdr>
        </w:div>
        <w:div w:id="2010209663">
          <w:marLeft w:val="480"/>
          <w:marRight w:val="0"/>
          <w:marTop w:val="0"/>
          <w:marBottom w:val="0"/>
          <w:divBdr>
            <w:top w:val="none" w:sz="0" w:space="0" w:color="auto"/>
            <w:left w:val="none" w:sz="0" w:space="0" w:color="auto"/>
            <w:bottom w:val="none" w:sz="0" w:space="0" w:color="auto"/>
            <w:right w:val="none" w:sz="0" w:space="0" w:color="auto"/>
          </w:divBdr>
        </w:div>
        <w:div w:id="1722366666">
          <w:marLeft w:val="480"/>
          <w:marRight w:val="0"/>
          <w:marTop w:val="0"/>
          <w:marBottom w:val="0"/>
          <w:divBdr>
            <w:top w:val="none" w:sz="0" w:space="0" w:color="auto"/>
            <w:left w:val="none" w:sz="0" w:space="0" w:color="auto"/>
            <w:bottom w:val="none" w:sz="0" w:space="0" w:color="auto"/>
            <w:right w:val="none" w:sz="0" w:space="0" w:color="auto"/>
          </w:divBdr>
        </w:div>
        <w:div w:id="1656839405">
          <w:marLeft w:val="480"/>
          <w:marRight w:val="0"/>
          <w:marTop w:val="0"/>
          <w:marBottom w:val="0"/>
          <w:divBdr>
            <w:top w:val="none" w:sz="0" w:space="0" w:color="auto"/>
            <w:left w:val="none" w:sz="0" w:space="0" w:color="auto"/>
            <w:bottom w:val="none" w:sz="0" w:space="0" w:color="auto"/>
            <w:right w:val="none" w:sz="0" w:space="0" w:color="auto"/>
          </w:divBdr>
        </w:div>
        <w:div w:id="392510615">
          <w:marLeft w:val="480"/>
          <w:marRight w:val="0"/>
          <w:marTop w:val="0"/>
          <w:marBottom w:val="0"/>
          <w:divBdr>
            <w:top w:val="none" w:sz="0" w:space="0" w:color="auto"/>
            <w:left w:val="none" w:sz="0" w:space="0" w:color="auto"/>
            <w:bottom w:val="none" w:sz="0" w:space="0" w:color="auto"/>
            <w:right w:val="none" w:sz="0" w:space="0" w:color="auto"/>
          </w:divBdr>
        </w:div>
        <w:div w:id="135687323">
          <w:marLeft w:val="480"/>
          <w:marRight w:val="0"/>
          <w:marTop w:val="0"/>
          <w:marBottom w:val="0"/>
          <w:divBdr>
            <w:top w:val="none" w:sz="0" w:space="0" w:color="auto"/>
            <w:left w:val="none" w:sz="0" w:space="0" w:color="auto"/>
            <w:bottom w:val="none" w:sz="0" w:space="0" w:color="auto"/>
            <w:right w:val="none" w:sz="0" w:space="0" w:color="auto"/>
          </w:divBdr>
        </w:div>
        <w:div w:id="701169953">
          <w:marLeft w:val="480"/>
          <w:marRight w:val="0"/>
          <w:marTop w:val="0"/>
          <w:marBottom w:val="0"/>
          <w:divBdr>
            <w:top w:val="none" w:sz="0" w:space="0" w:color="auto"/>
            <w:left w:val="none" w:sz="0" w:space="0" w:color="auto"/>
            <w:bottom w:val="none" w:sz="0" w:space="0" w:color="auto"/>
            <w:right w:val="none" w:sz="0" w:space="0" w:color="auto"/>
          </w:divBdr>
        </w:div>
        <w:div w:id="1169439735">
          <w:marLeft w:val="480"/>
          <w:marRight w:val="0"/>
          <w:marTop w:val="0"/>
          <w:marBottom w:val="0"/>
          <w:divBdr>
            <w:top w:val="none" w:sz="0" w:space="0" w:color="auto"/>
            <w:left w:val="none" w:sz="0" w:space="0" w:color="auto"/>
            <w:bottom w:val="none" w:sz="0" w:space="0" w:color="auto"/>
            <w:right w:val="none" w:sz="0" w:space="0" w:color="auto"/>
          </w:divBdr>
        </w:div>
        <w:div w:id="509832432">
          <w:marLeft w:val="480"/>
          <w:marRight w:val="0"/>
          <w:marTop w:val="0"/>
          <w:marBottom w:val="0"/>
          <w:divBdr>
            <w:top w:val="none" w:sz="0" w:space="0" w:color="auto"/>
            <w:left w:val="none" w:sz="0" w:space="0" w:color="auto"/>
            <w:bottom w:val="none" w:sz="0" w:space="0" w:color="auto"/>
            <w:right w:val="none" w:sz="0" w:space="0" w:color="auto"/>
          </w:divBdr>
        </w:div>
        <w:div w:id="1744060105">
          <w:marLeft w:val="480"/>
          <w:marRight w:val="0"/>
          <w:marTop w:val="0"/>
          <w:marBottom w:val="0"/>
          <w:divBdr>
            <w:top w:val="none" w:sz="0" w:space="0" w:color="auto"/>
            <w:left w:val="none" w:sz="0" w:space="0" w:color="auto"/>
            <w:bottom w:val="none" w:sz="0" w:space="0" w:color="auto"/>
            <w:right w:val="none" w:sz="0" w:space="0" w:color="auto"/>
          </w:divBdr>
        </w:div>
        <w:div w:id="805976425">
          <w:marLeft w:val="480"/>
          <w:marRight w:val="0"/>
          <w:marTop w:val="0"/>
          <w:marBottom w:val="0"/>
          <w:divBdr>
            <w:top w:val="none" w:sz="0" w:space="0" w:color="auto"/>
            <w:left w:val="none" w:sz="0" w:space="0" w:color="auto"/>
            <w:bottom w:val="none" w:sz="0" w:space="0" w:color="auto"/>
            <w:right w:val="none" w:sz="0" w:space="0" w:color="auto"/>
          </w:divBdr>
        </w:div>
      </w:divsChild>
    </w:div>
    <w:div w:id="284582589">
      <w:bodyDiv w:val="1"/>
      <w:marLeft w:val="0"/>
      <w:marRight w:val="0"/>
      <w:marTop w:val="0"/>
      <w:marBottom w:val="0"/>
      <w:divBdr>
        <w:top w:val="none" w:sz="0" w:space="0" w:color="auto"/>
        <w:left w:val="none" w:sz="0" w:space="0" w:color="auto"/>
        <w:bottom w:val="none" w:sz="0" w:space="0" w:color="auto"/>
        <w:right w:val="none" w:sz="0" w:space="0" w:color="auto"/>
      </w:divBdr>
    </w:div>
    <w:div w:id="294533406">
      <w:bodyDiv w:val="1"/>
      <w:marLeft w:val="0"/>
      <w:marRight w:val="0"/>
      <w:marTop w:val="0"/>
      <w:marBottom w:val="0"/>
      <w:divBdr>
        <w:top w:val="none" w:sz="0" w:space="0" w:color="auto"/>
        <w:left w:val="none" w:sz="0" w:space="0" w:color="auto"/>
        <w:bottom w:val="none" w:sz="0" w:space="0" w:color="auto"/>
        <w:right w:val="none" w:sz="0" w:space="0" w:color="auto"/>
      </w:divBdr>
    </w:div>
    <w:div w:id="296036888">
      <w:bodyDiv w:val="1"/>
      <w:marLeft w:val="0"/>
      <w:marRight w:val="0"/>
      <w:marTop w:val="0"/>
      <w:marBottom w:val="0"/>
      <w:divBdr>
        <w:top w:val="none" w:sz="0" w:space="0" w:color="auto"/>
        <w:left w:val="none" w:sz="0" w:space="0" w:color="auto"/>
        <w:bottom w:val="none" w:sz="0" w:space="0" w:color="auto"/>
        <w:right w:val="none" w:sz="0" w:space="0" w:color="auto"/>
      </w:divBdr>
    </w:div>
    <w:div w:id="296767283">
      <w:bodyDiv w:val="1"/>
      <w:marLeft w:val="0"/>
      <w:marRight w:val="0"/>
      <w:marTop w:val="0"/>
      <w:marBottom w:val="0"/>
      <w:divBdr>
        <w:top w:val="none" w:sz="0" w:space="0" w:color="auto"/>
        <w:left w:val="none" w:sz="0" w:space="0" w:color="auto"/>
        <w:bottom w:val="none" w:sz="0" w:space="0" w:color="auto"/>
        <w:right w:val="none" w:sz="0" w:space="0" w:color="auto"/>
      </w:divBdr>
    </w:div>
    <w:div w:id="302320699">
      <w:bodyDiv w:val="1"/>
      <w:marLeft w:val="0"/>
      <w:marRight w:val="0"/>
      <w:marTop w:val="0"/>
      <w:marBottom w:val="0"/>
      <w:divBdr>
        <w:top w:val="none" w:sz="0" w:space="0" w:color="auto"/>
        <w:left w:val="none" w:sz="0" w:space="0" w:color="auto"/>
        <w:bottom w:val="none" w:sz="0" w:space="0" w:color="auto"/>
        <w:right w:val="none" w:sz="0" w:space="0" w:color="auto"/>
      </w:divBdr>
    </w:div>
    <w:div w:id="314071236">
      <w:bodyDiv w:val="1"/>
      <w:marLeft w:val="0"/>
      <w:marRight w:val="0"/>
      <w:marTop w:val="0"/>
      <w:marBottom w:val="0"/>
      <w:divBdr>
        <w:top w:val="none" w:sz="0" w:space="0" w:color="auto"/>
        <w:left w:val="none" w:sz="0" w:space="0" w:color="auto"/>
        <w:bottom w:val="none" w:sz="0" w:space="0" w:color="auto"/>
        <w:right w:val="none" w:sz="0" w:space="0" w:color="auto"/>
      </w:divBdr>
    </w:div>
    <w:div w:id="323363354">
      <w:bodyDiv w:val="1"/>
      <w:marLeft w:val="0"/>
      <w:marRight w:val="0"/>
      <w:marTop w:val="0"/>
      <w:marBottom w:val="0"/>
      <w:divBdr>
        <w:top w:val="none" w:sz="0" w:space="0" w:color="auto"/>
        <w:left w:val="none" w:sz="0" w:space="0" w:color="auto"/>
        <w:bottom w:val="none" w:sz="0" w:space="0" w:color="auto"/>
        <w:right w:val="none" w:sz="0" w:space="0" w:color="auto"/>
      </w:divBdr>
    </w:div>
    <w:div w:id="334380870">
      <w:bodyDiv w:val="1"/>
      <w:marLeft w:val="0"/>
      <w:marRight w:val="0"/>
      <w:marTop w:val="0"/>
      <w:marBottom w:val="0"/>
      <w:divBdr>
        <w:top w:val="none" w:sz="0" w:space="0" w:color="auto"/>
        <w:left w:val="none" w:sz="0" w:space="0" w:color="auto"/>
        <w:bottom w:val="none" w:sz="0" w:space="0" w:color="auto"/>
        <w:right w:val="none" w:sz="0" w:space="0" w:color="auto"/>
      </w:divBdr>
    </w:div>
    <w:div w:id="336422424">
      <w:bodyDiv w:val="1"/>
      <w:marLeft w:val="0"/>
      <w:marRight w:val="0"/>
      <w:marTop w:val="0"/>
      <w:marBottom w:val="0"/>
      <w:divBdr>
        <w:top w:val="none" w:sz="0" w:space="0" w:color="auto"/>
        <w:left w:val="none" w:sz="0" w:space="0" w:color="auto"/>
        <w:bottom w:val="none" w:sz="0" w:space="0" w:color="auto"/>
        <w:right w:val="none" w:sz="0" w:space="0" w:color="auto"/>
      </w:divBdr>
    </w:div>
    <w:div w:id="338898705">
      <w:bodyDiv w:val="1"/>
      <w:marLeft w:val="0"/>
      <w:marRight w:val="0"/>
      <w:marTop w:val="0"/>
      <w:marBottom w:val="0"/>
      <w:divBdr>
        <w:top w:val="none" w:sz="0" w:space="0" w:color="auto"/>
        <w:left w:val="none" w:sz="0" w:space="0" w:color="auto"/>
        <w:bottom w:val="none" w:sz="0" w:space="0" w:color="auto"/>
        <w:right w:val="none" w:sz="0" w:space="0" w:color="auto"/>
      </w:divBdr>
    </w:div>
    <w:div w:id="344328532">
      <w:bodyDiv w:val="1"/>
      <w:marLeft w:val="0"/>
      <w:marRight w:val="0"/>
      <w:marTop w:val="0"/>
      <w:marBottom w:val="0"/>
      <w:divBdr>
        <w:top w:val="none" w:sz="0" w:space="0" w:color="auto"/>
        <w:left w:val="none" w:sz="0" w:space="0" w:color="auto"/>
        <w:bottom w:val="none" w:sz="0" w:space="0" w:color="auto"/>
        <w:right w:val="none" w:sz="0" w:space="0" w:color="auto"/>
      </w:divBdr>
    </w:div>
    <w:div w:id="359861731">
      <w:bodyDiv w:val="1"/>
      <w:marLeft w:val="0"/>
      <w:marRight w:val="0"/>
      <w:marTop w:val="0"/>
      <w:marBottom w:val="0"/>
      <w:divBdr>
        <w:top w:val="none" w:sz="0" w:space="0" w:color="auto"/>
        <w:left w:val="none" w:sz="0" w:space="0" w:color="auto"/>
        <w:bottom w:val="none" w:sz="0" w:space="0" w:color="auto"/>
        <w:right w:val="none" w:sz="0" w:space="0" w:color="auto"/>
      </w:divBdr>
    </w:div>
    <w:div w:id="365378205">
      <w:bodyDiv w:val="1"/>
      <w:marLeft w:val="0"/>
      <w:marRight w:val="0"/>
      <w:marTop w:val="0"/>
      <w:marBottom w:val="0"/>
      <w:divBdr>
        <w:top w:val="none" w:sz="0" w:space="0" w:color="auto"/>
        <w:left w:val="none" w:sz="0" w:space="0" w:color="auto"/>
        <w:bottom w:val="none" w:sz="0" w:space="0" w:color="auto"/>
        <w:right w:val="none" w:sz="0" w:space="0" w:color="auto"/>
      </w:divBdr>
    </w:div>
    <w:div w:id="366180891">
      <w:bodyDiv w:val="1"/>
      <w:marLeft w:val="0"/>
      <w:marRight w:val="0"/>
      <w:marTop w:val="0"/>
      <w:marBottom w:val="0"/>
      <w:divBdr>
        <w:top w:val="none" w:sz="0" w:space="0" w:color="auto"/>
        <w:left w:val="none" w:sz="0" w:space="0" w:color="auto"/>
        <w:bottom w:val="none" w:sz="0" w:space="0" w:color="auto"/>
        <w:right w:val="none" w:sz="0" w:space="0" w:color="auto"/>
      </w:divBdr>
      <w:divsChild>
        <w:div w:id="1433891361">
          <w:marLeft w:val="480"/>
          <w:marRight w:val="0"/>
          <w:marTop w:val="0"/>
          <w:marBottom w:val="0"/>
          <w:divBdr>
            <w:top w:val="none" w:sz="0" w:space="0" w:color="auto"/>
            <w:left w:val="none" w:sz="0" w:space="0" w:color="auto"/>
            <w:bottom w:val="none" w:sz="0" w:space="0" w:color="auto"/>
            <w:right w:val="none" w:sz="0" w:space="0" w:color="auto"/>
          </w:divBdr>
        </w:div>
        <w:div w:id="284119321">
          <w:marLeft w:val="480"/>
          <w:marRight w:val="0"/>
          <w:marTop w:val="0"/>
          <w:marBottom w:val="0"/>
          <w:divBdr>
            <w:top w:val="none" w:sz="0" w:space="0" w:color="auto"/>
            <w:left w:val="none" w:sz="0" w:space="0" w:color="auto"/>
            <w:bottom w:val="none" w:sz="0" w:space="0" w:color="auto"/>
            <w:right w:val="none" w:sz="0" w:space="0" w:color="auto"/>
          </w:divBdr>
        </w:div>
        <w:div w:id="974993916">
          <w:marLeft w:val="480"/>
          <w:marRight w:val="0"/>
          <w:marTop w:val="0"/>
          <w:marBottom w:val="0"/>
          <w:divBdr>
            <w:top w:val="none" w:sz="0" w:space="0" w:color="auto"/>
            <w:left w:val="none" w:sz="0" w:space="0" w:color="auto"/>
            <w:bottom w:val="none" w:sz="0" w:space="0" w:color="auto"/>
            <w:right w:val="none" w:sz="0" w:space="0" w:color="auto"/>
          </w:divBdr>
        </w:div>
        <w:div w:id="407777151">
          <w:marLeft w:val="480"/>
          <w:marRight w:val="0"/>
          <w:marTop w:val="0"/>
          <w:marBottom w:val="0"/>
          <w:divBdr>
            <w:top w:val="none" w:sz="0" w:space="0" w:color="auto"/>
            <w:left w:val="none" w:sz="0" w:space="0" w:color="auto"/>
            <w:bottom w:val="none" w:sz="0" w:space="0" w:color="auto"/>
            <w:right w:val="none" w:sz="0" w:space="0" w:color="auto"/>
          </w:divBdr>
        </w:div>
        <w:div w:id="702487081">
          <w:marLeft w:val="480"/>
          <w:marRight w:val="0"/>
          <w:marTop w:val="0"/>
          <w:marBottom w:val="0"/>
          <w:divBdr>
            <w:top w:val="none" w:sz="0" w:space="0" w:color="auto"/>
            <w:left w:val="none" w:sz="0" w:space="0" w:color="auto"/>
            <w:bottom w:val="none" w:sz="0" w:space="0" w:color="auto"/>
            <w:right w:val="none" w:sz="0" w:space="0" w:color="auto"/>
          </w:divBdr>
        </w:div>
        <w:div w:id="955136320">
          <w:marLeft w:val="480"/>
          <w:marRight w:val="0"/>
          <w:marTop w:val="0"/>
          <w:marBottom w:val="0"/>
          <w:divBdr>
            <w:top w:val="none" w:sz="0" w:space="0" w:color="auto"/>
            <w:left w:val="none" w:sz="0" w:space="0" w:color="auto"/>
            <w:bottom w:val="none" w:sz="0" w:space="0" w:color="auto"/>
            <w:right w:val="none" w:sz="0" w:space="0" w:color="auto"/>
          </w:divBdr>
        </w:div>
        <w:div w:id="1514419125">
          <w:marLeft w:val="480"/>
          <w:marRight w:val="0"/>
          <w:marTop w:val="0"/>
          <w:marBottom w:val="0"/>
          <w:divBdr>
            <w:top w:val="none" w:sz="0" w:space="0" w:color="auto"/>
            <w:left w:val="none" w:sz="0" w:space="0" w:color="auto"/>
            <w:bottom w:val="none" w:sz="0" w:space="0" w:color="auto"/>
            <w:right w:val="none" w:sz="0" w:space="0" w:color="auto"/>
          </w:divBdr>
        </w:div>
        <w:div w:id="1076174760">
          <w:marLeft w:val="480"/>
          <w:marRight w:val="0"/>
          <w:marTop w:val="0"/>
          <w:marBottom w:val="0"/>
          <w:divBdr>
            <w:top w:val="none" w:sz="0" w:space="0" w:color="auto"/>
            <w:left w:val="none" w:sz="0" w:space="0" w:color="auto"/>
            <w:bottom w:val="none" w:sz="0" w:space="0" w:color="auto"/>
            <w:right w:val="none" w:sz="0" w:space="0" w:color="auto"/>
          </w:divBdr>
        </w:div>
        <w:div w:id="1988434457">
          <w:marLeft w:val="480"/>
          <w:marRight w:val="0"/>
          <w:marTop w:val="0"/>
          <w:marBottom w:val="0"/>
          <w:divBdr>
            <w:top w:val="none" w:sz="0" w:space="0" w:color="auto"/>
            <w:left w:val="none" w:sz="0" w:space="0" w:color="auto"/>
            <w:bottom w:val="none" w:sz="0" w:space="0" w:color="auto"/>
            <w:right w:val="none" w:sz="0" w:space="0" w:color="auto"/>
          </w:divBdr>
        </w:div>
        <w:div w:id="1016536432">
          <w:marLeft w:val="480"/>
          <w:marRight w:val="0"/>
          <w:marTop w:val="0"/>
          <w:marBottom w:val="0"/>
          <w:divBdr>
            <w:top w:val="none" w:sz="0" w:space="0" w:color="auto"/>
            <w:left w:val="none" w:sz="0" w:space="0" w:color="auto"/>
            <w:bottom w:val="none" w:sz="0" w:space="0" w:color="auto"/>
            <w:right w:val="none" w:sz="0" w:space="0" w:color="auto"/>
          </w:divBdr>
        </w:div>
        <w:div w:id="1585843459">
          <w:marLeft w:val="480"/>
          <w:marRight w:val="0"/>
          <w:marTop w:val="0"/>
          <w:marBottom w:val="0"/>
          <w:divBdr>
            <w:top w:val="none" w:sz="0" w:space="0" w:color="auto"/>
            <w:left w:val="none" w:sz="0" w:space="0" w:color="auto"/>
            <w:bottom w:val="none" w:sz="0" w:space="0" w:color="auto"/>
            <w:right w:val="none" w:sz="0" w:space="0" w:color="auto"/>
          </w:divBdr>
        </w:div>
        <w:div w:id="1208103630">
          <w:marLeft w:val="480"/>
          <w:marRight w:val="0"/>
          <w:marTop w:val="0"/>
          <w:marBottom w:val="0"/>
          <w:divBdr>
            <w:top w:val="none" w:sz="0" w:space="0" w:color="auto"/>
            <w:left w:val="none" w:sz="0" w:space="0" w:color="auto"/>
            <w:bottom w:val="none" w:sz="0" w:space="0" w:color="auto"/>
            <w:right w:val="none" w:sz="0" w:space="0" w:color="auto"/>
          </w:divBdr>
        </w:div>
        <w:div w:id="354964362">
          <w:marLeft w:val="480"/>
          <w:marRight w:val="0"/>
          <w:marTop w:val="0"/>
          <w:marBottom w:val="0"/>
          <w:divBdr>
            <w:top w:val="none" w:sz="0" w:space="0" w:color="auto"/>
            <w:left w:val="none" w:sz="0" w:space="0" w:color="auto"/>
            <w:bottom w:val="none" w:sz="0" w:space="0" w:color="auto"/>
            <w:right w:val="none" w:sz="0" w:space="0" w:color="auto"/>
          </w:divBdr>
        </w:div>
        <w:div w:id="1700885889">
          <w:marLeft w:val="480"/>
          <w:marRight w:val="0"/>
          <w:marTop w:val="0"/>
          <w:marBottom w:val="0"/>
          <w:divBdr>
            <w:top w:val="none" w:sz="0" w:space="0" w:color="auto"/>
            <w:left w:val="none" w:sz="0" w:space="0" w:color="auto"/>
            <w:bottom w:val="none" w:sz="0" w:space="0" w:color="auto"/>
            <w:right w:val="none" w:sz="0" w:space="0" w:color="auto"/>
          </w:divBdr>
        </w:div>
        <w:div w:id="79329953">
          <w:marLeft w:val="480"/>
          <w:marRight w:val="0"/>
          <w:marTop w:val="0"/>
          <w:marBottom w:val="0"/>
          <w:divBdr>
            <w:top w:val="none" w:sz="0" w:space="0" w:color="auto"/>
            <w:left w:val="none" w:sz="0" w:space="0" w:color="auto"/>
            <w:bottom w:val="none" w:sz="0" w:space="0" w:color="auto"/>
            <w:right w:val="none" w:sz="0" w:space="0" w:color="auto"/>
          </w:divBdr>
        </w:div>
        <w:div w:id="757795654">
          <w:marLeft w:val="480"/>
          <w:marRight w:val="0"/>
          <w:marTop w:val="0"/>
          <w:marBottom w:val="0"/>
          <w:divBdr>
            <w:top w:val="none" w:sz="0" w:space="0" w:color="auto"/>
            <w:left w:val="none" w:sz="0" w:space="0" w:color="auto"/>
            <w:bottom w:val="none" w:sz="0" w:space="0" w:color="auto"/>
            <w:right w:val="none" w:sz="0" w:space="0" w:color="auto"/>
          </w:divBdr>
        </w:div>
        <w:div w:id="176818304">
          <w:marLeft w:val="480"/>
          <w:marRight w:val="0"/>
          <w:marTop w:val="0"/>
          <w:marBottom w:val="0"/>
          <w:divBdr>
            <w:top w:val="none" w:sz="0" w:space="0" w:color="auto"/>
            <w:left w:val="none" w:sz="0" w:space="0" w:color="auto"/>
            <w:bottom w:val="none" w:sz="0" w:space="0" w:color="auto"/>
            <w:right w:val="none" w:sz="0" w:space="0" w:color="auto"/>
          </w:divBdr>
        </w:div>
        <w:div w:id="278798856">
          <w:marLeft w:val="480"/>
          <w:marRight w:val="0"/>
          <w:marTop w:val="0"/>
          <w:marBottom w:val="0"/>
          <w:divBdr>
            <w:top w:val="none" w:sz="0" w:space="0" w:color="auto"/>
            <w:left w:val="none" w:sz="0" w:space="0" w:color="auto"/>
            <w:bottom w:val="none" w:sz="0" w:space="0" w:color="auto"/>
            <w:right w:val="none" w:sz="0" w:space="0" w:color="auto"/>
          </w:divBdr>
        </w:div>
        <w:div w:id="299262735">
          <w:marLeft w:val="480"/>
          <w:marRight w:val="0"/>
          <w:marTop w:val="0"/>
          <w:marBottom w:val="0"/>
          <w:divBdr>
            <w:top w:val="none" w:sz="0" w:space="0" w:color="auto"/>
            <w:left w:val="none" w:sz="0" w:space="0" w:color="auto"/>
            <w:bottom w:val="none" w:sz="0" w:space="0" w:color="auto"/>
            <w:right w:val="none" w:sz="0" w:space="0" w:color="auto"/>
          </w:divBdr>
        </w:div>
        <w:div w:id="1774284232">
          <w:marLeft w:val="480"/>
          <w:marRight w:val="0"/>
          <w:marTop w:val="0"/>
          <w:marBottom w:val="0"/>
          <w:divBdr>
            <w:top w:val="none" w:sz="0" w:space="0" w:color="auto"/>
            <w:left w:val="none" w:sz="0" w:space="0" w:color="auto"/>
            <w:bottom w:val="none" w:sz="0" w:space="0" w:color="auto"/>
            <w:right w:val="none" w:sz="0" w:space="0" w:color="auto"/>
          </w:divBdr>
        </w:div>
        <w:div w:id="1284651775">
          <w:marLeft w:val="480"/>
          <w:marRight w:val="0"/>
          <w:marTop w:val="0"/>
          <w:marBottom w:val="0"/>
          <w:divBdr>
            <w:top w:val="none" w:sz="0" w:space="0" w:color="auto"/>
            <w:left w:val="none" w:sz="0" w:space="0" w:color="auto"/>
            <w:bottom w:val="none" w:sz="0" w:space="0" w:color="auto"/>
            <w:right w:val="none" w:sz="0" w:space="0" w:color="auto"/>
          </w:divBdr>
        </w:div>
        <w:div w:id="1494951387">
          <w:marLeft w:val="480"/>
          <w:marRight w:val="0"/>
          <w:marTop w:val="0"/>
          <w:marBottom w:val="0"/>
          <w:divBdr>
            <w:top w:val="none" w:sz="0" w:space="0" w:color="auto"/>
            <w:left w:val="none" w:sz="0" w:space="0" w:color="auto"/>
            <w:bottom w:val="none" w:sz="0" w:space="0" w:color="auto"/>
            <w:right w:val="none" w:sz="0" w:space="0" w:color="auto"/>
          </w:divBdr>
        </w:div>
        <w:div w:id="1293561944">
          <w:marLeft w:val="480"/>
          <w:marRight w:val="0"/>
          <w:marTop w:val="0"/>
          <w:marBottom w:val="0"/>
          <w:divBdr>
            <w:top w:val="none" w:sz="0" w:space="0" w:color="auto"/>
            <w:left w:val="none" w:sz="0" w:space="0" w:color="auto"/>
            <w:bottom w:val="none" w:sz="0" w:space="0" w:color="auto"/>
            <w:right w:val="none" w:sz="0" w:space="0" w:color="auto"/>
          </w:divBdr>
        </w:div>
        <w:div w:id="1039354951">
          <w:marLeft w:val="480"/>
          <w:marRight w:val="0"/>
          <w:marTop w:val="0"/>
          <w:marBottom w:val="0"/>
          <w:divBdr>
            <w:top w:val="none" w:sz="0" w:space="0" w:color="auto"/>
            <w:left w:val="none" w:sz="0" w:space="0" w:color="auto"/>
            <w:bottom w:val="none" w:sz="0" w:space="0" w:color="auto"/>
            <w:right w:val="none" w:sz="0" w:space="0" w:color="auto"/>
          </w:divBdr>
        </w:div>
        <w:div w:id="1777558269">
          <w:marLeft w:val="480"/>
          <w:marRight w:val="0"/>
          <w:marTop w:val="0"/>
          <w:marBottom w:val="0"/>
          <w:divBdr>
            <w:top w:val="none" w:sz="0" w:space="0" w:color="auto"/>
            <w:left w:val="none" w:sz="0" w:space="0" w:color="auto"/>
            <w:bottom w:val="none" w:sz="0" w:space="0" w:color="auto"/>
            <w:right w:val="none" w:sz="0" w:space="0" w:color="auto"/>
          </w:divBdr>
        </w:div>
        <w:div w:id="528952639">
          <w:marLeft w:val="480"/>
          <w:marRight w:val="0"/>
          <w:marTop w:val="0"/>
          <w:marBottom w:val="0"/>
          <w:divBdr>
            <w:top w:val="none" w:sz="0" w:space="0" w:color="auto"/>
            <w:left w:val="none" w:sz="0" w:space="0" w:color="auto"/>
            <w:bottom w:val="none" w:sz="0" w:space="0" w:color="auto"/>
            <w:right w:val="none" w:sz="0" w:space="0" w:color="auto"/>
          </w:divBdr>
        </w:div>
        <w:div w:id="1411465068">
          <w:marLeft w:val="480"/>
          <w:marRight w:val="0"/>
          <w:marTop w:val="0"/>
          <w:marBottom w:val="0"/>
          <w:divBdr>
            <w:top w:val="none" w:sz="0" w:space="0" w:color="auto"/>
            <w:left w:val="none" w:sz="0" w:space="0" w:color="auto"/>
            <w:bottom w:val="none" w:sz="0" w:space="0" w:color="auto"/>
            <w:right w:val="none" w:sz="0" w:space="0" w:color="auto"/>
          </w:divBdr>
        </w:div>
        <w:div w:id="990712043">
          <w:marLeft w:val="480"/>
          <w:marRight w:val="0"/>
          <w:marTop w:val="0"/>
          <w:marBottom w:val="0"/>
          <w:divBdr>
            <w:top w:val="none" w:sz="0" w:space="0" w:color="auto"/>
            <w:left w:val="none" w:sz="0" w:space="0" w:color="auto"/>
            <w:bottom w:val="none" w:sz="0" w:space="0" w:color="auto"/>
            <w:right w:val="none" w:sz="0" w:space="0" w:color="auto"/>
          </w:divBdr>
        </w:div>
        <w:div w:id="528641495">
          <w:marLeft w:val="480"/>
          <w:marRight w:val="0"/>
          <w:marTop w:val="0"/>
          <w:marBottom w:val="0"/>
          <w:divBdr>
            <w:top w:val="none" w:sz="0" w:space="0" w:color="auto"/>
            <w:left w:val="none" w:sz="0" w:space="0" w:color="auto"/>
            <w:bottom w:val="none" w:sz="0" w:space="0" w:color="auto"/>
            <w:right w:val="none" w:sz="0" w:space="0" w:color="auto"/>
          </w:divBdr>
        </w:div>
        <w:div w:id="88739861">
          <w:marLeft w:val="480"/>
          <w:marRight w:val="0"/>
          <w:marTop w:val="0"/>
          <w:marBottom w:val="0"/>
          <w:divBdr>
            <w:top w:val="none" w:sz="0" w:space="0" w:color="auto"/>
            <w:left w:val="none" w:sz="0" w:space="0" w:color="auto"/>
            <w:bottom w:val="none" w:sz="0" w:space="0" w:color="auto"/>
            <w:right w:val="none" w:sz="0" w:space="0" w:color="auto"/>
          </w:divBdr>
        </w:div>
        <w:div w:id="339700938">
          <w:marLeft w:val="480"/>
          <w:marRight w:val="0"/>
          <w:marTop w:val="0"/>
          <w:marBottom w:val="0"/>
          <w:divBdr>
            <w:top w:val="none" w:sz="0" w:space="0" w:color="auto"/>
            <w:left w:val="none" w:sz="0" w:space="0" w:color="auto"/>
            <w:bottom w:val="none" w:sz="0" w:space="0" w:color="auto"/>
            <w:right w:val="none" w:sz="0" w:space="0" w:color="auto"/>
          </w:divBdr>
        </w:div>
        <w:div w:id="545263382">
          <w:marLeft w:val="480"/>
          <w:marRight w:val="0"/>
          <w:marTop w:val="0"/>
          <w:marBottom w:val="0"/>
          <w:divBdr>
            <w:top w:val="none" w:sz="0" w:space="0" w:color="auto"/>
            <w:left w:val="none" w:sz="0" w:space="0" w:color="auto"/>
            <w:bottom w:val="none" w:sz="0" w:space="0" w:color="auto"/>
            <w:right w:val="none" w:sz="0" w:space="0" w:color="auto"/>
          </w:divBdr>
        </w:div>
        <w:div w:id="1213344855">
          <w:marLeft w:val="480"/>
          <w:marRight w:val="0"/>
          <w:marTop w:val="0"/>
          <w:marBottom w:val="0"/>
          <w:divBdr>
            <w:top w:val="none" w:sz="0" w:space="0" w:color="auto"/>
            <w:left w:val="none" w:sz="0" w:space="0" w:color="auto"/>
            <w:bottom w:val="none" w:sz="0" w:space="0" w:color="auto"/>
            <w:right w:val="none" w:sz="0" w:space="0" w:color="auto"/>
          </w:divBdr>
        </w:div>
        <w:div w:id="651719666">
          <w:marLeft w:val="480"/>
          <w:marRight w:val="0"/>
          <w:marTop w:val="0"/>
          <w:marBottom w:val="0"/>
          <w:divBdr>
            <w:top w:val="none" w:sz="0" w:space="0" w:color="auto"/>
            <w:left w:val="none" w:sz="0" w:space="0" w:color="auto"/>
            <w:bottom w:val="none" w:sz="0" w:space="0" w:color="auto"/>
            <w:right w:val="none" w:sz="0" w:space="0" w:color="auto"/>
          </w:divBdr>
        </w:div>
        <w:div w:id="966740364">
          <w:marLeft w:val="480"/>
          <w:marRight w:val="0"/>
          <w:marTop w:val="0"/>
          <w:marBottom w:val="0"/>
          <w:divBdr>
            <w:top w:val="none" w:sz="0" w:space="0" w:color="auto"/>
            <w:left w:val="none" w:sz="0" w:space="0" w:color="auto"/>
            <w:bottom w:val="none" w:sz="0" w:space="0" w:color="auto"/>
            <w:right w:val="none" w:sz="0" w:space="0" w:color="auto"/>
          </w:divBdr>
        </w:div>
        <w:div w:id="665322336">
          <w:marLeft w:val="480"/>
          <w:marRight w:val="0"/>
          <w:marTop w:val="0"/>
          <w:marBottom w:val="0"/>
          <w:divBdr>
            <w:top w:val="none" w:sz="0" w:space="0" w:color="auto"/>
            <w:left w:val="none" w:sz="0" w:space="0" w:color="auto"/>
            <w:bottom w:val="none" w:sz="0" w:space="0" w:color="auto"/>
            <w:right w:val="none" w:sz="0" w:space="0" w:color="auto"/>
          </w:divBdr>
        </w:div>
        <w:div w:id="1907836719">
          <w:marLeft w:val="480"/>
          <w:marRight w:val="0"/>
          <w:marTop w:val="0"/>
          <w:marBottom w:val="0"/>
          <w:divBdr>
            <w:top w:val="none" w:sz="0" w:space="0" w:color="auto"/>
            <w:left w:val="none" w:sz="0" w:space="0" w:color="auto"/>
            <w:bottom w:val="none" w:sz="0" w:space="0" w:color="auto"/>
            <w:right w:val="none" w:sz="0" w:space="0" w:color="auto"/>
          </w:divBdr>
        </w:div>
        <w:div w:id="2110730741">
          <w:marLeft w:val="480"/>
          <w:marRight w:val="0"/>
          <w:marTop w:val="0"/>
          <w:marBottom w:val="0"/>
          <w:divBdr>
            <w:top w:val="none" w:sz="0" w:space="0" w:color="auto"/>
            <w:left w:val="none" w:sz="0" w:space="0" w:color="auto"/>
            <w:bottom w:val="none" w:sz="0" w:space="0" w:color="auto"/>
            <w:right w:val="none" w:sz="0" w:space="0" w:color="auto"/>
          </w:divBdr>
        </w:div>
        <w:div w:id="504638919">
          <w:marLeft w:val="480"/>
          <w:marRight w:val="0"/>
          <w:marTop w:val="0"/>
          <w:marBottom w:val="0"/>
          <w:divBdr>
            <w:top w:val="none" w:sz="0" w:space="0" w:color="auto"/>
            <w:left w:val="none" w:sz="0" w:space="0" w:color="auto"/>
            <w:bottom w:val="none" w:sz="0" w:space="0" w:color="auto"/>
            <w:right w:val="none" w:sz="0" w:space="0" w:color="auto"/>
          </w:divBdr>
        </w:div>
        <w:div w:id="1222864253">
          <w:marLeft w:val="480"/>
          <w:marRight w:val="0"/>
          <w:marTop w:val="0"/>
          <w:marBottom w:val="0"/>
          <w:divBdr>
            <w:top w:val="none" w:sz="0" w:space="0" w:color="auto"/>
            <w:left w:val="none" w:sz="0" w:space="0" w:color="auto"/>
            <w:bottom w:val="none" w:sz="0" w:space="0" w:color="auto"/>
            <w:right w:val="none" w:sz="0" w:space="0" w:color="auto"/>
          </w:divBdr>
        </w:div>
        <w:div w:id="1890221982">
          <w:marLeft w:val="480"/>
          <w:marRight w:val="0"/>
          <w:marTop w:val="0"/>
          <w:marBottom w:val="0"/>
          <w:divBdr>
            <w:top w:val="none" w:sz="0" w:space="0" w:color="auto"/>
            <w:left w:val="none" w:sz="0" w:space="0" w:color="auto"/>
            <w:bottom w:val="none" w:sz="0" w:space="0" w:color="auto"/>
            <w:right w:val="none" w:sz="0" w:space="0" w:color="auto"/>
          </w:divBdr>
        </w:div>
        <w:div w:id="209147538">
          <w:marLeft w:val="480"/>
          <w:marRight w:val="0"/>
          <w:marTop w:val="0"/>
          <w:marBottom w:val="0"/>
          <w:divBdr>
            <w:top w:val="none" w:sz="0" w:space="0" w:color="auto"/>
            <w:left w:val="none" w:sz="0" w:space="0" w:color="auto"/>
            <w:bottom w:val="none" w:sz="0" w:space="0" w:color="auto"/>
            <w:right w:val="none" w:sz="0" w:space="0" w:color="auto"/>
          </w:divBdr>
        </w:div>
        <w:div w:id="1320620990">
          <w:marLeft w:val="480"/>
          <w:marRight w:val="0"/>
          <w:marTop w:val="0"/>
          <w:marBottom w:val="0"/>
          <w:divBdr>
            <w:top w:val="none" w:sz="0" w:space="0" w:color="auto"/>
            <w:left w:val="none" w:sz="0" w:space="0" w:color="auto"/>
            <w:bottom w:val="none" w:sz="0" w:space="0" w:color="auto"/>
            <w:right w:val="none" w:sz="0" w:space="0" w:color="auto"/>
          </w:divBdr>
        </w:div>
        <w:div w:id="1771051248">
          <w:marLeft w:val="480"/>
          <w:marRight w:val="0"/>
          <w:marTop w:val="0"/>
          <w:marBottom w:val="0"/>
          <w:divBdr>
            <w:top w:val="none" w:sz="0" w:space="0" w:color="auto"/>
            <w:left w:val="none" w:sz="0" w:space="0" w:color="auto"/>
            <w:bottom w:val="none" w:sz="0" w:space="0" w:color="auto"/>
            <w:right w:val="none" w:sz="0" w:space="0" w:color="auto"/>
          </w:divBdr>
        </w:div>
        <w:div w:id="949242230">
          <w:marLeft w:val="480"/>
          <w:marRight w:val="0"/>
          <w:marTop w:val="0"/>
          <w:marBottom w:val="0"/>
          <w:divBdr>
            <w:top w:val="none" w:sz="0" w:space="0" w:color="auto"/>
            <w:left w:val="none" w:sz="0" w:space="0" w:color="auto"/>
            <w:bottom w:val="none" w:sz="0" w:space="0" w:color="auto"/>
            <w:right w:val="none" w:sz="0" w:space="0" w:color="auto"/>
          </w:divBdr>
        </w:div>
        <w:div w:id="1410234226">
          <w:marLeft w:val="480"/>
          <w:marRight w:val="0"/>
          <w:marTop w:val="0"/>
          <w:marBottom w:val="0"/>
          <w:divBdr>
            <w:top w:val="none" w:sz="0" w:space="0" w:color="auto"/>
            <w:left w:val="none" w:sz="0" w:space="0" w:color="auto"/>
            <w:bottom w:val="none" w:sz="0" w:space="0" w:color="auto"/>
            <w:right w:val="none" w:sz="0" w:space="0" w:color="auto"/>
          </w:divBdr>
        </w:div>
        <w:div w:id="1774399946">
          <w:marLeft w:val="480"/>
          <w:marRight w:val="0"/>
          <w:marTop w:val="0"/>
          <w:marBottom w:val="0"/>
          <w:divBdr>
            <w:top w:val="none" w:sz="0" w:space="0" w:color="auto"/>
            <w:left w:val="none" w:sz="0" w:space="0" w:color="auto"/>
            <w:bottom w:val="none" w:sz="0" w:space="0" w:color="auto"/>
            <w:right w:val="none" w:sz="0" w:space="0" w:color="auto"/>
          </w:divBdr>
        </w:div>
        <w:div w:id="898978469">
          <w:marLeft w:val="480"/>
          <w:marRight w:val="0"/>
          <w:marTop w:val="0"/>
          <w:marBottom w:val="0"/>
          <w:divBdr>
            <w:top w:val="none" w:sz="0" w:space="0" w:color="auto"/>
            <w:left w:val="none" w:sz="0" w:space="0" w:color="auto"/>
            <w:bottom w:val="none" w:sz="0" w:space="0" w:color="auto"/>
            <w:right w:val="none" w:sz="0" w:space="0" w:color="auto"/>
          </w:divBdr>
        </w:div>
      </w:divsChild>
    </w:div>
    <w:div w:id="368259167">
      <w:bodyDiv w:val="1"/>
      <w:marLeft w:val="0"/>
      <w:marRight w:val="0"/>
      <w:marTop w:val="0"/>
      <w:marBottom w:val="0"/>
      <w:divBdr>
        <w:top w:val="none" w:sz="0" w:space="0" w:color="auto"/>
        <w:left w:val="none" w:sz="0" w:space="0" w:color="auto"/>
        <w:bottom w:val="none" w:sz="0" w:space="0" w:color="auto"/>
        <w:right w:val="none" w:sz="0" w:space="0" w:color="auto"/>
      </w:divBdr>
    </w:div>
    <w:div w:id="374896101">
      <w:bodyDiv w:val="1"/>
      <w:marLeft w:val="0"/>
      <w:marRight w:val="0"/>
      <w:marTop w:val="0"/>
      <w:marBottom w:val="0"/>
      <w:divBdr>
        <w:top w:val="none" w:sz="0" w:space="0" w:color="auto"/>
        <w:left w:val="none" w:sz="0" w:space="0" w:color="auto"/>
        <w:bottom w:val="none" w:sz="0" w:space="0" w:color="auto"/>
        <w:right w:val="none" w:sz="0" w:space="0" w:color="auto"/>
      </w:divBdr>
    </w:div>
    <w:div w:id="378553810">
      <w:bodyDiv w:val="1"/>
      <w:marLeft w:val="0"/>
      <w:marRight w:val="0"/>
      <w:marTop w:val="0"/>
      <w:marBottom w:val="0"/>
      <w:divBdr>
        <w:top w:val="none" w:sz="0" w:space="0" w:color="auto"/>
        <w:left w:val="none" w:sz="0" w:space="0" w:color="auto"/>
        <w:bottom w:val="none" w:sz="0" w:space="0" w:color="auto"/>
        <w:right w:val="none" w:sz="0" w:space="0" w:color="auto"/>
      </w:divBdr>
    </w:div>
    <w:div w:id="378894727">
      <w:bodyDiv w:val="1"/>
      <w:marLeft w:val="0"/>
      <w:marRight w:val="0"/>
      <w:marTop w:val="0"/>
      <w:marBottom w:val="0"/>
      <w:divBdr>
        <w:top w:val="none" w:sz="0" w:space="0" w:color="auto"/>
        <w:left w:val="none" w:sz="0" w:space="0" w:color="auto"/>
        <w:bottom w:val="none" w:sz="0" w:space="0" w:color="auto"/>
        <w:right w:val="none" w:sz="0" w:space="0" w:color="auto"/>
      </w:divBdr>
    </w:div>
    <w:div w:id="380054189">
      <w:bodyDiv w:val="1"/>
      <w:marLeft w:val="0"/>
      <w:marRight w:val="0"/>
      <w:marTop w:val="0"/>
      <w:marBottom w:val="0"/>
      <w:divBdr>
        <w:top w:val="none" w:sz="0" w:space="0" w:color="auto"/>
        <w:left w:val="none" w:sz="0" w:space="0" w:color="auto"/>
        <w:bottom w:val="none" w:sz="0" w:space="0" w:color="auto"/>
        <w:right w:val="none" w:sz="0" w:space="0" w:color="auto"/>
      </w:divBdr>
    </w:div>
    <w:div w:id="380638195">
      <w:bodyDiv w:val="1"/>
      <w:marLeft w:val="0"/>
      <w:marRight w:val="0"/>
      <w:marTop w:val="0"/>
      <w:marBottom w:val="0"/>
      <w:divBdr>
        <w:top w:val="none" w:sz="0" w:space="0" w:color="auto"/>
        <w:left w:val="none" w:sz="0" w:space="0" w:color="auto"/>
        <w:bottom w:val="none" w:sz="0" w:space="0" w:color="auto"/>
        <w:right w:val="none" w:sz="0" w:space="0" w:color="auto"/>
      </w:divBdr>
      <w:divsChild>
        <w:div w:id="297028920">
          <w:marLeft w:val="480"/>
          <w:marRight w:val="0"/>
          <w:marTop w:val="0"/>
          <w:marBottom w:val="0"/>
          <w:divBdr>
            <w:top w:val="none" w:sz="0" w:space="0" w:color="auto"/>
            <w:left w:val="none" w:sz="0" w:space="0" w:color="auto"/>
            <w:bottom w:val="none" w:sz="0" w:space="0" w:color="auto"/>
            <w:right w:val="none" w:sz="0" w:space="0" w:color="auto"/>
          </w:divBdr>
        </w:div>
        <w:div w:id="60105298">
          <w:marLeft w:val="480"/>
          <w:marRight w:val="0"/>
          <w:marTop w:val="0"/>
          <w:marBottom w:val="0"/>
          <w:divBdr>
            <w:top w:val="none" w:sz="0" w:space="0" w:color="auto"/>
            <w:left w:val="none" w:sz="0" w:space="0" w:color="auto"/>
            <w:bottom w:val="none" w:sz="0" w:space="0" w:color="auto"/>
            <w:right w:val="none" w:sz="0" w:space="0" w:color="auto"/>
          </w:divBdr>
        </w:div>
        <w:div w:id="1196582391">
          <w:marLeft w:val="480"/>
          <w:marRight w:val="0"/>
          <w:marTop w:val="0"/>
          <w:marBottom w:val="0"/>
          <w:divBdr>
            <w:top w:val="none" w:sz="0" w:space="0" w:color="auto"/>
            <w:left w:val="none" w:sz="0" w:space="0" w:color="auto"/>
            <w:bottom w:val="none" w:sz="0" w:space="0" w:color="auto"/>
            <w:right w:val="none" w:sz="0" w:space="0" w:color="auto"/>
          </w:divBdr>
        </w:div>
        <w:div w:id="1284967495">
          <w:marLeft w:val="480"/>
          <w:marRight w:val="0"/>
          <w:marTop w:val="0"/>
          <w:marBottom w:val="0"/>
          <w:divBdr>
            <w:top w:val="none" w:sz="0" w:space="0" w:color="auto"/>
            <w:left w:val="none" w:sz="0" w:space="0" w:color="auto"/>
            <w:bottom w:val="none" w:sz="0" w:space="0" w:color="auto"/>
            <w:right w:val="none" w:sz="0" w:space="0" w:color="auto"/>
          </w:divBdr>
        </w:div>
        <w:div w:id="463085795">
          <w:marLeft w:val="480"/>
          <w:marRight w:val="0"/>
          <w:marTop w:val="0"/>
          <w:marBottom w:val="0"/>
          <w:divBdr>
            <w:top w:val="none" w:sz="0" w:space="0" w:color="auto"/>
            <w:left w:val="none" w:sz="0" w:space="0" w:color="auto"/>
            <w:bottom w:val="none" w:sz="0" w:space="0" w:color="auto"/>
            <w:right w:val="none" w:sz="0" w:space="0" w:color="auto"/>
          </w:divBdr>
        </w:div>
        <w:div w:id="792098266">
          <w:marLeft w:val="480"/>
          <w:marRight w:val="0"/>
          <w:marTop w:val="0"/>
          <w:marBottom w:val="0"/>
          <w:divBdr>
            <w:top w:val="none" w:sz="0" w:space="0" w:color="auto"/>
            <w:left w:val="none" w:sz="0" w:space="0" w:color="auto"/>
            <w:bottom w:val="none" w:sz="0" w:space="0" w:color="auto"/>
            <w:right w:val="none" w:sz="0" w:space="0" w:color="auto"/>
          </w:divBdr>
        </w:div>
        <w:div w:id="1758015530">
          <w:marLeft w:val="480"/>
          <w:marRight w:val="0"/>
          <w:marTop w:val="0"/>
          <w:marBottom w:val="0"/>
          <w:divBdr>
            <w:top w:val="none" w:sz="0" w:space="0" w:color="auto"/>
            <w:left w:val="none" w:sz="0" w:space="0" w:color="auto"/>
            <w:bottom w:val="none" w:sz="0" w:space="0" w:color="auto"/>
            <w:right w:val="none" w:sz="0" w:space="0" w:color="auto"/>
          </w:divBdr>
        </w:div>
        <w:div w:id="1459757791">
          <w:marLeft w:val="480"/>
          <w:marRight w:val="0"/>
          <w:marTop w:val="0"/>
          <w:marBottom w:val="0"/>
          <w:divBdr>
            <w:top w:val="none" w:sz="0" w:space="0" w:color="auto"/>
            <w:left w:val="none" w:sz="0" w:space="0" w:color="auto"/>
            <w:bottom w:val="none" w:sz="0" w:space="0" w:color="auto"/>
            <w:right w:val="none" w:sz="0" w:space="0" w:color="auto"/>
          </w:divBdr>
        </w:div>
        <w:div w:id="1509171632">
          <w:marLeft w:val="480"/>
          <w:marRight w:val="0"/>
          <w:marTop w:val="0"/>
          <w:marBottom w:val="0"/>
          <w:divBdr>
            <w:top w:val="none" w:sz="0" w:space="0" w:color="auto"/>
            <w:left w:val="none" w:sz="0" w:space="0" w:color="auto"/>
            <w:bottom w:val="none" w:sz="0" w:space="0" w:color="auto"/>
            <w:right w:val="none" w:sz="0" w:space="0" w:color="auto"/>
          </w:divBdr>
        </w:div>
        <w:div w:id="1987278341">
          <w:marLeft w:val="480"/>
          <w:marRight w:val="0"/>
          <w:marTop w:val="0"/>
          <w:marBottom w:val="0"/>
          <w:divBdr>
            <w:top w:val="none" w:sz="0" w:space="0" w:color="auto"/>
            <w:left w:val="none" w:sz="0" w:space="0" w:color="auto"/>
            <w:bottom w:val="none" w:sz="0" w:space="0" w:color="auto"/>
            <w:right w:val="none" w:sz="0" w:space="0" w:color="auto"/>
          </w:divBdr>
        </w:div>
        <w:div w:id="1499077965">
          <w:marLeft w:val="480"/>
          <w:marRight w:val="0"/>
          <w:marTop w:val="0"/>
          <w:marBottom w:val="0"/>
          <w:divBdr>
            <w:top w:val="none" w:sz="0" w:space="0" w:color="auto"/>
            <w:left w:val="none" w:sz="0" w:space="0" w:color="auto"/>
            <w:bottom w:val="none" w:sz="0" w:space="0" w:color="auto"/>
            <w:right w:val="none" w:sz="0" w:space="0" w:color="auto"/>
          </w:divBdr>
        </w:div>
        <w:div w:id="644435650">
          <w:marLeft w:val="480"/>
          <w:marRight w:val="0"/>
          <w:marTop w:val="0"/>
          <w:marBottom w:val="0"/>
          <w:divBdr>
            <w:top w:val="none" w:sz="0" w:space="0" w:color="auto"/>
            <w:left w:val="none" w:sz="0" w:space="0" w:color="auto"/>
            <w:bottom w:val="none" w:sz="0" w:space="0" w:color="auto"/>
            <w:right w:val="none" w:sz="0" w:space="0" w:color="auto"/>
          </w:divBdr>
        </w:div>
        <w:div w:id="434179790">
          <w:marLeft w:val="480"/>
          <w:marRight w:val="0"/>
          <w:marTop w:val="0"/>
          <w:marBottom w:val="0"/>
          <w:divBdr>
            <w:top w:val="none" w:sz="0" w:space="0" w:color="auto"/>
            <w:left w:val="none" w:sz="0" w:space="0" w:color="auto"/>
            <w:bottom w:val="none" w:sz="0" w:space="0" w:color="auto"/>
            <w:right w:val="none" w:sz="0" w:space="0" w:color="auto"/>
          </w:divBdr>
        </w:div>
        <w:div w:id="1987542737">
          <w:marLeft w:val="480"/>
          <w:marRight w:val="0"/>
          <w:marTop w:val="0"/>
          <w:marBottom w:val="0"/>
          <w:divBdr>
            <w:top w:val="none" w:sz="0" w:space="0" w:color="auto"/>
            <w:left w:val="none" w:sz="0" w:space="0" w:color="auto"/>
            <w:bottom w:val="none" w:sz="0" w:space="0" w:color="auto"/>
            <w:right w:val="none" w:sz="0" w:space="0" w:color="auto"/>
          </w:divBdr>
        </w:div>
        <w:div w:id="1229606559">
          <w:marLeft w:val="480"/>
          <w:marRight w:val="0"/>
          <w:marTop w:val="0"/>
          <w:marBottom w:val="0"/>
          <w:divBdr>
            <w:top w:val="none" w:sz="0" w:space="0" w:color="auto"/>
            <w:left w:val="none" w:sz="0" w:space="0" w:color="auto"/>
            <w:bottom w:val="none" w:sz="0" w:space="0" w:color="auto"/>
            <w:right w:val="none" w:sz="0" w:space="0" w:color="auto"/>
          </w:divBdr>
        </w:div>
        <w:div w:id="937062807">
          <w:marLeft w:val="480"/>
          <w:marRight w:val="0"/>
          <w:marTop w:val="0"/>
          <w:marBottom w:val="0"/>
          <w:divBdr>
            <w:top w:val="none" w:sz="0" w:space="0" w:color="auto"/>
            <w:left w:val="none" w:sz="0" w:space="0" w:color="auto"/>
            <w:bottom w:val="none" w:sz="0" w:space="0" w:color="auto"/>
            <w:right w:val="none" w:sz="0" w:space="0" w:color="auto"/>
          </w:divBdr>
        </w:div>
        <w:div w:id="1490365836">
          <w:marLeft w:val="480"/>
          <w:marRight w:val="0"/>
          <w:marTop w:val="0"/>
          <w:marBottom w:val="0"/>
          <w:divBdr>
            <w:top w:val="none" w:sz="0" w:space="0" w:color="auto"/>
            <w:left w:val="none" w:sz="0" w:space="0" w:color="auto"/>
            <w:bottom w:val="none" w:sz="0" w:space="0" w:color="auto"/>
            <w:right w:val="none" w:sz="0" w:space="0" w:color="auto"/>
          </w:divBdr>
        </w:div>
        <w:div w:id="1529373667">
          <w:marLeft w:val="480"/>
          <w:marRight w:val="0"/>
          <w:marTop w:val="0"/>
          <w:marBottom w:val="0"/>
          <w:divBdr>
            <w:top w:val="none" w:sz="0" w:space="0" w:color="auto"/>
            <w:left w:val="none" w:sz="0" w:space="0" w:color="auto"/>
            <w:bottom w:val="none" w:sz="0" w:space="0" w:color="auto"/>
            <w:right w:val="none" w:sz="0" w:space="0" w:color="auto"/>
          </w:divBdr>
        </w:div>
        <w:div w:id="331447939">
          <w:marLeft w:val="480"/>
          <w:marRight w:val="0"/>
          <w:marTop w:val="0"/>
          <w:marBottom w:val="0"/>
          <w:divBdr>
            <w:top w:val="none" w:sz="0" w:space="0" w:color="auto"/>
            <w:left w:val="none" w:sz="0" w:space="0" w:color="auto"/>
            <w:bottom w:val="none" w:sz="0" w:space="0" w:color="auto"/>
            <w:right w:val="none" w:sz="0" w:space="0" w:color="auto"/>
          </w:divBdr>
        </w:div>
        <w:div w:id="386033033">
          <w:marLeft w:val="480"/>
          <w:marRight w:val="0"/>
          <w:marTop w:val="0"/>
          <w:marBottom w:val="0"/>
          <w:divBdr>
            <w:top w:val="none" w:sz="0" w:space="0" w:color="auto"/>
            <w:left w:val="none" w:sz="0" w:space="0" w:color="auto"/>
            <w:bottom w:val="none" w:sz="0" w:space="0" w:color="auto"/>
            <w:right w:val="none" w:sz="0" w:space="0" w:color="auto"/>
          </w:divBdr>
        </w:div>
        <w:div w:id="1300110297">
          <w:marLeft w:val="480"/>
          <w:marRight w:val="0"/>
          <w:marTop w:val="0"/>
          <w:marBottom w:val="0"/>
          <w:divBdr>
            <w:top w:val="none" w:sz="0" w:space="0" w:color="auto"/>
            <w:left w:val="none" w:sz="0" w:space="0" w:color="auto"/>
            <w:bottom w:val="none" w:sz="0" w:space="0" w:color="auto"/>
            <w:right w:val="none" w:sz="0" w:space="0" w:color="auto"/>
          </w:divBdr>
        </w:div>
        <w:div w:id="1628314910">
          <w:marLeft w:val="480"/>
          <w:marRight w:val="0"/>
          <w:marTop w:val="0"/>
          <w:marBottom w:val="0"/>
          <w:divBdr>
            <w:top w:val="none" w:sz="0" w:space="0" w:color="auto"/>
            <w:left w:val="none" w:sz="0" w:space="0" w:color="auto"/>
            <w:bottom w:val="none" w:sz="0" w:space="0" w:color="auto"/>
            <w:right w:val="none" w:sz="0" w:space="0" w:color="auto"/>
          </w:divBdr>
        </w:div>
        <w:div w:id="607278712">
          <w:marLeft w:val="480"/>
          <w:marRight w:val="0"/>
          <w:marTop w:val="0"/>
          <w:marBottom w:val="0"/>
          <w:divBdr>
            <w:top w:val="none" w:sz="0" w:space="0" w:color="auto"/>
            <w:left w:val="none" w:sz="0" w:space="0" w:color="auto"/>
            <w:bottom w:val="none" w:sz="0" w:space="0" w:color="auto"/>
            <w:right w:val="none" w:sz="0" w:space="0" w:color="auto"/>
          </w:divBdr>
        </w:div>
        <w:div w:id="1606228979">
          <w:marLeft w:val="480"/>
          <w:marRight w:val="0"/>
          <w:marTop w:val="0"/>
          <w:marBottom w:val="0"/>
          <w:divBdr>
            <w:top w:val="none" w:sz="0" w:space="0" w:color="auto"/>
            <w:left w:val="none" w:sz="0" w:space="0" w:color="auto"/>
            <w:bottom w:val="none" w:sz="0" w:space="0" w:color="auto"/>
            <w:right w:val="none" w:sz="0" w:space="0" w:color="auto"/>
          </w:divBdr>
        </w:div>
        <w:div w:id="1231887963">
          <w:marLeft w:val="480"/>
          <w:marRight w:val="0"/>
          <w:marTop w:val="0"/>
          <w:marBottom w:val="0"/>
          <w:divBdr>
            <w:top w:val="none" w:sz="0" w:space="0" w:color="auto"/>
            <w:left w:val="none" w:sz="0" w:space="0" w:color="auto"/>
            <w:bottom w:val="none" w:sz="0" w:space="0" w:color="auto"/>
            <w:right w:val="none" w:sz="0" w:space="0" w:color="auto"/>
          </w:divBdr>
        </w:div>
        <w:div w:id="386607516">
          <w:marLeft w:val="480"/>
          <w:marRight w:val="0"/>
          <w:marTop w:val="0"/>
          <w:marBottom w:val="0"/>
          <w:divBdr>
            <w:top w:val="none" w:sz="0" w:space="0" w:color="auto"/>
            <w:left w:val="none" w:sz="0" w:space="0" w:color="auto"/>
            <w:bottom w:val="none" w:sz="0" w:space="0" w:color="auto"/>
            <w:right w:val="none" w:sz="0" w:space="0" w:color="auto"/>
          </w:divBdr>
        </w:div>
        <w:div w:id="1514605953">
          <w:marLeft w:val="480"/>
          <w:marRight w:val="0"/>
          <w:marTop w:val="0"/>
          <w:marBottom w:val="0"/>
          <w:divBdr>
            <w:top w:val="none" w:sz="0" w:space="0" w:color="auto"/>
            <w:left w:val="none" w:sz="0" w:space="0" w:color="auto"/>
            <w:bottom w:val="none" w:sz="0" w:space="0" w:color="auto"/>
            <w:right w:val="none" w:sz="0" w:space="0" w:color="auto"/>
          </w:divBdr>
        </w:div>
        <w:div w:id="262149756">
          <w:marLeft w:val="480"/>
          <w:marRight w:val="0"/>
          <w:marTop w:val="0"/>
          <w:marBottom w:val="0"/>
          <w:divBdr>
            <w:top w:val="none" w:sz="0" w:space="0" w:color="auto"/>
            <w:left w:val="none" w:sz="0" w:space="0" w:color="auto"/>
            <w:bottom w:val="none" w:sz="0" w:space="0" w:color="auto"/>
            <w:right w:val="none" w:sz="0" w:space="0" w:color="auto"/>
          </w:divBdr>
        </w:div>
        <w:div w:id="733351806">
          <w:marLeft w:val="480"/>
          <w:marRight w:val="0"/>
          <w:marTop w:val="0"/>
          <w:marBottom w:val="0"/>
          <w:divBdr>
            <w:top w:val="none" w:sz="0" w:space="0" w:color="auto"/>
            <w:left w:val="none" w:sz="0" w:space="0" w:color="auto"/>
            <w:bottom w:val="none" w:sz="0" w:space="0" w:color="auto"/>
            <w:right w:val="none" w:sz="0" w:space="0" w:color="auto"/>
          </w:divBdr>
        </w:div>
        <w:div w:id="1317220515">
          <w:marLeft w:val="480"/>
          <w:marRight w:val="0"/>
          <w:marTop w:val="0"/>
          <w:marBottom w:val="0"/>
          <w:divBdr>
            <w:top w:val="none" w:sz="0" w:space="0" w:color="auto"/>
            <w:left w:val="none" w:sz="0" w:space="0" w:color="auto"/>
            <w:bottom w:val="none" w:sz="0" w:space="0" w:color="auto"/>
            <w:right w:val="none" w:sz="0" w:space="0" w:color="auto"/>
          </w:divBdr>
        </w:div>
        <w:div w:id="1970280307">
          <w:marLeft w:val="480"/>
          <w:marRight w:val="0"/>
          <w:marTop w:val="0"/>
          <w:marBottom w:val="0"/>
          <w:divBdr>
            <w:top w:val="none" w:sz="0" w:space="0" w:color="auto"/>
            <w:left w:val="none" w:sz="0" w:space="0" w:color="auto"/>
            <w:bottom w:val="none" w:sz="0" w:space="0" w:color="auto"/>
            <w:right w:val="none" w:sz="0" w:space="0" w:color="auto"/>
          </w:divBdr>
        </w:div>
        <w:div w:id="885486157">
          <w:marLeft w:val="480"/>
          <w:marRight w:val="0"/>
          <w:marTop w:val="0"/>
          <w:marBottom w:val="0"/>
          <w:divBdr>
            <w:top w:val="none" w:sz="0" w:space="0" w:color="auto"/>
            <w:left w:val="none" w:sz="0" w:space="0" w:color="auto"/>
            <w:bottom w:val="none" w:sz="0" w:space="0" w:color="auto"/>
            <w:right w:val="none" w:sz="0" w:space="0" w:color="auto"/>
          </w:divBdr>
        </w:div>
        <w:div w:id="737048152">
          <w:marLeft w:val="480"/>
          <w:marRight w:val="0"/>
          <w:marTop w:val="0"/>
          <w:marBottom w:val="0"/>
          <w:divBdr>
            <w:top w:val="none" w:sz="0" w:space="0" w:color="auto"/>
            <w:left w:val="none" w:sz="0" w:space="0" w:color="auto"/>
            <w:bottom w:val="none" w:sz="0" w:space="0" w:color="auto"/>
            <w:right w:val="none" w:sz="0" w:space="0" w:color="auto"/>
          </w:divBdr>
        </w:div>
        <w:div w:id="653142057">
          <w:marLeft w:val="480"/>
          <w:marRight w:val="0"/>
          <w:marTop w:val="0"/>
          <w:marBottom w:val="0"/>
          <w:divBdr>
            <w:top w:val="none" w:sz="0" w:space="0" w:color="auto"/>
            <w:left w:val="none" w:sz="0" w:space="0" w:color="auto"/>
            <w:bottom w:val="none" w:sz="0" w:space="0" w:color="auto"/>
            <w:right w:val="none" w:sz="0" w:space="0" w:color="auto"/>
          </w:divBdr>
        </w:div>
        <w:div w:id="1024865798">
          <w:marLeft w:val="480"/>
          <w:marRight w:val="0"/>
          <w:marTop w:val="0"/>
          <w:marBottom w:val="0"/>
          <w:divBdr>
            <w:top w:val="none" w:sz="0" w:space="0" w:color="auto"/>
            <w:left w:val="none" w:sz="0" w:space="0" w:color="auto"/>
            <w:bottom w:val="none" w:sz="0" w:space="0" w:color="auto"/>
            <w:right w:val="none" w:sz="0" w:space="0" w:color="auto"/>
          </w:divBdr>
        </w:div>
        <w:div w:id="714500788">
          <w:marLeft w:val="480"/>
          <w:marRight w:val="0"/>
          <w:marTop w:val="0"/>
          <w:marBottom w:val="0"/>
          <w:divBdr>
            <w:top w:val="none" w:sz="0" w:space="0" w:color="auto"/>
            <w:left w:val="none" w:sz="0" w:space="0" w:color="auto"/>
            <w:bottom w:val="none" w:sz="0" w:space="0" w:color="auto"/>
            <w:right w:val="none" w:sz="0" w:space="0" w:color="auto"/>
          </w:divBdr>
        </w:div>
        <w:div w:id="477840013">
          <w:marLeft w:val="480"/>
          <w:marRight w:val="0"/>
          <w:marTop w:val="0"/>
          <w:marBottom w:val="0"/>
          <w:divBdr>
            <w:top w:val="none" w:sz="0" w:space="0" w:color="auto"/>
            <w:left w:val="none" w:sz="0" w:space="0" w:color="auto"/>
            <w:bottom w:val="none" w:sz="0" w:space="0" w:color="auto"/>
            <w:right w:val="none" w:sz="0" w:space="0" w:color="auto"/>
          </w:divBdr>
        </w:div>
        <w:div w:id="1085880028">
          <w:marLeft w:val="480"/>
          <w:marRight w:val="0"/>
          <w:marTop w:val="0"/>
          <w:marBottom w:val="0"/>
          <w:divBdr>
            <w:top w:val="none" w:sz="0" w:space="0" w:color="auto"/>
            <w:left w:val="none" w:sz="0" w:space="0" w:color="auto"/>
            <w:bottom w:val="none" w:sz="0" w:space="0" w:color="auto"/>
            <w:right w:val="none" w:sz="0" w:space="0" w:color="auto"/>
          </w:divBdr>
        </w:div>
        <w:div w:id="1074930520">
          <w:marLeft w:val="480"/>
          <w:marRight w:val="0"/>
          <w:marTop w:val="0"/>
          <w:marBottom w:val="0"/>
          <w:divBdr>
            <w:top w:val="none" w:sz="0" w:space="0" w:color="auto"/>
            <w:left w:val="none" w:sz="0" w:space="0" w:color="auto"/>
            <w:bottom w:val="none" w:sz="0" w:space="0" w:color="auto"/>
            <w:right w:val="none" w:sz="0" w:space="0" w:color="auto"/>
          </w:divBdr>
        </w:div>
        <w:div w:id="2044399153">
          <w:marLeft w:val="480"/>
          <w:marRight w:val="0"/>
          <w:marTop w:val="0"/>
          <w:marBottom w:val="0"/>
          <w:divBdr>
            <w:top w:val="none" w:sz="0" w:space="0" w:color="auto"/>
            <w:left w:val="none" w:sz="0" w:space="0" w:color="auto"/>
            <w:bottom w:val="none" w:sz="0" w:space="0" w:color="auto"/>
            <w:right w:val="none" w:sz="0" w:space="0" w:color="auto"/>
          </w:divBdr>
        </w:div>
        <w:div w:id="27722898">
          <w:marLeft w:val="480"/>
          <w:marRight w:val="0"/>
          <w:marTop w:val="0"/>
          <w:marBottom w:val="0"/>
          <w:divBdr>
            <w:top w:val="none" w:sz="0" w:space="0" w:color="auto"/>
            <w:left w:val="none" w:sz="0" w:space="0" w:color="auto"/>
            <w:bottom w:val="none" w:sz="0" w:space="0" w:color="auto"/>
            <w:right w:val="none" w:sz="0" w:space="0" w:color="auto"/>
          </w:divBdr>
        </w:div>
        <w:div w:id="1789739303">
          <w:marLeft w:val="480"/>
          <w:marRight w:val="0"/>
          <w:marTop w:val="0"/>
          <w:marBottom w:val="0"/>
          <w:divBdr>
            <w:top w:val="none" w:sz="0" w:space="0" w:color="auto"/>
            <w:left w:val="none" w:sz="0" w:space="0" w:color="auto"/>
            <w:bottom w:val="none" w:sz="0" w:space="0" w:color="auto"/>
            <w:right w:val="none" w:sz="0" w:space="0" w:color="auto"/>
          </w:divBdr>
        </w:div>
        <w:div w:id="47733401">
          <w:marLeft w:val="480"/>
          <w:marRight w:val="0"/>
          <w:marTop w:val="0"/>
          <w:marBottom w:val="0"/>
          <w:divBdr>
            <w:top w:val="none" w:sz="0" w:space="0" w:color="auto"/>
            <w:left w:val="none" w:sz="0" w:space="0" w:color="auto"/>
            <w:bottom w:val="none" w:sz="0" w:space="0" w:color="auto"/>
            <w:right w:val="none" w:sz="0" w:space="0" w:color="auto"/>
          </w:divBdr>
        </w:div>
        <w:div w:id="927497775">
          <w:marLeft w:val="480"/>
          <w:marRight w:val="0"/>
          <w:marTop w:val="0"/>
          <w:marBottom w:val="0"/>
          <w:divBdr>
            <w:top w:val="none" w:sz="0" w:space="0" w:color="auto"/>
            <w:left w:val="none" w:sz="0" w:space="0" w:color="auto"/>
            <w:bottom w:val="none" w:sz="0" w:space="0" w:color="auto"/>
            <w:right w:val="none" w:sz="0" w:space="0" w:color="auto"/>
          </w:divBdr>
        </w:div>
        <w:div w:id="1980064818">
          <w:marLeft w:val="480"/>
          <w:marRight w:val="0"/>
          <w:marTop w:val="0"/>
          <w:marBottom w:val="0"/>
          <w:divBdr>
            <w:top w:val="none" w:sz="0" w:space="0" w:color="auto"/>
            <w:left w:val="none" w:sz="0" w:space="0" w:color="auto"/>
            <w:bottom w:val="none" w:sz="0" w:space="0" w:color="auto"/>
            <w:right w:val="none" w:sz="0" w:space="0" w:color="auto"/>
          </w:divBdr>
        </w:div>
        <w:div w:id="66003844">
          <w:marLeft w:val="480"/>
          <w:marRight w:val="0"/>
          <w:marTop w:val="0"/>
          <w:marBottom w:val="0"/>
          <w:divBdr>
            <w:top w:val="none" w:sz="0" w:space="0" w:color="auto"/>
            <w:left w:val="none" w:sz="0" w:space="0" w:color="auto"/>
            <w:bottom w:val="none" w:sz="0" w:space="0" w:color="auto"/>
            <w:right w:val="none" w:sz="0" w:space="0" w:color="auto"/>
          </w:divBdr>
        </w:div>
        <w:div w:id="600724133">
          <w:marLeft w:val="480"/>
          <w:marRight w:val="0"/>
          <w:marTop w:val="0"/>
          <w:marBottom w:val="0"/>
          <w:divBdr>
            <w:top w:val="none" w:sz="0" w:space="0" w:color="auto"/>
            <w:left w:val="none" w:sz="0" w:space="0" w:color="auto"/>
            <w:bottom w:val="none" w:sz="0" w:space="0" w:color="auto"/>
            <w:right w:val="none" w:sz="0" w:space="0" w:color="auto"/>
          </w:divBdr>
        </w:div>
        <w:div w:id="405302813">
          <w:marLeft w:val="480"/>
          <w:marRight w:val="0"/>
          <w:marTop w:val="0"/>
          <w:marBottom w:val="0"/>
          <w:divBdr>
            <w:top w:val="none" w:sz="0" w:space="0" w:color="auto"/>
            <w:left w:val="none" w:sz="0" w:space="0" w:color="auto"/>
            <w:bottom w:val="none" w:sz="0" w:space="0" w:color="auto"/>
            <w:right w:val="none" w:sz="0" w:space="0" w:color="auto"/>
          </w:divBdr>
        </w:div>
        <w:div w:id="152331550">
          <w:marLeft w:val="480"/>
          <w:marRight w:val="0"/>
          <w:marTop w:val="0"/>
          <w:marBottom w:val="0"/>
          <w:divBdr>
            <w:top w:val="none" w:sz="0" w:space="0" w:color="auto"/>
            <w:left w:val="none" w:sz="0" w:space="0" w:color="auto"/>
            <w:bottom w:val="none" w:sz="0" w:space="0" w:color="auto"/>
            <w:right w:val="none" w:sz="0" w:space="0" w:color="auto"/>
          </w:divBdr>
        </w:div>
        <w:div w:id="1339700298">
          <w:marLeft w:val="480"/>
          <w:marRight w:val="0"/>
          <w:marTop w:val="0"/>
          <w:marBottom w:val="0"/>
          <w:divBdr>
            <w:top w:val="none" w:sz="0" w:space="0" w:color="auto"/>
            <w:left w:val="none" w:sz="0" w:space="0" w:color="auto"/>
            <w:bottom w:val="none" w:sz="0" w:space="0" w:color="auto"/>
            <w:right w:val="none" w:sz="0" w:space="0" w:color="auto"/>
          </w:divBdr>
        </w:div>
        <w:div w:id="179664795">
          <w:marLeft w:val="480"/>
          <w:marRight w:val="0"/>
          <w:marTop w:val="0"/>
          <w:marBottom w:val="0"/>
          <w:divBdr>
            <w:top w:val="none" w:sz="0" w:space="0" w:color="auto"/>
            <w:left w:val="none" w:sz="0" w:space="0" w:color="auto"/>
            <w:bottom w:val="none" w:sz="0" w:space="0" w:color="auto"/>
            <w:right w:val="none" w:sz="0" w:space="0" w:color="auto"/>
          </w:divBdr>
        </w:div>
        <w:div w:id="623653460">
          <w:marLeft w:val="480"/>
          <w:marRight w:val="0"/>
          <w:marTop w:val="0"/>
          <w:marBottom w:val="0"/>
          <w:divBdr>
            <w:top w:val="none" w:sz="0" w:space="0" w:color="auto"/>
            <w:left w:val="none" w:sz="0" w:space="0" w:color="auto"/>
            <w:bottom w:val="none" w:sz="0" w:space="0" w:color="auto"/>
            <w:right w:val="none" w:sz="0" w:space="0" w:color="auto"/>
          </w:divBdr>
        </w:div>
        <w:div w:id="1691759066">
          <w:marLeft w:val="480"/>
          <w:marRight w:val="0"/>
          <w:marTop w:val="0"/>
          <w:marBottom w:val="0"/>
          <w:divBdr>
            <w:top w:val="none" w:sz="0" w:space="0" w:color="auto"/>
            <w:left w:val="none" w:sz="0" w:space="0" w:color="auto"/>
            <w:bottom w:val="none" w:sz="0" w:space="0" w:color="auto"/>
            <w:right w:val="none" w:sz="0" w:space="0" w:color="auto"/>
          </w:divBdr>
        </w:div>
        <w:div w:id="158039359">
          <w:marLeft w:val="480"/>
          <w:marRight w:val="0"/>
          <w:marTop w:val="0"/>
          <w:marBottom w:val="0"/>
          <w:divBdr>
            <w:top w:val="none" w:sz="0" w:space="0" w:color="auto"/>
            <w:left w:val="none" w:sz="0" w:space="0" w:color="auto"/>
            <w:bottom w:val="none" w:sz="0" w:space="0" w:color="auto"/>
            <w:right w:val="none" w:sz="0" w:space="0" w:color="auto"/>
          </w:divBdr>
        </w:div>
        <w:div w:id="2076128345">
          <w:marLeft w:val="480"/>
          <w:marRight w:val="0"/>
          <w:marTop w:val="0"/>
          <w:marBottom w:val="0"/>
          <w:divBdr>
            <w:top w:val="none" w:sz="0" w:space="0" w:color="auto"/>
            <w:left w:val="none" w:sz="0" w:space="0" w:color="auto"/>
            <w:bottom w:val="none" w:sz="0" w:space="0" w:color="auto"/>
            <w:right w:val="none" w:sz="0" w:space="0" w:color="auto"/>
          </w:divBdr>
        </w:div>
        <w:div w:id="1083911615">
          <w:marLeft w:val="480"/>
          <w:marRight w:val="0"/>
          <w:marTop w:val="0"/>
          <w:marBottom w:val="0"/>
          <w:divBdr>
            <w:top w:val="none" w:sz="0" w:space="0" w:color="auto"/>
            <w:left w:val="none" w:sz="0" w:space="0" w:color="auto"/>
            <w:bottom w:val="none" w:sz="0" w:space="0" w:color="auto"/>
            <w:right w:val="none" w:sz="0" w:space="0" w:color="auto"/>
          </w:divBdr>
        </w:div>
      </w:divsChild>
    </w:div>
    <w:div w:id="386223720">
      <w:bodyDiv w:val="1"/>
      <w:marLeft w:val="0"/>
      <w:marRight w:val="0"/>
      <w:marTop w:val="0"/>
      <w:marBottom w:val="0"/>
      <w:divBdr>
        <w:top w:val="none" w:sz="0" w:space="0" w:color="auto"/>
        <w:left w:val="none" w:sz="0" w:space="0" w:color="auto"/>
        <w:bottom w:val="none" w:sz="0" w:space="0" w:color="auto"/>
        <w:right w:val="none" w:sz="0" w:space="0" w:color="auto"/>
      </w:divBdr>
    </w:div>
    <w:div w:id="387342387">
      <w:bodyDiv w:val="1"/>
      <w:marLeft w:val="0"/>
      <w:marRight w:val="0"/>
      <w:marTop w:val="0"/>
      <w:marBottom w:val="0"/>
      <w:divBdr>
        <w:top w:val="none" w:sz="0" w:space="0" w:color="auto"/>
        <w:left w:val="none" w:sz="0" w:space="0" w:color="auto"/>
        <w:bottom w:val="none" w:sz="0" w:space="0" w:color="auto"/>
        <w:right w:val="none" w:sz="0" w:space="0" w:color="auto"/>
      </w:divBdr>
    </w:div>
    <w:div w:id="389302272">
      <w:bodyDiv w:val="1"/>
      <w:marLeft w:val="0"/>
      <w:marRight w:val="0"/>
      <w:marTop w:val="0"/>
      <w:marBottom w:val="0"/>
      <w:divBdr>
        <w:top w:val="none" w:sz="0" w:space="0" w:color="auto"/>
        <w:left w:val="none" w:sz="0" w:space="0" w:color="auto"/>
        <w:bottom w:val="none" w:sz="0" w:space="0" w:color="auto"/>
        <w:right w:val="none" w:sz="0" w:space="0" w:color="auto"/>
      </w:divBdr>
    </w:div>
    <w:div w:id="389307294">
      <w:bodyDiv w:val="1"/>
      <w:marLeft w:val="0"/>
      <w:marRight w:val="0"/>
      <w:marTop w:val="0"/>
      <w:marBottom w:val="0"/>
      <w:divBdr>
        <w:top w:val="none" w:sz="0" w:space="0" w:color="auto"/>
        <w:left w:val="none" w:sz="0" w:space="0" w:color="auto"/>
        <w:bottom w:val="none" w:sz="0" w:space="0" w:color="auto"/>
        <w:right w:val="none" w:sz="0" w:space="0" w:color="auto"/>
      </w:divBdr>
      <w:divsChild>
        <w:div w:id="1449426415">
          <w:marLeft w:val="480"/>
          <w:marRight w:val="0"/>
          <w:marTop w:val="0"/>
          <w:marBottom w:val="0"/>
          <w:divBdr>
            <w:top w:val="none" w:sz="0" w:space="0" w:color="auto"/>
            <w:left w:val="none" w:sz="0" w:space="0" w:color="auto"/>
            <w:bottom w:val="none" w:sz="0" w:space="0" w:color="auto"/>
            <w:right w:val="none" w:sz="0" w:space="0" w:color="auto"/>
          </w:divBdr>
        </w:div>
        <w:div w:id="1980724571">
          <w:marLeft w:val="480"/>
          <w:marRight w:val="0"/>
          <w:marTop w:val="0"/>
          <w:marBottom w:val="0"/>
          <w:divBdr>
            <w:top w:val="none" w:sz="0" w:space="0" w:color="auto"/>
            <w:left w:val="none" w:sz="0" w:space="0" w:color="auto"/>
            <w:bottom w:val="none" w:sz="0" w:space="0" w:color="auto"/>
            <w:right w:val="none" w:sz="0" w:space="0" w:color="auto"/>
          </w:divBdr>
        </w:div>
        <w:div w:id="1007098069">
          <w:marLeft w:val="480"/>
          <w:marRight w:val="0"/>
          <w:marTop w:val="0"/>
          <w:marBottom w:val="0"/>
          <w:divBdr>
            <w:top w:val="none" w:sz="0" w:space="0" w:color="auto"/>
            <w:left w:val="none" w:sz="0" w:space="0" w:color="auto"/>
            <w:bottom w:val="none" w:sz="0" w:space="0" w:color="auto"/>
            <w:right w:val="none" w:sz="0" w:space="0" w:color="auto"/>
          </w:divBdr>
        </w:div>
        <w:div w:id="885290645">
          <w:marLeft w:val="480"/>
          <w:marRight w:val="0"/>
          <w:marTop w:val="0"/>
          <w:marBottom w:val="0"/>
          <w:divBdr>
            <w:top w:val="none" w:sz="0" w:space="0" w:color="auto"/>
            <w:left w:val="none" w:sz="0" w:space="0" w:color="auto"/>
            <w:bottom w:val="none" w:sz="0" w:space="0" w:color="auto"/>
            <w:right w:val="none" w:sz="0" w:space="0" w:color="auto"/>
          </w:divBdr>
        </w:div>
        <w:div w:id="1781141752">
          <w:marLeft w:val="480"/>
          <w:marRight w:val="0"/>
          <w:marTop w:val="0"/>
          <w:marBottom w:val="0"/>
          <w:divBdr>
            <w:top w:val="none" w:sz="0" w:space="0" w:color="auto"/>
            <w:left w:val="none" w:sz="0" w:space="0" w:color="auto"/>
            <w:bottom w:val="none" w:sz="0" w:space="0" w:color="auto"/>
            <w:right w:val="none" w:sz="0" w:space="0" w:color="auto"/>
          </w:divBdr>
        </w:div>
        <w:div w:id="208877411">
          <w:marLeft w:val="480"/>
          <w:marRight w:val="0"/>
          <w:marTop w:val="0"/>
          <w:marBottom w:val="0"/>
          <w:divBdr>
            <w:top w:val="none" w:sz="0" w:space="0" w:color="auto"/>
            <w:left w:val="none" w:sz="0" w:space="0" w:color="auto"/>
            <w:bottom w:val="none" w:sz="0" w:space="0" w:color="auto"/>
            <w:right w:val="none" w:sz="0" w:space="0" w:color="auto"/>
          </w:divBdr>
        </w:div>
        <w:div w:id="1875456453">
          <w:marLeft w:val="480"/>
          <w:marRight w:val="0"/>
          <w:marTop w:val="0"/>
          <w:marBottom w:val="0"/>
          <w:divBdr>
            <w:top w:val="none" w:sz="0" w:space="0" w:color="auto"/>
            <w:left w:val="none" w:sz="0" w:space="0" w:color="auto"/>
            <w:bottom w:val="none" w:sz="0" w:space="0" w:color="auto"/>
            <w:right w:val="none" w:sz="0" w:space="0" w:color="auto"/>
          </w:divBdr>
        </w:div>
        <w:div w:id="1678993222">
          <w:marLeft w:val="480"/>
          <w:marRight w:val="0"/>
          <w:marTop w:val="0"/>
          <w:marBottom w:val="0"/>
          <w:divBdr>
            <w:top w:val="none" w:sz="0" w:space="0" w:color="auto"/>
            <w:left w:val="none" w:sz="0" w:space="0" w:color="auto"/>
            <w:bottom w:val="none" w:sz="0" w:space="0" w:color="auto"/>
            <w:right w:val="none" w:sz="0" w:space="0" w:color="auto"/>
          </w:divBdr>
        </w:div>
        <w:div w:id="2083718773">
          <w:marLeft w:val="480"/>
          <w:marRight w:val="0"/>
          <w:marTop w:val="0"/>
          <w:marBottom w:val="0"/>
          <w:divBdr>
            <w:top w:val="none" w:sz="0" w:space="0" w:color="auto"/>
            <w:left w:val="none" w:sz="0" w:space="0" w:color="auto"/>
            <w:bottom w:val="none" w:sz="0" w:space="0" w:color="auto"/>
            <w:right w:val="none" w:sz="0" w:space="0" w:color="auto"/>
          </w:divBdr>
        </w:div>
        <w:div w:id="1348365293">
          <w:marLeft w:val="480"/>
          <w:marRight w:val="0"/>
          <w:marTop w:val="0"/>
          <w:marBottom w:val="0"/>
          <w:divBdr>
            <w:top w:val="none" w:sz="0" w:space="0" w:color="auto"/>
            <w:left w:val="none" w:sz="0" w:space="0" w:color="auto"/>
            <w:bottom w:val="none" w:sz="0" w:space="0" w:color="auto"/>
            <w:right w:val="none" w:sz="0" w:space="0" w:color="auto"/>
          </w:divBdr>
        </w:div>
        <w:div w:id="2047631159">
          <w:marLeft w:val="480"/>
          <w:marRight w:val="0"/>
          <w:marTop w:val="0"/>
          <w:marBottom w:val="0"/>
          <w:divBdr>
            <w:top w:val="none" w:sz="0" w:space="0" w:color="auto"/>
            <w:left w:val="none" w:sz="0" w:space="0" w:color="auto"/>
            <w:bottom w:val="none" w:sz="0" w:space="0" w:color="auto"/>
            <w:right w:val="none" w:sz="0" w:space="0" w:color="auto"/>
          </w:divBdr>
        </w:div>
        <w:div w:id="1838303862">
          <w:marLeft w:val="480"/>
          <w:marRight w:val="0"/>
          <w:marTop w:val="0"/>
          <w:marBottom w:val="0"/>
          <w:divBdr>
            <w:top w:val="none" w:sz="0" w:space="0" w:color="auto"/>
            <w:left w:val="none" w:sz="0" w:space="0" w:color="auto"/>
            <w:bottom w:val="none" w:sz="0" w:space="0" w:color="auto"/>
            <w:right w:val="none" w:sz="0" w:space="0" w:color="auto"/>
          </w:divBdr>
        </w:div>
        <w:div w:id="571234982">
          <w:marLeft w:val="480"/>
          <w:marRight w:val="0"/>
          <w:marTop w:val="0"/>
          <w:marBottom w:val="0"/>
          <w:divBdr>
            <w:top w:val="none" w:sz="0" w:space="0" w:color="auto"/>
            <w:left w:val="none" w:sz="0" w:space="0" w:color="auto"/>
            <w:bottom w:val="none" w:sz="0" w:space="0" w:color="auto"/>
            <w:right w:val="none" w:sz="0" w:space="0" w:color="auto"/>
          </w:divBdr>
        </w:div>
        <w:div w:id="804389844">
          <w:marLeft w:val="480"/>
          <w:marRight w:val="0"/>
          <w:marTop w:val="0"/>
          <w:marBottom w:val="0"/>
          <w:divBdr>
            <w:top w:val="none" w:sz="0" w:space="0" w:color="auto"/>
            <w:left w:val="none" w:sz="0" w:space="0" w:color="auto"/>
            <w:bottom w:val="none" w:sz="0" w:space="0" w:color="auto"/>
            <w:right w:val="none" w:sz="0" w:space="0" w:color="auto"/>
          </w:divBdr>
        </w:div>
        <w:div w:id="1498380937">
          <w:marLeft w:val="480"/>
          <w:marRight w:val="0"/>
          <w:marTop w:val="0"/>
          <w:marBottom w:val="0"/>
          <w:divBdr>
            <w:top w:val="none" w:sz="0" w:space="0" w:color="auto"/>
            <w:left w:val="none" w:sz="0" w:space="0" w:color="auto"/>
            <w:bottom w:val="none" w:sz="0" w:space="0" w:color="auto"/>
            <w:right w:val="none" w:sz="0" w:space="0" w:color="auto"/>
          </w:divBdr>
        </w:div>
        <w:div w:id="79718407">
          <w:marLeft w:val="480"/>
          <w:marRight w:val="0"/>
          <w:marTop w:val="0"/>
          <w:marBottom w:val="0"/>
          <w:divBdr>
            <w:top w:val="none" w:sz="0" w:space="0" w:color="auto"/>
            <w:left w:val="none" w:sz="0" w:space="0" w:color="auto"/>
            <w:bottom w:val="none" w:sz="0" w:space="0" w:color="auto"/>
            <w:right w:val="none" w:sz="0" w:space="0" w:color="auto"/>
          </w:divBdr>
        </w:div>
        <w:div w:id="2122646236">
          <w:marLeft w:val="480"/>
          <w:marRight w:val="0"/>
          <w:marTop w:val="0"/>
          <w:marBottom w:val="0"/>
          <w:divBdr>
            <w:top w:val="none" w:sz="0" w:space="0" w:color="auto"/>
            <w:left w:val="none" w:sz="0" w:space="0" w:color="auto"/>
            <w:bottom w:val="none" w:sz="0" w:space="0" w:color="auto"/>
            <w:right w:val="none" w:sz="0" w:space="0" w:color="auto"/>
          </w:divBdr>
        </w:div>
        <w:div w:id="1061708155">
          <w:marLeft w:val="480"/>
          <w:marRight w:val="0"/>
          <w:marTop w:val="0"/>
          <w:marBottom w:val="0"/>
          <w:divBdr>
            <w:top w:val="none" w:sz="0" w:space="0" w:color="auto"/>
            <w:left w:val="none" w:sz="0" w:space="0" w:color="auto"/>
            <w:bottom w:val="none" w:sz="0" w:space="0" w:color="auto"/>
            <w:right w:val="none" w:sz="0" w:space="0" w:color="auto"/>
          </w:divBdr>
        </w:div>
        <w:div w:id="1244219312">
          <w:marLeft w:val="480"/>
          <w:marRight w:val="0"/>
          <w:marTop w:val="0"/>
          <w:marBottom w:val="0"/>
          <w:divBdr>
            <w:top w:val="none" w:sz="0" w:space="0" w:color="auto"/>
            <w:left w:val="none" w:sz="0" w:space="0" w:color="auto"/>
            <w:bottom w:val="none" w:sz="0" w:space="0" w:color="auto"/>
            <w:right w:val="none" w:sz="0" w:space="0" w:color="auto"/>
          </w:divBdr>
        </w:div>
        <w:div w:id="911549926">
          <w:marLeft w:val="480"/>
          <w:marRight w:val="0"/>
          <w:marTop w:val="0"/>
          <w:marBottom w:val="0"/>
          <w:divBdr>
            <w:top w:val="none" w:sz="0" w:space="0" w:color="auto"/>
            <w:left w:val="none" w:sz="0" w:space="0" w:color="auto"/>
            <w:bottom w:val="none" w:sz="0" w:space="0" w:color="auto"/>
            <w:right w:val="none" w:sz="0" w:space="0" w:color="auto"/>
          </w:divBdr>
        </w:div>
        <w:div w:id="1801805590">
          <w:marLeft w:val="480"/>
          <w:marRight w:val="0"/>
          <w:marTop w:val="0"/>
          <w:marBottom w:val="0"/>
          <w:divBdr>
            <w:top w:val="none" w:sz="0" w:space="0" w:color="auto"/>
            <w:left w:val="none" w:sz="0" w:space="0" w:color="auto"/>
            <w:bottom w:val="none" w:sz="0" w:space="0" w:color="auto"/>
            <w:right w:val="none" w:sz="0" w:space="0" w:color="auto"/>
          </w:divBdr>
        </w:div>
        <w:div w:id="1921937445">
          <w:marLeft w:val="480"/>
          <w:marRight w:val="0"/>
          <w:marTop w:val="0"/>
          <w:marBottom w:val="0"/>
          <w:divBdr>
            <w:top w:val="none" w:sz="0" w:space="0" w:color="auto"/>
            <w:left w:val="none" w:sz="0" w:space="0" w:color="auto"/>
            <w:bottom w:val="none" w:sz="0" w:space="0" w:color="auto"/>
            <w:right w:val="none" w:sz="0" w:space="0" w:color="auto"/>
          </w:divBdr>
        </w:div>
        <w:div w:id="1818839808">
          <w:marLeft w:val="480"/>
          <w:marRight w:val="0"/>
          <w:marTop w:val="0"/>
          <w:marBottom w:val="0"/>
          <w:divBdr>
            <w:top w:val="none" w:sz="0" w:space="0" w:color="auto"/>
            <w:left w:val="none" w:sz="0" w:space="0" w:color="auto"/>
            <w:bottom w:val="none" w:sz="0" w:space="0" w:color="auto"/>
            <w:right w:val="none" w:sz="0" w:space="0" w:color="auto"/>
          </w:divBdr>
        </w:div>
        <w:div w:id="1860005120">
          <w:marLeft w:val="480"/>
          <w:marRight w:val="0"/>
          <w:marTop w:val="0"/>
          <w:marBottom w:val="0"/>
          <w:divBdr>
            <w:top w:val="none" w:sz="0" w:space="0" w:color="auto"/>
            <w:left w:val="none" w:sz="0" w:space="0" w:color="auto"/>
            <w:bottom w:val="none" w:sz="0" w:space="0" w:color="auto"/>
            <w:right w:val="none" w:sz="0" w:space="0" w:color="auto"/>
          </w:divBdr>
        </w:div>
        <w:div w:id="1346520322">
          <w:marLeft w:val="480"/>
          <w:marRight w:val="0"/>
          <w:marTop w:val="0"/>
          <w:marBottom w:val="0"/>
          <w:divBdr>
            <w:top w:val="none" w:sz="0" w:space="0" w:color="auto"/>
            <w:left w:val="none" w:sz="0" w:space="0" w:color="auto"/>
            <w:bottom w:val="none" w:sz="0" w:space="0" w:color="auto"/>
            <w:right w:val="none" w:sz="0" w:space="0" w:color="auto"/>
          </w:divBdr>
        </w:div>
        <w:div w:id="54088780">
          <w:marLeft w:val="480"/>
          <w:marRight w:val="0"/>
          <w:marTop w:val="0"/>
          <w:marBottom w:val="0"/>
          <w:divBdr>
            <w:top w:val="none" w:sz="0" w:space="0" w:color="auto"/>
            <w:left w:val="none" w:sz="0" w:space="0" w:color="auto"/>
            <w:bottom w:val="none" w:sz="0" w:space="0" w:color="auto"/>
            <w:right w:val="none" w:sz="0" w:space="0" w:color="auto"/>
          </w:divBdr>
        </w:div>
        <w:div w:id="2106655138">
          <w:marLeft w:val="480"/>
          <w:marRight w:val="0"/>
          <w:marTop w:val="0"/>
          <w:marBottom w:val="0"/>
          <w:divBdr>
            <w:top w:val="none" w:sz="0" w:space="0" w:color="auto"/>
            <w:left w:val="none" w:sz="0" w:space="0" w:color="auto"/>
            <w:bottom w:val="none" w:sz="0" w:space="0" w:color="auto"/>
            <w:right w:val="none" w:sz="0" w:space="0" w:color="auto"/>
          </w:divBdr>
        </w:div>
        <w:div w:id="904342442">
          <w:marLeft w:val="480"/>
          <w:marRight w:val="0"/>
          <w:marTop w:val="0"/>
          <w:marBottom w:val="0"/>
          <w:divBdr>
            <w:top w:val="none" w:sz="0" w:space="0" w:color="auto"/>
            <w:left w:val="none" w:sz="0" w:space="0" w:color="auto"/>
            <w:bottom w:val="none" w:sz="0" w:space="0" w:color="auto"/>
            <w:right w:val="none" w:sz="0" w:space="0" w:color="auto"/>
          </w:divBdr>
        </w:div>
        <w:div w:id="914362316">
          <w:marLeft w:val="480"/>
          <w:marRight w:val="0"/>
          <w:marTop w:val="0"/>
          <w:marBottom w:val="0"/>
          <w:divBdr>
            <w:top w:val="none" w:sz="0" w:space="0" w:color="auto"/>
            <w:left w:val="none" w:sz="0" w:space="0" w:color="auto"/>
            <w:bottom w:val="none" w:sz="0" w:space="0" w:color="auto"/>
            <w:right w:val="none" w:sz="0" w:space="0" w:color="auto"/>
          </w:divBdr>
        </w:div>
        <w:div w:id="35281056">
          <w:marLeft w:val="480"/>
          <w:marRight w:val="0"/>
          <w:marTop w:val="0"/>
          <w:marBottom w:val="0"/>
          <w:divBdr>
            <w:top w:val="none" w:sz="0" w:space="0" w:color="auto"/>
            <w:left w:val="none" w:sz="0" w:space="0" w:color="auto"/>
            <w:bottom w:val="none" w:sz="0" w:space="0" w:color="auto"/>
            <w:right w:val="none" w:sz="0" w:space="0" w:color="auto"/>
          </w:divBdr>
        </w:div>
        <w:div w:id="328094267">
          <w:marLeft w:val="480"/>
          <w:marRight w:val="0"/>
          <w:marTop w:val="0"/>
          <w:marBottom w:val="0"/>
          <w:divBdr>
            <w:top w:val="none" w:sz="0" w:space="0" w:color="auto"/>
            <w:left w:val="none" w:sz="0" w:space="0" w:color="auto"/>
            <w:bottom w:val="none" w:sz="0" w:space="0" w:color="auto"/>
            <w:right w:val="none" w:sz="0" w:space="0" w:color="auto"/>
          </w:divBdr>
        </w:div>
        <w:div w:id="944456440">
          <w:marLeft w:val="480"/>
          <w:marRight w:val="0"/>
          <w:marTop w:val="0"/>
          <w:marBottom w:val="0"/>
          <w:divBdr>
            <w:top w:val="none" w:sz="0" w:space="0" w:color="auto"/>
            <w:left w:val="none" w:sz="0" w:space="0" w:color="auto"/>
            <w:bottom w:val="none" w:sz="0" w:space="0" w:color="auto"/>
            <w:right w:val="none" w:sz="0" w:space="0" w:color="auto"/>
          </w:divBdr>
        </w:div>
        <w:div w:id="908618929">
          <w:marLeft w:val="480"/>
          <w:marRight w:val="0"/>
          <w:marTop w:val="0"/>
          <w:marBottom w:val="0"/>
          <w:divBdr>
            <w:top w:val="none" w:sz="0" w:space="0" w:color="auto"/>
            <w:left w:val="none" w:sz="0" w:space="0" w:color="auto"/>
            <w:bottom w:val="none" w:sz="0" w:space="0" w:color="auto"/>
            <w:right w:val="none" w:sz="0" w:space="0" w:color="auto"/>
          </w:divBdr>
        </w:div>
        <w:div w:id="1880586091">
          <w:marLeft w:val="480"/>
          <w:marRight w:val="0"/>
          <w:marTop w:val="0"/>
          <w:marBottom w:val="0"/>
          <w:divBdr>
            <w:top w:val="none" w:sz="0" w:space="0" w:color="auto"/>
            <w:left w:val="none" w:sz="0" w:space="0" w:color="auto"/>
            <w:bottom w:val="none" w:sz="0" w:space="0" w:color="auto"/>
            <w:right w:val="none" w:sz="0" w:space="0" w:color="auto"/>
          </w:divBdr>
        </w:div>
        <w:div w:id="26564502">
          <w:marLeft w:val="480"/>
          <w:marRight w:val="0"/>
          <w:marTop w:val="0"/>
          <w:marBottom w:val="0"/>
          <w:divBdr>
            <w:top w:val="none" w:sz="0" w:space="0" w:color="auto"/>
            <w:left w:val="none" w:sz="0" w:space="0" w:color="auto"/>
            <w:bottom w:val="none" w:sz="0" w:space="0" w:color="auto"/>
            <w:right w:val="none" w:sz="0" w:space="0" w:color="auto"/>
          </w:divBdr>
        </w:div>
        <w:div w:id="713699494">
          <w:marLeft w:val="480"/>
          <w:marRight w:val="0"/>
          <w:marTop w:val="0"/>
          <w:marBottom w:val="0"/>
          <w:divBdr>
            <w:top w:val="none" w:sz="0" w:space="0" w:color="auto"/>
            <w:left w:val="none" w:sz="0" w:space="0" w:color="auto"/>
            <w:bottom w:val="none" w:sz="0" w:space="0" w:color="auto"/>
            <w:right w:val="none" w:sz="0" w:space="0" w:color="auto"/>
          </w:divBdr>
        </w:div>
        <w:div w:id="1448352812">
          <w:marLeft w:val="480"/>
          <w:marRight w:val="0"/>
          <w:marTop w:val="0"/>
          <w:marBottom w:val="0"/>
          <w:divBdr>
            <w:top w:val="none" w:sz="0" w:space="0" w:color="auto"/>
            <w:left w:val="none" w:sz="0" w:space="0" w:color="auto"/>
            <w:bottom w:val="none" w:sz="0" w:space="0" w:color="auto"/>
            <w:right w:val="none" w:sz="0" w:space="0" w:color="auto"/>
          </w:divBdr>
        </w:div>
        <w:div w:id="1201088899">
          <w:marLeft w:val="480"/>
          <w:marRight w:val="0"/>
          <w:marTop w:val="0"/>
          <w:marBottom w:val="0"/>
          <w:divBdr>
            <w:top w:val="none" w:sz="0" w:space="0" w:color="auto"/>
            <w:left w:val="none" w:sz="0" w:space="0" w:color="auto"/>
            <w:bottom w:val="none" w:sz="0" w:space="0" w:color="auto"/>
            <w:right w:val="none" w:sz="0" w:space="0" w:color="auto"/>
          </w:divBdr>
        </w:div>
        <w:div w:id="551356061">
          <w:marLeft w:val="480"/>
          <w:marRight w:val="0"/>
          <w:marTop w:val="0"/>
          <w:marBottom w:val="0"/>
          <w:divBdr>
            <w:top w:val="none" w:sz="0" w:space="0" w:color="auto"/>
            <w:left w:val="none" w:sz="0" w:space="0" w:color="auto"/>
            <w:bottom w:val="none" w:sz="0" w:space="0" w:color="auto"/>
            <w:right w:val="none" w:sz="0" w:space="0" w:color="auto"/>
          </w:divBdr>
        </w:div>
        <w:div w:id="892423724">
          <w:marLeft w:val="480"/>
          <w:marRight w:val="0"/>
          <w:marTop w:val="0"/>
          <w:marBottom w:val="0"/>
          <w:divBdr>
            <w:top w:val="none" w:sz="0" w:space="0" w:color="auto"/>
            <w:left w:val="none" w:sz="0" w:space="0" w:color="auto"/>
            <w:bottom w:val="none" w:sz="0" w:space="0" w:color="auto"/>
            <w:right w:val="none" w:sz="0" w:space="0" w:color="auto"/>
          </w:divBdr>
        </w:div>
        <w:div w:id="91363873">
          <w:marLeft w:val="480"/>
          <w:marRight w:val="0"/>
          <w:marTop w:val="0"/>
          <w:marBottom w:val="0"/>
          <w:divBdr>
            <w:top w:val="none" w:sz="0" w:space="0" w:color="auto"/>
            <w:left w:val="none" w:sz="0" w:space="0" w:color="auto"/>
            <w:bottom w:val="none" w:sz="0" w:space="0" w:color="auto"/>
            <w:right w:val="none" w:sz="0" w:space="0" w:color="auto"/>
          </w:divBdr>
        </w:div>
        <w:div w:id="1772816155">
          <w:marLeft w:val="480"/>
          <w:marRight w:val="0"/>
          <w:marTop w:val="0"/>
          <w:marBottom w:val="0"/>
          <w:divBdr>
            <w:top w:val="none" w:sz="0" w:space="0" w:color="auto"/>
            <w:left w:val="none" w:sz="0" w:space="0" w:color="auto"/>
            <w:bottom w:val="none" w:sz="0" w:space="0" w:color="auto"/>
            <w:right w:val="none" w:sz="0" w:space="0" w:color="auto"/>
          </w:divBdr>
        </w:div>
        <w:div w:id="374163637">
          <w:marLeft w:val="480"/>
          <w:marRight w:val="0"/>
          <w:marTop w:val="0"/>
          <w:marBottom w:val="0"/>
          <w:divBdr>
            <w:top w:val="none" w:sz="0" w:space="0" w:color="auto"/>
            <w:left w:val="none" w:sz="0" w:space="0" w:color="auto"/>
            <w:bottom w:val="none" w:sz="0" w:space="0" w:color="auto"/>
            <w:right w:val="none" w:sz="0" w:space="0" w:color="auto"/>
          </w:divBdr>
        </w:div>
        <w:div w:id="1699046484">
          <w:marLeft w:val="480"/>
          <w:marRight w:val="0"/>
          <w:marTop w:val="0"/>
          <w:marBottom w:val="0"/>
          <w:divBdr>
            <w:top w:val="none" w:sz="0" w:space="0" w:color="auto"/>
            <w:left w:val="none" w:sz="0" w:space="0" w:color="auto"/>
            <w:bottom w:val="none" w:sz="0" w:space="0" w:color="auto"/>
            <w:right w:val="none" w:sz="0" w:space="0" w:color="auto"/>
          </w:divBdr>
        </w:div>
        <w:div w:id="464005485">
          <w:marLeft w:val="480"/>
          <w:marRight w:val="0"/>
          <w:marTop w:val="0"/>
          <w:marBottom w:val="0"/>
          <w:divBdr>
            <w:top w:val="none" w:sz="0" w:space="0" w:color="auto"/>
            <w:left w:val="none" w:sz="0" w:space="0" w:color="auto"/>
            <w:bottom w:val="none" w:sz="0" w:space="0" w:color="auto"/>
            <w:right w:val="none" w:sz="0" w:space="0" w:color="auto"/>
          </w:divBdr>
        </w:div>
        <w:div w:id="1458766547">
          <w:marLeft w:val="480"/>
          <w:marRight w:val="0"/>
          <w:marTop w:val="0"/>
          <w:marBottom w:val="0"/>
          <w:divBdr>
            <w:top w:val="none" w:sz="0" w:space="0" w:color="auto"/>
            <w:left w:val="none" w:sz="0" w:space="0" w:color="auto"/>
            <w:bottom w:val="none" w:sz="0" w:space="0" w:color="auto"/>
            <w:right w:val="none" w:sz="0" w:space="0" w:color="auto"/>
          </w:divBdr>
        </w:div>
        <w:div w:id="1619145124">
          <w:marLeft w:val="480"/>
          <w:marRight w:val="0"/>
          <w:marTop w:val="0"/>
          <w:marBottom w:val="0"/>
          <w:divBdr>
            <w:top w:val="none" w:sz="0" w:space="0" w:color="auto"/>
            <w:left w:val="none" w:sz="0" w:space="0" w:color="auto"/>
            <w:bottom w:val="none" w:sz="0" w:space="0" w:color="auto"/>
            <w:right w:val="none" w:sz="0" w:space="0" w:color="auto"/>
          </w:divBdr>
        </w:div>
        <w:div w:id="1902323645">
          <w:marLeft w:val="480"/>
          <w:marRight w:val="0"/>
          <w:marTop w:val="0"/>
          <w:marBottom w:val="0"/>
          <w:divBdr>
            <w:top w:val="none" w:sz="0" w:space="0" w:color="auto"/>
            <w:left w:val="none" w:sz="0" w:space="0" w:color="auto"/>
            <w:bottom w:val="none" w:sz="0" w:space="0" w:color="auto"/>
            <w:right w:val="none" w:sz="0" w:space="0" w:color="auto"/>
          </w:divBdr>
        </w:div>
        <w:div w:id="363336957">
          <w:marLeft w:val="480"/>
          <w:marRight w:val="0"/>
          <w:marTop w:val="0"/>
          <w:marBottom w:val="0"/>
          <w:divBdr>
            <w:top w:val="none" w:sz="0" w:space="0" w:color="auto"/>
            <w:left w:val="none" w:sz="0" w:space="0" w:color="auto"/>
            <w:bottom w:val="none" w:sz="0" w:space="0" w:color="auto"/>
            <w:right w:val="none" w:sz="0" w:space="0" w:color="auto"/>
          </w:divBdr>
        </w:div>
        <w:div w:id="976837816">
          <w:marLeft w:val="480"/>
          <w:marRight w:val="0"/>
          <w:marTop w:val="0"/>
          <w:marBottom w:val="0"/>
          <w:divBdr>
            <w:top w:val="none" w:sz="0" w:space="0" w:color="auto"/>
            <w:left w:val="none" w:sz="0" w:space="0" w:color="auto"/>
            <w:bottom w:val="none" w:sz="0" w:space="0" w:color="auto"/>
            <w:right w:val="none" w:sz="0" w:space="0" w:color="auto"/>
          </w:divBdr>
        </w:div>
        <w:div w:id="518276259">
          <w:marLeft w:val="480"/>
          <w:marRight w:val="0"/>
          <w:marTop w:val="0"/>
          <w:marBottom w:val="0"/>
          <w:divBdr>
            <w:top w:val="none" w:sz="0" w:space="0" w:color="auto"/>
            <w:left w:val="none" w:sz="0" w:space="0" w:color="auto"/>
            <w:bottom w:val="none" w:sz="0" w:space="0" w:color="auto"/>
            <w:right w:val="none" w:sz="0" w:space="0" w:color="auto"/>
          </w:divBdr>
        </w:div>
        <w:div w:id="818619071">
          <w:marLeft w:val="480"/>
          <w:marRight w:val="0"/>
          <w:marTop w:val="0"/>
          <w:marBottom w:val="0"/>
          <w:divBdr>
            <w:top w:val="none" w:sz="0" w:space="0" w:color="auto"/>
            <w:left w:val="none" w:sz="0" w:space="0" w:color="auto"/>
            <w:bottom w:val="none" w:sz="0" w:space="0" w:color="auto"/>
            <w:right w:val="none" w:sz="0" w:space="0" w:color="auto"/>
          </w:divBdr>
        </w:div>
        <w:div w:id="2093774748">
          <w:marLeft w:val="480"/>
          <w:marRight w:val="0"/>
          <w:marTop w:val="0"/>
          <w:marBottom w:val="0"/>
          <w:divBdr>
            <w:top w:val="none" w:sz="0" w:space="0" w:color="auto"/>
            <w:left w:val="none" w:sz="0" w:space="0" w:color="auto"/>
            <w:bottom w:val="none" w:sz="0" w:space="0" w:color="auto"/>
            <w:right w:val="none" w:sz="0" w:space="0" w:color="auto"/>
          </w:divBdr>
        </w:div>
        <w:div w:id="1417946801">
          <w:marLeft w:val="480"/>
          <w:marRight w:val="0"/>
          <w:marTop w:val="0"/>
          <w:marBottom w:val="0"/>
          <w:divBdr>
            <w:top w:val="none" w:sz="0" w:space="0" w:color="auto"/>
            <w:left w:val="none" w:sz="0" w:space="0" w:color="auto"/>
            <w:bottom w:val="none" w:sz="0" w:space="0" w:color="auto"/>
            <w:right w:val="none" w:sz="0" w:space="0" w:color="auto"/>
          </w:divBdr>
        </w:div>
        <w:div w:id="1598828539">
          <w:marLeft w:val="480"/>
          <w:marRight w:val="0"/>
          <w:marTop w:val="0"/>
          <w:marBottom w:val="0"/>
          <w:divBdr>
            <w:top w:val="none" w:sz="0" w:space="0" w:color="auto"/>
            <w:left w:val="none" w:sz="0" w:space="0" w:color="auto"/>
            <w:bottom w:val="none" w:sz="0" w:space="0" w:color="auto"/>
            <w:right w:val="none" w:sz="0" w:space="0" w:color="auto"/>
          </w:divBdr>
        </w:div>
        <w:div w:id="936983741">
          <w:marLeft w:val="480"/>
          <w:marRight w:val="0"/>
          <w:marTop w:val="0"/>
          <w:marBottom w:val="0"/>
          <w:divBdr>
            <w:top w:val="none" w:sz="0" w:space="0" w:color="auto"/>
            <w:left w:val="none" w:sz="0" w:space="0" w:color="auto"/>
            <w:bottom w:val="none" w:sz="0" w:space="0" w:color="auto"/>
            <w:right w:val="none" w:sz="0" w:space="0" w:color="auto"/>
          </w:divBdr>
        </w:div>
        <w:div w:id="1019282446">
          <w:marLeft w:val="480"/>
          <w:marRight w:val="0"/>
          <w:marTop w:val="0"/>
          <w:marBottom w:val="0"/>
          <w:divBdr>
            <w:top w:val="none" w:sz="0" w:space="0" w:color="auto"/>
            <w:left w:val="none" w:sz="0" w:space="0" w:color="auto"/>
            <w:bottom w:val="none" w:sz="0" w:space="0" w:color="auto"/>
            <w:right w:val="none" w:sz="0" w:space="0" w:color="auto"/>
          </w:divBdr>
        </w:div>
        <w:div w:id="343825220">
          <w:marLeft w:val="480"/>
          <w:marRight w:val="0"/>
          <w:marTop w:val="0"/>
          <w:marBottom w:val="0"/>
          <w:divBdr>
            <w:top w:val="none" w:sz="0" w:space="0" w:color="auto"/>
            <w:left w:val="none" w:sz="0" w:space="0" w:color="auto"/>
            <w:bottom w:val="none" w:sz="0" w:space="0" w:color="auto"/>
            <w:right w:val="none" w:sz="0" w:space="0" w:color="auto"/>
          </w:divBdr>
        </w:div>
        <w:div w:id="1412313020">
          <w:marLeft w:val="480"/>
          <w:marRight w:val="0"/>
          <w:marTop w:val="0"/>
          <w:marBottom w:val="0"/>
          <w:divBdr>
            <w:top w:val="none" w:sz="0" w:space="0" w:color="auto"/>
            <w:left w:val="none" w:sz="0" w:space="0" w:color="auto"/>
            <w:bottom w:val="none" w:sz="0" w:space="0" w:color="auto"/>
            <w:right w:val="none" w:sz="0" w:space="0" w:color="auto"/>
          </w:divBdr>
        </w:div>
        <w:div w:id="1264532788">
          <w:marLeft w:val="480"/>
          <w:marRight w:val="0"/>
          <w:marTop w:val="0"/>
          <w:marBottom w:val="0"/>
          <w:divBdr>
            <w:top w:val="none" w:sz="0" w:space="0" w:color="auto"/>
            <w:left w:val="none" w:sz="0" w:space="0" w:color="auto"/>
            <w:bottom w:val="none" w:sz="0" w:space="0" w:color="auto"/>
            <w:right w:val="none" w:sz="0" w:space="0" w:color="auto"/>
          </w:divBdr>
        </w:div>
      </w:divsChild>
    </w:div>
    <w:div w:id="396585645">
      <w:bodyDiv w:val="1"/>
      <w:marLeft w:val="0"/>
      <w:marRight w:val="0"/>
      <w:marTop w:val="0"/>
      <w:marBottom w:val="0"/>
      <w:divBdr>
        <w:top w:val="none" w:sz="0" w:space="0" w:color="auto"/>
        <w:left w:val="none" w:sz="0" w:space="0" w:color="auto"/>
        <w:bottom w:val="none" w:sz="0" w:space="0" w:color="auto"/>
        <w:right w:val="none" w:sz="0" w:space="0" w:color="auto"/>
      </w:divBdr>
    </w:div>
    <w:div w:id="396709719">
      <w:bodyDiv w:val="1"/>
      <w:marLeft w:val="0"/>
      <w:marRight w:val="0"/>
      <w:marTop w:val="0"/>
      <w:marBottom w:val="0"/>
      <w:divBdr>
        <w:top w:val="none" w:sz="0" w:space="0" w:color="auto"/>
        <w:left w:val="none" w:sz="0" w:space="0" w:color="auto"/>
        <w:bottom w:val="none" w:sz="0" w:space="0" w:color="auto"/>
        <w:right w:val="none" w:sz="0" w:space="0" w:color="auto"/>
      </w:divBdr>
    </w:div>
    <w:div w:id="400258209">
      <w:bodyDiv w:val="1"/>
      <w:marLeft w:val="0"/>
      <w:marRight w:val="0"/>
      <w:marTop w:val="0"/>
      <w:marBottom w:val="0"/>
      <w:divBdr>
        <w:top w:val="none" w:sz="0" w:space="0" w:color="auto"/>
        <w:left w:val="none" w:sz="0" w:space="0" w:color="auto"/>
        <w:bottom w:val="none" w:sz="0" w:space="0" w:color="auto"/>
        <w:right w:val="none" w:sz="0" w:space="0" w:color="auto"/>
      </w:divBdr>
    </w:div>
    <w:div w:id="401878539">
      <w:bodyDiv w:val="1"/>
      <w:marLeft w:val="0"/>
      <w:marRight w:val="0"/>
      <w:marTop w:val="0"/>
      <w:marBottom w:val="0"/>
      <w:divBdr>
        <w:top w:val="none" w:sz="0" w:space="0" w:color="auto"/>
        <w:left w:val="none" w:sz="0" w:space="0" w:color="auto"/>
        <w:bottom w:val="none" w:sz="0" w:space="0" w:color="auto"/>
        <w:right w:val="none" w:sz="0" w:space="0" w:color="auto"/>
      </w:divBdr>
    </w:div>
    <w:div w:id="404688266">
      <w:bodyDiv w:val="1"/>
      <w:marLeft w:val="0"/>
      <w:marRight w:val="0"/>
      <w:marTop w:val="0"/>
      <w:marBottom w:val="0"/>
      <w:divBdr>
        <w:top w:val="none" w:sz="0" w:space="0" w:color="auto"/>
        <w:left w:val="none" w:sz="0" w:space="0" w:color="auto"/>
        <w:bottom w:val="none" w:sz="0" w:space="0" w:color="auto"/>
        <w:right w:val="none" w:sz="0" w:space="0" w:color="auto"/>
      </w:divBdr>
    </w:div>
    <w:div w:id="406075030">
      <w:bodyDiv w:val="1"/>
      <w:marLeft w:val="0"/>
      <w:marRight w:val="0"/>
      <w:marTop w:val="0"/>
      <w:marBottom w:val="0"/>
      <w:divBdr>
        <w:top w:val="none" w:sz="0" w:space="0" w:color="auto"/>
        <w:left w:val="none" w:sz="0" w:space="0" w:color="auto"/>
        <w:bottom w:val="none" w:sz="0" w:space="0" w:color="auto"/>
        <w:right w:val="none" w:sz="0" w:space="0" w:color="auto"/>
      </w:divBdr>
    </w:div>
    <w:div w:id="406466071">
      <w:bodyDiv w:val="1"/>
      <w:marLeft w:val="0"/>
      <w:marRight w:val="0"/>
      <w:marTop w:val="0"/>
      <w:marBottom w:val="0"/>
      <w:divBdr>
        <w:top w:val="none" w:sz="0" w:space="0" w:color="auto"/>
        <w:left w:val="none" w:sz="0" w:space="0" w:color="auto"/>
        <w:bottom w:val="none" w:sz="0" w:space="0" w:color="auto"/>
        <w:right w:val="none" w:sz="0" w:space="0" w:color="auto"/>
      </w:divBdr>
    </w:div>
    <w:div w:id="411320743">
      <w:bodyDiv w:val="1"/>
      <w:marLeft w:val="0"/>
      <w:marRight w:val="0"/>
      <w:marTop w:val="0"/>
      <w:marBottom w:val="0"/>
      <w:divBdr>
        <w:top w:val="none" w:sz="0" w:space="0" w:color="auto"/>
        <w:left w:val="none" w:sz="0" w:space="0" w:color="auto"/>
        <w:bottom w:val="none" w:sz="0" w:space="0" w:color="auto"/>
        <w:right w:val="none" w:sz="0" w:space="0" w:color="auto"/>
      </w:divBdr>
    </w:div>
    <w:div w:id="413750133">
      <w:bodyDiv w:val="1"/>
      <w:marLeft w:val="0"/>
      <w:marRight w:val="0"/>
      <w:marTop w:val="0"/>
      <w:marBottom w:val="0"/>
      <w:divBdr>
        <w:top w:val="none" w:sz="0" w:space="0" w:color="auto"/>
        <w:left w:val="none" w:sz="0" w:space="0" w:color="auto"/>
        <w:bottom w:val="none" w:sz="0" w:space="0" w:color="auto"/>
        <w:right w:val="none" w:sz="0" w:space="0" w:color="auto"/>
      </w:divBdr>
    </w:div>
    <w:div w:id="414135882">
      <w:bodyDiv w:val="1"/>
      <w:marLeft w:val="0"/>
      <w:marRight w:val="0"/>
      <w:marTop w:val="0"/>
      <w:marBottom w:val="0"/>
      <w:divBdr>
        <w:top w:val="none" w:sz="0" w:space="0" w:color="auto"/>
        <w:left w:val="none" w:sz="0" w:space="0" w:color="auto"/>
        <w:bottom w:val="none" w:sz="0" w:space="0" w:color="auto"/>
        <w:right w:val="none" w:sz="0" w:space="0" w:color="auto"/>
      </w:divBdr>
    </w:div>
    <w:div w:id="414665773">
      <w:bodyDiv w:val="1"/>
      <w:marLeft w:val="0"/>
      <w:marRight w:val="0"/>
      <w:marTop w:val="0"/>
      <w:marBottom w:val="0"/>
      <w:divBdr>
        <w:top w:val="none" w:sz="0" w:space="0" w:color="auto"/>
        <w:left w:val="none" w:sz="0" w:space="0" w:color="auto"/>
        <w:bottom w:val="none" w:sz="0" w:space="0" w:color="auto"/>
        <w:right w:val="none" w:sz="0" w:space="0" w:color="auto"/>
      </w:divBdr>
    </w:div>
    <w:div w:id="422841781">
      <w:bodyDiv w:val="1"/>
      <w:marLeft w:val="0"/>
      <w:marRight w:val="0"/>
      <w:marTop w:val="0"/>
      <w:marBottom w:val="0"/>
      <w:divBdr>
        <w:top w:val="none" w:sz="0" w:space="0" w:color="auto"/>
        <w:left w:val="none" w:sz="0" w:space="0" w:color="auto"/>
        <w:bottom w:val="none" w:sz="0" w:space="0" w:color="auto"/>
        <w:right w:val="none" w:sz="0" w:space="0" w:color="auto"/>
      </w:divBdr>
    </w:div>
    <w:div w:id="426318343">
      <w:bodyDiv w:val="1"/>
      <w:marLeft w:val="0"/>
      <w:marRight w:val="0"/>
      <w:marTop w:val="0"/>
      <w:marBottom w:val="0"/>
      <w:divBdr>
        <w:top w:val="none" w:sz="0" w:space="0" w:color="auto"/>
        <w:left w:val="none" w:sz="0" w:space="0" w:color="auto"/>
        <w:bottom w:val="none" w:sz="0" w:space="0" w:color="auto"/>
        <w:right w:val="none" w:sz="0" w:space="0" w:color="auto"/>
      </w:divBdr>
    </w:div>
    <w:div w:id="428891912">
      <w:bodyDiv w:val="1"/>
      <w:marLeft w:val="0"/>
      <w:marRight w:val="0"/>
      <w:marTop w:val="0"/>
      <w:marBottom w:val="0"/>
      <w:divBdr>
        <w:top w:val="none" w:sz="0" w:space="0" w:color="auto"/>
        <w:left w:val="none" w:sz="0" w:space="0" w:color="auto"/>
        <w:bottom w:val="none" w:sz="0" w:space="0" w:color="auto"/>
        <w:right w:val="none" w:sz="0" w:space="0" w:color="auto"/>
      </w:divBdr>
    </w:div>
    <w:div w:id="430204409">
      <w:bodyDiv w:val="1"/>
      <w:marLeft w:val="0"/>
      <w:marRight w:val="0"/>
      <w:marTop w:val="0"/>
      <w:marBottom w:val="0"/>
      <w:divBdr>
        <w:top w:val="none" w:sz="0" w:space="0" w:color="auto"/>
        <w:left w:val="none" w:sz="0" w:space="0" w:color="auto"/>
        <w:bottom w:val="none" w:sz="0" w:space="0" w:color="auto"/>
        <w:right w:val="none" w:sz="0" w:space="0" w:color="auto"/>
      </w:divBdr>
    </w:div>
    <w:div w:id="430862293">
      <w:bodyDiv w:val="1"/>
      <w:marLeft w:val="0"/>
      <w:marRight w:val="0"/>
      <w:marTop w:val="0"/>
      <w:marBottom w:val="0"/>
      <w:divBdr>
        <w:top w:val="none" w:sz="0" w:space="0" w:color="auto"/>
        <w:left w:val="none" w:sz="0" w:space="0" w:color="auto"/>
        <w:bottom w:val="none" w:sz="0" w:space="0" w:color="auto"/>
        <w:right w:val="none" w:sz="0" w:space="0" w:color="auto"/>
      </w:divBdr>
    </w:div>
    <w:div w:id="432749244">
      <w:bodyDiv w:val="1"/>
      <w:marLeft w:val="0"/>
      <w:marRight w:val="0"/>
      <w:marTop w:val="0"/>
      <w:marBottom w:val="0"/>
      <w:divBdr>
        <w:top w:val="none" w:sz="0" w:space="0" w:color="auto"/>
        <w:left w:val="none" w:sz="0" w:space="0" w:color="auto"/>
        <w:bottom w:val="none" w:sz="0" w:space="0" w:color="auto"/>
        <w:right w:val="none" w:sz="0" w:space="0" w:color="auto"/>
      </w:divBdr>
    </w:div>
    <w:div w:id="436756211">
      <w:bodyDiv w:val="1"/>
      <w:marLeft w:val="0"/>
      <w:marRight w:val="0"/>
      <w:marTop w:val="0"/>
      <w:marBottom w:val="0"/>
      <w:divBdr>
        <w:top w:val="none" w:sz="0" w:space="0" w:color="auto"/>
        <w:left w:val="none" w:sz="0" w:space="0" w:color="auto"/>
        <w:bottom w:val="none" w:sz="0" w:space="0" w:color="auto"/>
        <w:right w:val="none" w:sz="0" w:space="0" w:color="auto"/>
      </w:divBdr>
      <w:divsChild>
        <w:div w:id="1124692875">
          <w:marLeft w:val="480"/>
          <w:marRight w:val="0"/>
          <w:marTop w:val="0"/>
          <w:marBottom w:val="0"/>
          <w:divBdr>
            <w:top w:val="none" w:sz="0" w:space="0" w:color="auto"/>
            <w:left w:val="none" w:sz="0" w:space="0" w:color="auto"/>
            <w:bottom w:val="none" w:sz="0" w:space="0" w:color="auto"/>
            <w:right w:val="none" w:sz="0" w:space="0" w:color="auto"/>
          </w:divBdr>
        </w:div>
        <w:div w:id="1148059973">
          <w:marLeft w:val="480"/>
          <w:marRight w:val="0"/>
          <w:marTop w:val="0"/>
          <w:marBottom w:val="0"/>
          <w:divBdr>
            <w:top w:val="none" w:sz="0" w:space="0" w:color="auto"/>
            <w:left w:val="none" w:sz="0" w:space="0" w:color="auto"/>
            <w:bottom w:val="none" w:sz="0" w:space="0" w:color="auto"/>
            <w:right w:val="none" w:sz="0" w:space="0" w:color="auto"/>
          </w:divBdr>
        </w:div>
        <w:div w:id="1076393179">
          <w:marLeft w:val="480"/>
          <w:marRight w:val="0"/>
          <w:marTop w:val="0"/>
          <w:marBottom w:val="0"/>
          <w:divBdr>
            <w:top w:val="none" w:sz="0" w:space="0" w:color="auto"/>
            <w:left w:val="none" w:sz="0" w:space="0" w:color="auto"/>
            <w:bottom w:val="none" w:sz="0" w:space="0" w:color="auto"/>
            <w:right w:val="none" w:sz="0" w:space="0" w:color="auto"/>
          </w:divBdr>
        </w:div>
        <w:div w:id="325522260">
          <w:marLeft w:val="480"/>
          <w:marRight w:val="0"/>
          <w:marTop w:val="0"/>
          <w:marBottom w:val="0"/>
          <w:divBdr>
            <w:top w:val="none" w:sz="0" w:space="0" w:color="auto"/>
            <w:left w:val="none" w:sz="0" w:space="0" w:color="auto"/>
            <w:bottom w:val="none" w:sz="0" w:space="0" w:color="auto"/>
            <w:right w:val="none" w:sz="0" w:space="0" w:color="auto"/>
          </w:divBdr>
        </w:div>
        <w:div w:id="253319935">
          <w:marLeft w:val="480"/>
          <w:marRight w:val="0"/>
          <w:marTop w:val="0"/>
          <w:marBottom w:val="0"/>
          <w:divBdr>
            <w:top w:val="none" w:sz="0" w:space="0" w:color="auto"/>
            <w:left w:val="none" w:sz="0" w:space="0" w:color="auto"/>
            <w:bottom w:val="none" w:sz="0" w:space="0" w:color="auto"/>
            <w:right w:val="none" w:sz="0" w:space="0" w:color="auto"/>
          </w:divBdr>
        </w:div>
        <w:div w:id="497352715">
          <w:marLeft w:val="480"/>
          <w:marRight w:val="0"/>
          <w:marTop w:val="0"/>
          <w:marBottom w:val="0"/>
          <w:divBdr>
            <w:top w:val="none" w:sz="0" w:space="0" w:color="auto"/>
            <w:left w:val="none" w:sz="0" w:space="0" w:color="auto"/>
            <w:bottom w:val="none" w:sz="0" w:space="0" w:color="auto"/>
            <w:right w:val="none" w:sz="0" w:space="0" w:color="auto"/>
          </w:divBdr>
        </w:div>
        <w:div w:id="748308729">
          <w:marLeft w:val="480"/>
          <w:marRight w:val="0"/>
          <w:marTop w:val="0"/>
          <w:marBottom w:val="0"/>
          <w:divBdr>
            <w:top w:val="none" w:sz="0" w:space="0" w:color="auto"/>
            <w:left w:val="none" w:sz="0" w:space="0" w:color="auto"/>
            <w:bottom w:val="none" w:sz="0" w:space="0" w:color="auto"/>
            <w:right w:val="none" w:sz="0" w:space="0" w:color="auto"/>
          </w:divBdr>
        </w:div>
        <w:div w:id="648173296">
          <w:marLeft w:val="480"/>
          <w:marRight w:val="0"/>
          <w:marTop w:val="0"/>
          <w:marBottom w:val="0"/>
          <w:divBdr>
            <w:top w:val="none" w:sz="0" w:space="0" w:color="auto"/>
            <w:left w:val="none" w:sz="0" w:space="0" w:color="auto"/>
            <w:bottom w:val="none" w:sz="0" w:space="0" w:color="auto"/>
            <w:right w:val="none" w:sz="0" w:space="0" w:color="auto"/>
          </w:divBdr>
        </w:div>
        <w:div w:id="1190795552">
          <w:marLeft w:val="480"/>
          <w:marRight w:val="0"/>
          <w:marTop w:val="0"/>
          <w:marBottom w:val="0"/>
          <w:divBdr>
            <w:top w:val="none" w:sz="0" w:space="0" w:color="auto"/>
            <w:left w:val="none" w:sz="0" w:space="0" w:color="auto"/>
            <w:bottom w:val="none" w:sz="0" w:space="0" w:color="auto"/>
            <w:right w:val="none" w:sz="0" w:space="0" w:color="auto"/>
          </w:divBdr>
        </w:div>
        <w:div w:id="2034068071">
          <w:marLeft w:val="480"/>
          <w:marRight w:val="0"/>
          <w:marTop w:val="0"/>
          <w:marBottom w:val="0"/>
          <w:divBdr>
            <w:top w:val="none" w:sz="0" w:space="0" w:color="auto"/>
            <w:left w:val="none" w:sz="0" w:space="0" w:color="auto"/>
            <w:bottom w:val="none" w:sz="0" w:space="0" w:color="auto"/>
            <w:right w:val="none" w:sz="0" w:space="0" w:color="auto"/>
          </w:divBdr>
        </w:div>
        <w:div w:id="254752307">
          <w:marLeft w:val="480"/>
          <w:marRight w:val="0"/>
          <w:marTop w:val="0"/>
          <w:marBottom w:val="0"/>
          <w:divBdr>
            <w:top w:val="none" w:sz="0" w:space="0" w:color="auto"/>
            <w:left w:val="none" w:sz="0" w:space="0" w:color="auto"/>
            <w:bottom w:val="none" w:sz="0" w:space="0" w:color="auto"/>
            <w:right w:val="none" w:sz="0" w:space="0" w:color="auto"/>
          </w:divBdr>
        </w:div>
        <w:div w:id="1723098456">
          <w:marLeft w:val="480"/>
          <w:marRight w:val="0"/>
          <w:marTop w:val="0"/>
          <w:marBottom w:val="0"/>
          <w:divBdr>
            <w:top w:val="none" w:sz="0" w:space="0" w:color="auto"/>
            <w:left w:val="none" w:sz="0" w:space="0" w:color="auto"/>
            <w:bottom w:val="none" w:sz="0" w:space="0" w:color="auto"/>
            <w:right w:val="none" w:sz="0" w:space="0" w:color="auto"/>
          </w:divBdr>
        </w:div>
        <w:div w:id="2034186784">
          <w:marLeft w:val="480"/>
          <w:marRight w:val="0"/>
          <w:marTop w:val="0"/>
          <w:marBottom w:val="0"/>
          <w:divBdr>
            <w:top w:val="none" w:sz="0" w:space="0" w:color="auto"/>
            <w:left w:val="none" w:sz="0" w:space="0" w:color="auto"/>
            <w:bottom w:val="none" w:sz="0" w:space="0" w:color="auto"/>
            <w:right w:val="none" w:sz="0" w:space="0" w:color="auto"/>
          </w:divBdr>
        </w:div>
        <w:div w:id="1700624063">
          <w:marLeft w:val="480"/>
          <w:marRight w:val="0"/>
          <w:marTop w:val="0"/>
          <w:marBottom w:val="0"/>
          <w:divBdr>
            <w:top w:val="none" w:sz="0" w:space="0" w:color="auto"/>
            <w:left w:val="none" w:sz="0" w:space="0" w:color="auto"/>
            <w:bottom w:val="none" w:sz="0" w:space="0" w:color="auto"/>
            <w:right w:val="none" w:sz="0" w:space="0" w:color="auto"/>
          </w:divBdr>
        </w:div>
        <w:div w:id="914047155">
          <w:marLeft w:val="480"/>
          <w:marRight w:val="0"/>
          <w:marTop w:val="0"/>
          <w:marBottom w:val="0"/>
          <w:divBdr>
            <w:top w:val="none" w:sz="0" w:space="0" w:color="auto"/>
            <w:left w:val="none" w:sz="0" w:space="0" w:color="auto"/>
            <w:bottom w:val="none" w:sz="0" w:space="0" w:color="auto"/>
            <w:right w:val="none" w:sz="0" w:space="0" w:color="auto"/>
          </w:divBdr>
        </w:div>
        <w:div w:id="843789718">
          <w:marLeft w:val="480"/>
          <w:marRight w:val="0"/>
          <w:marTop w:val="0"/>
          <w:marBottom w:val="0"/>
          <w:divBdr>
            <w:top w:val="none" w:sz="0" w:space="0" w:color="auto"/>
            <w:left w:val="none" w:sz="0" w:space="0" w:color="auto"/>
            <w:bottom w:val="none" w:sz="0" w:space="0" w:color="auto"/>
            <w:right w:val="none" w:sz="0" w:space="0" w:color="auto"/>
          </w:divBdr>
        </w:div>
        <w:div w:id="1665161267">
          <w:marLeft w:val="480"/>
          <w:marRight w:val="0"/>
          <w:marTop w:val="0"/>
          <w:marBottom w:val="0"/>
          <w:divBdr>
            <w:top w:val="none" w:sz="0" w:space="0" w:color="auto"/>
            <w:left w:val="none" w:sz="0" w:space="0" w:color="auto"/>
            <w:bottom w:val="none" w:sz="0" w:space="0" w:color="auto"/>
            <w:right w:val="none" w:sz="0" w:space="0" w:color="auto"/>
          </w:divBdr>
        </w:div>
        <w:div w:id="909997343">
          <w:marLeft w:val="480"/>
          <w:marRight w:val="0"/>
          <w:marTop w:val="0"/>
          <w:marBottom w:val="0"/>
          <w:divBdr>
            <w:top w:val="none" w:sz="0" w:space="0" w:color="auto"/>
            <w:left w:val="none" w:sz="0" w:space="0" w:color="auto"/>
            <w:bottom w:val="none" w:sz="0" w:space="0" w:color="auto"/>
            <w:right w:val="none" w:sz="0" w:space="0" w:color="auto"/>
          </w:divBdr>
        </w:div>
        <w:div w:id="1371492339">
          <w:marLeft w:val="480"/>
          <w:marRight w:val="0"/>
          <w:marTop w:val="0"/>
          <w:marBottom w:val="0"/>
          <w:divBdr>
            <w:top w:val="none" w:sz="0" w:space="0" w:color="auto"/>
            <w:left w:val="none" w:sz="0" w:space="0" w:color="auto"/>
            <w:bottom w:val="none" w:sz="0" w:space="0" w:color="auto"/>
            <w:right w:val="none" w:sz="0" w:space="0" w:color="auto"/>
          </w:divBdr>
        </w:div>
        <w:div w:id="1043821606">
          <w:marLeft w:val="480"/>
          <w:marRight w:val="0"/>
          <w:marTop w:val="0"/>
          <w:marBottom w:val="0"/>
          <w:divBdr>
            <w:top w:val="none" w:sz="0" w:space="0" w:color="auto"/>
            <w:left w:val="none" w:sz="0" w:space="0" w:color="auto"/>
            <w:bottom w:val="none" w:sz="0" w:space="0" w:color="auto"/>
            <w:right w:val="none" w:sz="0" w:space="0" w:color="auto"/>
          </w:divBdr>
        </w:div>
        <w:div w:id="204609490">
          <w:marLeft w:val="480"/>
          <w:marRight w:val="0"/>
          <w:marTop w:val="0"/>
          <w:marBottom w:val="0"/>
          <w:divBdr>
            <w:top w:val="none" w:sz="0" w:space="0" w:color="auto"/>
            <w:left w:val="none" w:sz="0" w:space="0" w:color="auto"/>
            <w:bottom w:val="none" w:sz="0" w:space="0" w:color="auto"/>
            <w:right w:val="none" w:sz="0" w:space="0" w:color="auto"/>
          </w:divBdr>
        </w:div>
        <w:div w:id="1651446544">
          <w:marLeft w:val="480"/>
          <w:marRight w:val="0"/>
          <w:marTop w:val="0"/>
          <w:marBottom w:val="0"/>
          <w:divBdr>
            <w:top w:val="none" w:sz="0" w:space="0" w:color="auto"/>
            <w:left w:val="none" w:sz="0" w:space="0" w:color="auto"/>
            <w:bottom w:val="none" w:sz="0" w:space="0" w:color="auto"/>
            <w:right w:val="none" w:sz="0" w:space="0" w:color="auto"/>
          </w:divBdr>
        </w:div>
        <w:div w:id="1347517705">
          <w:marLeft w:val="480"/>
          <w:marRight w:val="0"/>
          <w:marTop w:val="0"/>
          <w:marBottom w:val="0"/>
          <w:divBdr>
            <w:top w:val="none" w:sz="0" w:space="0" w:color="auto"/>
            <w:left w:val="none" w:sz="0" w:space="0" w:color="auto"/>
            <w:bottom w:val="none" w:sz="0" w:space="0" w:color="auto"/>
            <w:right w:val="none" w:sz="0" w:space="0" w:color="auto"/>
          </w:divBdr>
        </w:div>
        <w:div w:id="1689721476">
          <w:marLeft w:val="480"/>
          <w:marRight w:val="0"/>
          <w:marTop w:val="0"/>
          <w:marBottom w:val="0"/>
          <w:divBdr>
            <w:top w:val="none" w:sz="0" w:space="0" w:color="auto"/>
            <w:left w:val="none" w:sz="0" w:space="0" w:color="auto"/>
            <w:bottom w:val="none" w:sz="0" w:space="0" w:color="auto"/>
            <w:right w:val="none" w:sz="0" w:space="0" w:color="auto"/>
          </w:divBdr>
        </w:div>
        <w:div w:id="1165827001">
          <w:marLeft w:val="480"/>
          <w:marRight w:val="0"/>
          <w:marTop w:val="0"/>
          <w:marBottom w:val="0"/>
          <w:divBdr>
            <w:top w:val="none" w:sz="0" w:space="0" w:color="auto"/>
            <w:left w:val="none" w:sz="0" w:space="0" w:color="auto"/>
            <w:bottom w:val="none" w:sz="0" w:space="0" w:color="auto"/>
            <w:right w:val="none" w:sz="0" w:space="0" w:color="auto"/>
          </w:divBdr>
        </w:div>
        <w:div w:id="295457176">
          <w:marLeft w:val="480"/>
          <w:marRight w:val="0"/>
          <w:marTop w:val="0"/>
          <w:marBottom w:val="0"/>
          <w:divBdr>
            <w:top w:val="none" w:sz="0" w:space="0" w:color="auto"/>
            <w:left w:val="none" w:sz="0" w:space="0" w:color="auto"/>
            <w:bottom w:val="none" w:sz="0" w:space="0" w:color="auto"/>
            <w:right w:val="none" w:sz="0" w:space="0" w:color="auto"/>
          </w:divBdr>
        </w:div>
        <w:div w:id="1455975428">
          <w:marLeft w:val="480"/>
          <w:marRight w:val="0"/>
          <w:marTop w:val="0"/>
          <w:marBottom w:val="0"/>
          <w:divBdr>
            <w:top w:val="none" w:sz="0" w:space="0" w:color="auto"/>
            <w:left w:val="none" w:sz="0" w:space="0" w:color="auto"/>
            <w:bottom w:val="none" w:sz="0" w:space="0" w:color="auto"/>
            <w:right w:val="none" w:sz="0" w:space="0" w:color="auto"/>
          </w:divBdr>
        </w:div>
        <w:div w:id="39402971">
          <w:marLeft w:val="480"/>
          <w:marRight w:val="0"/>
          <w:marTop w:val="0"/>
          <w:marBottom w:val="0"/>
          <w:divBdr>
            <w:top w:val="none" w:sz="0" w:space="0" w:color="auto"/>
            <w:left w:val="none" w:sz="0" w:space="0" w:color="auto"/>
            <w:bottom w:val="none" w:sz="0" w:space="0" w:color="auto"/>
            <w:right w:val="none" w:sz="0" w:space="0" w:color="auto"/>
          </w:divBdr>
        </w:div>
        <w:div w:id="562105693">
          <w:marLeft w:val="480"/>
          <w:marRight w:val="0"/>
          <w:marTop w:val="0"/>
          <w:marBottom w:val="0"/>
          <w:divBdr>
            <w:top w:val="none" w:sz="0" w:space="0" w:color="auto"/>
            <w:left w:val="none" w:sz="0" w:space="0" w:color="auto"/>
            <w:bottom w:val="none" w:sz="0" w:space="0" w:color="auto"/>
            <w:right w:val="none" w:sz="0" w:space="0" w:color="auto"/>
          </w:divBdr>
        </w:div>
        <w:div w:id="631055984">
          <w:marLeft w:val="480"/>
          <w:marRight w:val="0"/>
          <w:marTop w:val="0"/>
          <w:marBottom w:val="0"/>
          <w:divBdr>
            <w:top w:val="none" w:sz="0" w:space="0" w:color="auto"/>
            <w:left w:val="none" w:sz="0" w:space="0" w:color="auto"/>
            <w:bottom w:val="none" w:sz="0" w:space="0" w:color="auto"/>
            <w:right w:val="none" w:sz="0" w:space="0" w:color="auto"/>
          </w:divBdr>
        </w:div>
        <w:div w:id="1006902055">
          <w:marLeft w:val="480"/>
          <w:marRight w:val="0"/>
          <w:marTop w:val="0"/>
          <w:marBottom w:val="0"/>
          <w:divBdr>
            <w:top w:val="none" w:sz="0" w:space="0" w:color="auto"/>
            <w:left w:val="none" w:sz="0" w:space="0" w:color="auto"/>
            <w:bottom w:val="none" w:sz="0" w:space="0" w:color="auto"/>
            <w:right w:val="none" w:sz="0" w:space="0" w:color="auto"/>
          </w:divBdr>
        </w:div>
        <w:div w:id="834414368">
          <w:marLeft w:val="480"/>
          <w:marRight w:val="0"/>
          <w:marTop w:val="0"/>
          <w:marBottom w:val="0"/>
          <w:divBdr>
            <w:top w:val="none" w:sz="0" w:space="0" w:color="auto"/>
            <w:left w:val="none" w:sz="0" w:space="0" w:color="auto"/>
            <w:bottom w:val="none" w:sz="0" w:space="0" w:color="auto"/>
            <w:right w:val="none" w:sz="0" w:space="0" w:color="auto"/>
          </w:divBdr>
        </w:div>
        <w:div w:id="2101827983">
          <w:marLeft w:val="480"/>
          <w:marRight w:val="0"/>
          <w:marTop w:val="0"/>
          <w:marBottom w:val="0"/>
          <w:divBdr>
            <w:top w:val="none" w:sz="0" w:space="0" w:color="auto"/>
            <w:left w:val="none" w:sz="0" w:space="0" w:color="auto"/>
            <w:bottom w:val="none" w:sz="0" w:space="0" w:color="auto"/>
            <w:right w:val="none" w:sz="0" w:space="0" w:color="auto"/>
          </w:divBdr>
        </w:div>
        <w:div w:id="1753090265">
          <w:marLeft w:val="480"/>
          <w:marRight w:val="0"/>
          <w:marTop w:val="0"/>
          <w:marBottom w:val="0"/>
          <w:divBdr>
            <w:top w:val="none" w:sz="0" w:space="0" w:color="auto"/>
            <w:left w:val="none" w:sz="0" w:space="0" w:color="auto"/>
            <w:bottom w:val="none" w:sz="0" w:space="0" w:color="auto"/>
            <w:right w:val="none" w:sz="0" w:space="0" w:color="auto"/>
          </w:divBdr>
        </w:div>
        <w:div w:id="150946193">
          <w:marLeft w:val="480"/>
          <w:marRight w:val="0"/>
          <w:marTop w:val="0"/>
          <w:marBottom w:val="0"/>
          <w:divBdr>
            <w:top w:val="none" w:sz="0" w:space="0" w:color="auto"/>
            <w:left w:val="none" w:sz="0" w:space="0" w:color="auto"/>
            <w:bottom w:val="none" w:sz="0" w:space="0" w:color="auto"/>
            <w:right w:val="none" w:sz="0" w:space="0" w:color="auto"/>
          </w:divBdr>
        </w:div>
        <w:div w:id="1667198725">
          <w:marLeft w:val="480"/>
          <w:marRight w:val="0"/>
          <w:marTop w:val="0"/>
          <w:marBottom w:val="0"/>
          <w:divBdr>
            <w:top w:val="none" w:sz="0" w:space="0" w:color="auto"/>
            <w:left w:val="none" w:sz="0" w:space="0" w:color="auto"/>
            <w:bottom w:val="none" w:sz="0" w:space="0" w:color="auto"/>
            <w:right w:val="none" w:sz="0" w:space="0" w:color="auto"/>
          </w:divBdr>
        </w:div>
        <w:div w:id="795370839">
          <w:marLeft w:val="480"/>
          <w:marRight w:val="0"/>
          <w:marTop w:val="0"/>
          <w:marBottom w:val="0"/>
          <w:divBdr>
            <w:top w:val="none" w:sz="0" w:space="0" w:color="auto"/>
            <w:left w:val="none" w:sz="0" w:space="0" w:color="auto"/>
            <w:bottom w:val="none" w:sz="0" w:space="0" w:color="auto"/>
            <w:right w:val="none" w:sz="0" w:space="0" w:color="auto"/>
          </w:divBdr>
        </w:div>
        <w:div w:id="1316959860">
          <w:marLeft w:val="480"/>
          <w:marRight w:val="0"/>
          <w:marTop w:val="0"/>
          <w:marBottom w:val="0"/>
          <w:divBdr>
            <w:top w:val="none" w:sz="0" w:space="0" w:color="auto"/>
            <w:left w:val="none" w:sz="0" w:space="0" w:color="auto"/>
            <w:bottom w:val="none" w:sz="0" w:space="0" w:color="auto"/>
            <w:right w:val="none" w:sz="0" w:space="0" w:color="auto"/>
          </w:divBdr>
        </w:div>
        <w:div w:id="122122274">
          <w:marLeft w:val="480"/>
          <w:marRight w:val="0"/>
          <w:marTop w:val="0"/>
          <w:marBottom w:val="0"/>
          <w:divBdr>
            <w:top w:val="none" w:sz="0" w:space="0" w:color="auto"/>
            <w:left w:val="none" w:sz="0" w:space="0" w:color="auto"/>
            <w:bottom w:val="none" w:sz="0" w:space="0" w:color="auto"/>
            <w:right w:val="none" w:sz="0" w:space="0" w:color="auto"/>
          </w:divBdr>
        </w:div>
        <w:div w:id="2079084595">
          <w:marLeft w:val="480"/>
          <w:marRight w:val="0"/>
          <w:marTop w:val="0"/>
          <w:marBottom w:val="0"/>
          <w:divBdr>
            <w:top w:val="none" w:sz="0" w:space="0" w:color="auto"/>
            <w:left w:val="none" w:sz="0" w:space="0" w:color="auto"/>
            <w:bottom w:val="none" w:sz="0" w:space="0" w:color="auto"/>
            <w:right w:val="none" w:sz="0" w:space="0" w:color="auto"/>
          </w:divBdr>
        </w:div>
        <w:div w:id="1397507144">
          <w:marLeft w:val="480"/>
          <w:marRight w:val="0"/>
          <w:marTop w:val="0"/>
          <w:marBottom w:val="0"/>
          <w:divBdr>
            <w:top w:val="none" w:sz="0" w:space="0" w:color="auto"/>
            <w:left w:val="none" w:sz="0" w:space="0" w:color="auto"/>
            <w:bottom w:val="none" w:sz="0" w:space="0" w:color="auto"/>
            <w:right w:val="none" w:sz="0" w:space="0" w:color="auto"/>
          </w:divBdr>
        </w:div>
        <w:div w:id="479275122">
          <w:marLeft w:val="480"/>
          <w:marRight w:val="0"/>
          <w:marTop w:val="0"/>
          <w:marBottom w:val="0"/>
          <w:divBdr>
            <w:top w:val="none" w:sz="0" w:space="0" w:color="auto"/>
            <w:left w:val="none" w:sz="0" w:space="0" w:color="auto"/>
            <w:bottom w:val="none" w:sz="0" w:space="0" w:color="auto"/>
            <w:right w:val="none" w:sz="0" w:space="0" w:color="auto"/>
          </w:divBdr>
        </w:div>
        <w:div w:id="1117724933">
          <w:marLeft w:val="480"/>
          <w:marRight w:val="0"/>
          <w:marTop w:val="0"/>
          <w:marBottom w:val="0"/>
          <w:divBdr>
            <w:top w:val="none" w:sz="0" w:space="0" w:color="auto"/>
            <w:left w:val="none" w:sz="0" w:space="0" w:color="auto"/>
            <w:bottom w:val="none" w:sz="0" w:space="0" w:color="auto"/>
            <w:right w:val="none" w:sz="0" w:space="0" w:color="auto"/>
          </w:divBdr>
        </w:div>
        <w:div w:id="1471708804">
          <w:marLeft w:val="480"/>
          <w:marRight w:val="0"/>
          <w:marTop w:val="0"/>
          <w:marBottom w:val="0"/>
          <w:divBdr>
            <w:top w:val="none" w:sz="0" w:space="0" w:color="auto"/>
            <w:left w:val="none" w:sz="0" w:space="0" w:color="auto"/>
            <w:bottom w:val="none" w:sz="0" w:space="0" w:color="auto"/>
            <w:right w:val="none" w:sz="0" w:space="0" w:color="auto"/>
          </w:divBdr>
        </w:div>
        <w:div w:id="712536804">
          <w:marLeft w:val="480"/>
          <w:marRight w:val="0"/>
          <w:marTop w:val="0"/>
          <w:marBottom w:val="0"/>
          <w:divBdr>
            <w:top w:val="none" w:sz="0" w:space="0" w:color="auto"/>
            <w:left w:val="none" w:sz="0" w:space="0" w:color="auto"/>
            <w:bottom w:val="none" w:sz="0" w:space="0" w:color="auto"/>
            <w:right w:val="none" w:sz="0" w:space="0" w:color="auto"/>
          </w:divBdr>
        </w:div>
        <w:div w:id="921718830">
          <w:marLeft w:val="480"/>
          <w:marRight w:val="0"/>
          <w:marTop w:val="0"/>
          <w:marBottom w:val="0"/>
          <w:divBdr>
            <w:top w:val="none" w:sz="0" w:space="0" w:color="auto"/>
            <w:left w:val="none" w:sz="0" w:space="0" w:color="auto"/>
            <w:bottom w:val="none" w:sz="0" w:space="0" w:color="auto"/>
            <w:right w:val="none" w:sz="0" w:space="0" w:color="auto"/>
          </w:divBdr>
        </w:div>
        <w:div w:id="539779787">
          <w:marLeft w:val="480"/>
          <w:marRight w:val="0"/>
          <w:marTop w:val="0"/>
          <w:marBottom w:val="0"/>
          <w:divBdr>
            <w:top w:val="none" w:sz="0" w:space="0" w:color="auto"/>
            <w:left w:val="none" w:sz="0" w:space="0" w:color="auto"/>
            <w:bottom w:val="none" w:sz="0" w:space="0" w:color="auto"/>
            <w:right w:val="none" w:sz="0" w:space="0" w:color="auto"/>
          </w:divBdr>
        </w:div>
        <w:div w:id="950892495">
          <w:marLeft w:val="480"/>
          <w:marRight w:val="0"/>
          <w:marTop w:val="0"/>
          <w:marBottom w:val="0"/>
          <w:divBdr>
            <w:top w:val="none" w:sz="0" w:space="0" w:color="auto"/>
            <w:left w:val="none" w:sz="0" w:space="0" w:color="auto"/>
            <w:bottom w:val="none" w:sz="0" w:space="0" w:color="auto"/>
            <w:right w:val="none" w:sz="0" w:space="0" w:color="auto"/>
          </w:divBdr>
        </w:div>
        <w:div w:id="2111779257">
          <w:marLeft w:val="480"/>
          <w:marRight w:val="0"/>
          <w:marTop w:val="0"/>
          <w:marBottom w:val="0"/>
          <w:divBdr>
            <w:top w:val="none" w:sz="0" w:space="0" w:color="auto"/>
            <w:left w:val="none" w:sz="0" w:space="0" w:color="auto"/>
            <w:bottom w:val="none" w:sz="0" w:space="0" w:color="auto"/>
            <w:right w:val="none" w:sz="0" w:space="0" w:color="auto"/>
          </w:divBdr>
        </w:div>
        <w:div w:id="714237868">
          <w:marLeft w:val="480"/>
          <w:marRight w:val="0"/>
          <w:marTop w:val="0"/>
          <w:marBottom w:val="0"/>
          <w:divBdr>
            <w:top w:val="none" w:sz="0" w:space="0" w:color="auto"/>
            <w:left w:val="none" w:sz="0" w:space="0" w:color="auto"/>
            <w:bottom w:val="none" w:sz="0" w:space="0" w:color="auto"/>
            <w:right w:val="none" w:sz="0" w:space="0" w:color="auto"/>
          </w:divBdr>
        </w:div>
        <w:div w:id="1585921438">
          <w:marLeft w:val="480"/>
          <w:marRight w:val="0"/>
          <w:marTop w:val="0"/>
          <w:marBottom w:val="0"/>
          <w:divBdr>
            <w:top w:val="none" w:sz="0" w:space="0" w:color="auto"/>
            <w:left w:val="none" w:sz="0" w:space="0" w:color="auto"/>
            <w:bottom w:val="none" w:sz="0" w:space="0" w:color="auto"/>
            <w:right w:val="none" w:sz="0" w:space="0" w:color="auto"/>
          </w:divBdr>
        </w:div>
        <w:div w:id="1890727940">
          <w:marLeft w:val="480"/>
          <w:marRight w:val="0"/>
          <w:marTop w:val="0"/>
          <w:marBottom w:val="0"/>
          <w:divBdr>
            <w:top w:val="none" w:sz="0" w:space="0" w:color="auto"/>
            <w:left w:val="none" w:sz="0" w:space="0" w:color="auto"/>
            <w:bottom w:val="none" w:sz="0" w:space="0" w:color="auto"/>
            <w:right w:val="none" w:sz="0" w:space="0" w:color="auto"/>
          </w:divBdr>
        </w:div>
        <w:div w:id="104858430">
          <w:marLeft w:val="480"/>
          <w:marRight w:val="0"/>
          <w:marTop w:val="0"/>
          <w:marBottom w:val="0"/>
          <w:divBdr>
            <w:top w:val="none" w:sz="0" w:space="0" w:color="auto"/>
            <w:left w:val="none" w:sz="0" w:space="0" w:color="auto"/>
            <w:bottom w:val="none" w:sz="0" w:space="0" w:color="auto"/>
            <w:right w:val="none" w:sz="0" w:space="0" w:color="auto"/>
          </w:divBdr>
        </w:div>
        <w:div w:id="1999452401">
          <w:marLeft w:val="480"/>
          <w:marRight w:val="0"/>
          <w:marTop w:val="0"/>
          <w:marBottom w:val="0"/>
          <w:divBdr>
            <w:top w:val="none" w:sz="0" w:space="0" w:color="auto"/>
            <w:left w:val="none" w:sz="0" w:space="0" w:color="auto"/>
            <w:bottom w:val="none" w:sz="0" w:space="0" w:color="auto"/>
            <w:right w:val="none" w:sz="0" w:space="0" w:color="auto"/>
          </w:divBdr>
        </w:div>
        <w:div w:id="2132704596">
          <w:marLeft w:val="480"/>
          <w:marRight w:val="0"/>
          <w:marTop w:val="0"/>
          <w:marBottom w:val="0"/>
          <w:divBdr>
            <w:top w:val="none" w:sz="0" w:space="0" w:color="auto"/>
            <w:left w:val="none" w:sz="0" w:space="0" w:color="auto"/>
            <w:bottom w:val="none" w:sz="0" w:space="0" w:color="auto"/>
            <w:right w:val="none" w:sz="0" w:space="0" w:color="auto"/>
          </w:divBdr>
        </w:div>
        <w:div w:id="942111810">
          <w:marLeft w:val="480"/>
          <w:marRight w:val="0"/>
          <w:marTop w:val="0"/>
          <w:marBottom w:val="0"/>
          <w:divBdr>
            <w:top w:val="none" w:sz="0" w:space="0" w:color="auto"/>
            <w:left w:val="none" w:sz="0" w:space="0" w:color="auto"/>
            <w:bottom w:val="none" w:sz="0" w:space="0" w:color="auto"/>
            <w:right w:val="none" w:sz="0" w:space="0" w:color="auto"/>
          </w:divBdr>
        </w:div>
        <w:div w:id="647246527">
          <w:marLeft w:val="480"/>
          <w:marRight w:val="0"/>
          <w:marTop w:val="0"/>
          <w:marBottom w:val="0"/>
          <w:divBdr>
            <w:top w:val="none" w:sz="0" w:space="0" w:color="auto"/>
            <w:left w:val="none" w:sz="0" w:space="0" w:color="auto"/>
            <w:bottom w:val="none" w:sz="0" w:space="0" w:color="auto"/>
            <w:right w:val="none" w:sz="0" w:space="0" w:color="auto"/>
          </w:divBdr>
        </w:div>
        <w:div w:id="1708724592">
          <w:marLeft w:val="480"/>
          <w:marRight w:val="0"/>
          <w:marTop w:val="0"/>
          <w:marBottom w:val="0"/>
          <w:divBdr>
            <w:top w:val="none" w:sz="0" w:space="0" w:color="auto"/>
            <w:left w:val="none" w:sz="0" w:space="0" w:color="auto"/>
            <w:bottom w:val="none" w:sz="0" w:space="0" w:color="auto"/>
            <w:right w:val="none" w:sz="0" w:space="0" w:color="auto"/>
          </w:divBdr>
        </w:div>
        <w:div w:id="1945074234">
          <w:marLeft w:val="480"/>
          <w:marRight w:val="0"/>
          <w:marTop w:val="0"/>
          <w:marBottom w:val="0"/>
          <w:divBdr>
            <w:top w:val="none" w:sz="0" w:space="0" w:color="auto"/>
            <w:left w:val="none" w:sz="0" w:space="0" w:color="auto"/>
            <w:bottom w:val="none" w:sz="0" w:space="0" w:color="auto"/>
            <w:right w:val="none" w:sz="0" w:space="0" w:color="auto"/>
          </w:divBdr>
        </w:div>
        <w:div w:id="677269772">
          <w:marLeft w:val="480"/>
          <w:marRight w:val="0"/>
          <w:marTop w:val="0"/>
          <w:marBottom w:val="0"/>
          <w:divBdr>
            <w:top w:val="none" w:sz="0" w:space="0" w:color="auto"/>
            <w:left w:val="none" w:sz="0" w:space="0" w:color="auto"/>
            <w:bottom w:val="none" w:sz="0" w:space="0" w:color="auto"/>
            <w:right w:val="none" w:sz="0" w:space="0" w:color="auto"/>
          </w:divBdr>
        </w:div>
        <w:div w:id="1579903782">
          <w:marLeft w:val="480"/>
          <w:marRight w:val="0"/>
          <w:marTop w:val="0"/>
          <w:marBottom w:val="0"/>
          <w:divBdr>
            <w:top w:val="none" w:sz="0" w:space="0" w:color="auto"/>
            <w:left w:val="none" w:sz="0" w:space="0" w:color="auto"/>
            <w:bottom w:val="none" w:sz="0" w:space="0" w:color="auto"/>
            <w:right w:val="none" w:sz="0" w:space="0" w:color="auto"/>
          </w:divBdr>
        </w:div>
        <w:div w:id="1160852750">
          <w:marLeft w:val="480"/>
          <w:marRight w:val="0"/>
          <w:marTop w:val="0"/>
          <w:marBottom w:val="0"/>
          <w:divBdr>
            <w:top w:val="none" w:sz="0" w:space="0" w:color="auto"/>
            <w:left w:val="none" w:sz="0" w:space="0" w:color="auto"/>
            <w:bottom w:val="none" w:sz="0" w:space="0" w:color="auto"/>
            <w:right w:val="none" w:sz="0" w:space="0" w:color="auto"/>
          </w:divBdr>
        </w:div>
        <w:div w:id="1623221006">
          <w:marLeft w:val="480"/>
          <w:marRight w:val="0"/>
          <w:marTop w:val="0"/>
          <w:marBottom w:val="0"/>
          <w:divBdr>
            <w:top w:val="none" w:sz="0" w:space="0" w:color="auto"/>
            <w:left w:val="none" w:sz="0" w:space="0" w:color="auto"/>
            <w:bottom w:val="none" w:sz="0" w:space="0" w:color="auto"/>
            <w:right w:val="none" w:sz="0" w:space="0" w:color="auto"/>
          </w:divBdr>
        </w:div>
        <w:div w:id="1152481838">
          <w:marLeft w:val="480"/>
          <w:marRight w:val="0"/>
          <w:marTop w:val="0"/>
          <w:marBottom w:val="0"/>
          <w:divBdr>
            <w:top w:val="none" w:sz="0" w:space="0" w:color="auto"/>
            <w:left w:val="none" w:sz="0" w:space="0" w:color="auto"/>
            <w:bottom w:val="none" w:sz="0" w:space="0" w:color="auto"/>
            <w:right w:val="none" w:sz="0" w:space="0" w:color="auto"/>
          </w:divBdr>
        </w:div>
        <w:div w:id="1931304499">
          <w:marLeft w:val="480"/>
          <w:marRight w:val="0"/>
          <w:marTop w:val="0"/>
          <w:marBottom w:val="0"/>
          <w:divBdr>
            <w:top w:val="none" w:sz="0" w:space="0" w:color="auto"/>
            <w:left w:val="none" w:sz="0" w:space="0" w:color="auto"/>
            <w:bottom w:val="none" w:sz="0" w:space="0" w:color="auto"/>
            <w:right w:val="none" w:sz="0" w:space="0" w:color="auto"/>
          </w:divBdr>
        </w:div>
        <w:div w:id="2082603156">
          <w:marLeft w:val="480"/>
          <w:marRight w:val="0"/>
          <w:marTop w:val="0"/>
          <w:marBottom w:val="0"/>
          <w:divBdr>
            <w:top w:val="none" w:sz="0" w:space="0" w:color="auto"/>
            <w:left w:val="none" w:sz="0" w:space="0" w:color="auto"/>
            <w:bottom w:val="none" w:sz="0" w:space="0" w:color="auto"/>
            <w:right w:val="none" w:sz="0" w:space="0" w:color="auto"/>
          </w:divBdr>
        </w:div>
        <w:div w:id="760640458">
          <w:marLeft w:val="480"/>
          <w:marRight w:val="0"/>
          <w:marTop w:val="0"/>
          <w:marBottom w:val="0"/>
          <w:divBdr>
            <w:top w:val="none" w:sz="0" w:space="0" w:color="auto"/>
            <w:left w:val="none" w:sz="0" w:space="0" w:color="auto"/>
            <w:bottom w:val="none" w:sz="0" w:space="0" w:color="auto"/>
            <w:right w:val="none" w:sz="0" w:space="0" w:color="auto"/>
          </w:divBdr>
        </w:div>
        <w:div w:id="1117064367">
          <w:marLeft w:val="480"/>
          <w:marRight w:val="0"/>
          <w:marTop w:val="0"/>
          <w:marBottom w:val="0"/>
          <w:divBdr>
            <w:top w:val="none" w:sz="0" w:space="0" w:color="auto"/>
            <w:left w:val="none" w:sz="0" w:space="0" w:color="auto"/>
            <w:bottom w:val="none" w:sz="0" w:space="0" w:color="auto"/>
            <w:right w:val="none" w:sz="0" w:space="0" w:color="auto"/>
          </w:divBdr>
        </w:div>
      </w:divsChild>
    </w:div>
    <w:div w:id="438332805">
      <w:bodyDiv w:val="1"/>
      <w:marLeft w:val="0"/>
      <w:marRight w:val="0"/>
      <w:marTop w:val="0"/>
      <w:marBottom w:val="0"/>
      <w:divBdr>
        <w:top w:val="none" w:sz="0" w:space="0" w:color="auto"/>
        <w:left w:val="none" w:sz="0" w:space="0" w:color="auto"/>
        <w:bottom w:val="none" w:sz="0" w:space="0" w:color="auto"/>
        <w:right w:val="none" w:sz="0" w:space="0" w:color="auto"/>
      </w:divBdr>
    </w:div>
    <w:div w:id="441874845">
      <w:bodyDiv w:val="1"/>
      <w:marLeft w:val="0"/>
      <w:marRight w:val="0"/>
      <w:marTop w:val="0"/>
      <w:marBottom w:val="0"/>
      <w:divBdr>
        <w:top w:val="none" w:sz="0" w:space="0" w:color="auto"/>
        <w:left w:val="none" w:sz="0" w:space="0" w:color="auto"/>
        <w:bottom w:val="none" w:sz="0" w:space="0" w:color="auto"/>
        <w:right w:val="none" w:sz="0" w:space="0" w:color="auto"/>
      </w:divBdr>
    </w:div>
    <w:div w:id="449127630">
      <w:bodyDiv w:val="1"/>
      <w:marLeft w:val="0"/>
      <w:marRight w:val="0"/>
      <w:marTop w:val="0"/>
      <w:marBottom w:val="0"/>
      <w:divBdr>
        <w:top w:val="none" w:sz="0" w:space="0" w:color="auto"/>
        <w:left w:val="none" w:sz="0" w:space="0" w:color="auto"/>
        <w:bottom w:val="none" w:sz="0" w:space="0" w:color="auto"/>
        <w:right w:val="none" w:sz="0" w:space="0" w:color="auto"/>
      </w:divBdr>
    </w:div>
    <w:div w:id="456946637">
      <w:bodyDiv w:val="1"/>
      <w:marLeft w:val="0"/>
      <w:marRight w:val="0"/>
      <w:marTop w:val="0"/>
      <w:marBottom w:val="0"/>
      <w:divBdr>
        <w:top w:val="none" w:sz="0" w:space="0" w:color="auto"/>
        <w:left w:val="none" w:sz="0" w:space="0" w:color="auto"/>
        <w:bottom w:val="none" w:sz="0" w:space="0" w:color="auto"/>
        <w:right w:val="none" w:sz="0" w:space="0" w:color="auto"/>
      </w:divBdr>
    </w:div>
    <w:div w:id="466094517">
      <w:bodyDiv w:val="1"/>
      <w:marLeft w:val="0"/>
      <w:marRight w:val="0"/>
      <w:marTop w:val="0"/>
      <w:marBottom w:val="0"/>
      <w:divBdr>
        <w:top w:val="none" w:sz="0" w:space="0" w:color="auto"/>
        <w:left w:val="none" w:sz="0" w:space="0" w:color="auto"/>
        <w:bottom w:val="none" w:sz="0" w:space="0" w:color="auto"/>
        <w:right w:val="none" w:sz="0" w:space="0" w:color="auto"/>
      </w:divBdr>
    </w:div>
    <w:div w:id="466974733">
      <w:bodyDiv w:val="1"/>
      <w:marLeft w:val="0"/>
      <w:marRight w:val="0"/>
      <w:marTop w:val="0"/>
      <w:marBottom w:val="0"/>
      <w:divBdr>
        <w:top w:val="none" w:sz="0" w:space="0" w:color="auto"/>
        <w:left w:val="none" w:sz="0" w:space="0" w:color="auto"/>
        <w:bottom w:val="none" w:sz="0" w:space="0" w:color="auto"/>
        <w:right w:val="none" w:sz="0" w:space="0" w:color="auto"/>
      </w:divBdr>
    </w:div>
    <w:div w:id="471489019">
      <w:bodyDiv w:val="1"/>
      <w:marLeft w:val="0"/>
      <w:marRight w:val="0"/>
      <w:marTop w:val="0"/>
      <w:marBottom w:val="0"/>
      <w:divBdr>
        <w:top w:val="none" w:sz="0" w:space="0" w:color="auto"/>
        <w:left w:val="none" w:sz="0" w:space="0" w:color="auto"/>
        <w:bottom w:val="none" w:sz="0" w:space="0" w:color="auto"/>
        <w:right w:val="none" w:sz="0" w:space="0" w:color="auto"/>
      </w:divBdr>
    </w:div>
    <w:div w:id="482897185">
      <w:bodyDiv w:val="1"/>
      <w:marLeft w:val="0"/>
      <w:marRight w:val="0"/>
      <w:marTop w:val="0"/>
      <w:marBottom w:val="0"/>
      <w:divBdr>
        <w:top w:val="none" w:sz="0" w:space="0" w:color="auto"/>
        <w:left w:val="none" w:sz="0" w:space="0" w:color="auto"/>
        <w:bottom w:val="none" w:sz="0" w:space="0" w:color="auto"/>
        <w:right w:val="none" w:sz="0" w:space="0" w:color="auto"/>
      </w:divBdr>
    </w:div>
    <w:div w:id="488401515">
      <w:bodyDiv w:val="1"/>
      <w:marLeft w:val="0"/>
      <w:marRight w:val="0"/>
      <w:marTop w:val="0"/>
      <w:marBottom w:val="0"/>
      <w:divBdr>
        <w:top w:val="none" w:sz="0" w:space="0" w:color="auto"/>
        <w:left w:val="none" w:sz="0" w:space="0" w:color="auto"/>
        <w:bottom w:val="none" w:sz="0" w:space="0" w:color="auto"/>
        <w:right w:val="none" w:sz="0" w:space="0" w:color="auto"/>
      </w:divBdr>
    </w:div>
    <w:div w:id="499465882">
      <w:bodyDiv w:val="1"/>
      <w:marLeft w:val="0"/>
      <w:marRight w:val="0"/>
      <w:marTop w:val="0"/>
      <w:marBottom w:val="0"/>
      <w:divBdr>
        <w:top w:val="none" w:sz="0" w:space="0" w:color="auto"/>
        <w:left w:val="none" w:sz="0" w:space="0" w:color="auto"/>
        <w:bottom w:val="none" w:sz="0" w:space="0" w:color="auto"/>
        <w:right w:val="none" w:sz="0" w:space="0" w:color="auto"/>
      </w:divBdr>
    </w:div>
    <w:div w:id="501703014">
      <w:bodyDiv w:val="1"/>
      <w:marLeft w:val="0"/>
      <w:marRight w:val="0"/>
      <w:marTop w:val="0"/>
      <w:marBottom w:val="0"/>
      <w:divBdr>
        <w:top w:val="none" w:sz="0" w:space="0" w:color="auto"/>
        <w:left w:val="none" w:sz="0" w:space="0" w:color="auto"/>
        <w:bottom w:val="none" w:sz="0" w:space="0" w:color="auto"/>
        <w:right w:val="none" w:sz="0" w:space="0" w:color="auto"/>
      </w:divBdr>
    </w:div>
    <w:div w:id="511141735">
      <w:bodyDiv w:val="1"/>
      <w:marLeft w:val="0"/>
      <w:marRight w:val="0"/>
      <w:marTop w:val="0"/>
      <w:marBottom w:val="0"/>
      <w:divBdr>
        <w:top w:val="none" w:sz="0" w:space="0" w:color="auto"/>
        <w:left w:val="none" w:sz="0" w:space="0" w:color="auto"/>
        <w:bottom w:val="none" w:sz="0" w:space="0" w:color="auto"/>
        <w:right w:val="none" w:sz="0" w:space="0" w:color="auto"/>
      </w:divBdr>
    </w:div>
    <w:div w:id="514000524">
      <w:bodyDiv w:val="1"/>
      <w:marLeft w:val="0"/>
      <w:marRight w:val="0"/>
      <w:marTop w:val="0"/>
      <w:marBottom w:val="0"/>
      <w:divBdr>
        <w:top w:val="none" w:sz="0" w:space="0" w:color="auto"/>
        <w:left w:val="none" w:sz="0" w:space="0" w:color="auto"/>
        <w:bottom w:val="none" w:sz="0" w:space="0" w:color="auto"/>
        <w:right w:val="none" w:sz="0" w:space="0" w:color="auto"/>
      </w:divBdr>
    </w:div>
    <w:div w:id="514539275">
      <w:bodyDiv w:val="1"/>
      <w:marLeft w:val="0"/>
      <w:marRight w:val="0"/>
      <w:marTop w:val="0"/>
      <w:marBottom w:val="0"/>
      <w:divBdr>
        <w:top w:val="none" w:sz="0" w:space="0" w:color="auto"/>
        <w:left w:val="none" w:sz="0" w:space="0" w:color="auto"/>
        <w:bottom w:val="none" w:sz="0" w:space="0" w:color="auto"/>
        <w:right w:val="none" w:sz="0" w:space="0" w:color="auto"/>
      </w:divBdr>
    </w:div>
    <w:div w:id="519658446">
      <w:bodyDiv w:val="1"/>
      <w:marLeft w:val="0"/>
      <w:marRight w:val="0"/>
      <w:marTop w:val="0"/>
      <w:marBottom w:val="0"/>
      <w:divBdr>
        <w:top w:val="none" w:sz="0" w:space="0" w:color="auto"/>
        <w:left w:val="none" w:sz="0" w:space="0" w:color="auto"/>
        <w:bottom w:val="none" w:sz="0" w:space="0" w:color="auto"/>
        <w:right w:val="none" w:sz="0" w:space="0" w:color="auto"/>
      </w:divBdr>
    </w:div>
    <w:div w:id="524488605">
      <w:bodyDiv w:val="1"/>
      <w:marLeft w:val="0"/>
      <w:marRight w:val="0"/>
      <w:marTop w:val="0"/>
      <w:marBottom w:val="0"/>
      <w:divBdr>
        <w:top w:val="none" w:sz="0" w:space="0" w:color="auto"/>
        <w:left w:val="none" w:sz="0" w:space="0" w:color="auto"/>
        <w:bottom w:val="none" w:sz="0" w:space="0" w:color="auto"/>
        <w:right w:val="none" w:sz="0" w:space="0" w:color="auto"/>
      </w:divBdr>
    </w:div>
    <w:div w:id="525023432">
      <w:bodyDiv w:val="1"/>
      <w:marLeft w:val="0"/>
      <w:marRight w:val="0"/>
      <w:marTop w:val="0"/>
      <w:marBottom w:val="0"/>
      <w:divBdr>
        <w:top w:val="none" w:sz="0" w:space="0" w:color="auto"/>
        <w:left w:val="none" w:sz="0" w:space="0" w:color="auto"/>
        <w:bottom w:val="none" w:sz="0" w:space="0" w:color="auto"/>
        <w:right w:val="none" w:sz="0" w:space="0" w:color="auto"/>
      </w:divBdr>
    </w:div>
    <w:div w:id="527642918">
      <w:bodyDiv w:val="1"/>
      <w:marLeft w:val="0"/>
      <w:marRight w:val="0"/>
      <w:marTop w:val="0"/>
      <w:marBottom w:val="0"/>
      <w:divBdr>
        <w:top w:val="none" w:sz="0" w:space="0" w:color="auto"/>
        <w:left w:val="none" w:sz="0" w:space="0" w:color="auto"/>
        <w:bottom w:val="none" w:sz="0" w:space="0" w:color="auto"/>
        <w:right w:val="none" w:sz="0" w:space="0" w:color="auto"/>
      </w:divBdr>
    </w:div>
    <w:div w:id="530533472">
      <w:bodyDiv w:val="1"/>
      <w:marLeft w:val="0"/>
      <w:marRight w:val="0"/>
      <w:marTop w:val="0"/>
      <w:marBottom w:val="0"/>
      <w:divBdr>
        <w:top w:val="none" w:sz="0" w:space="0" w:color="auto"/>
        <w:left w:val="none" w:sz="0" w:space="0" w:color="auto"/>
        <w:bottom w:val="none" w:sz="0" w:space="0" w:color="auto"/>
        <w:right w:val="none" w:sz="0" w:space="0" w:color="auto"/>
      </w:divBdr>
    </w:div>
    <w:div w:id="530607308">
      <w:bodyDiv w:val="1"/>
      <w:marLeft w:val="0"/>
      <w:marRight w:val="0"/>
      <w:marTop w:val="0"/>
      <w:marBottom w:val="0"/>
      <w:divBdr>
        <w:top w:val="none" w:sz="0" w:space="0" w:color="auto"/>
        <w:left w:val="none" w:sz="0" w:space="0" w:color="auto"/>
        <w:bottom w:val="none" w:sz="0" w:space="0" w:color="auto"/>
        <w:right w:val="none" w:sz="0" w:space="0" w:color="auto"/>
      </w:divBdr>
      <w:divsChild>
        <w:div w:id="871117267">
          <w:marLeft w:val="480"/>
          <w:marRight w:val="0"/>
          <w:marTop w:val="0"/>
          <w:marBottom w:val="0"/>
          <w:divBdr>
            <w:top w:val="none" w:sz="0" w:space="0" w:color="auto"/>
            <w:left w:val="none" w:sz="0" w:space="0" w:color="auto"/>
            <w:bottom w:val="none" w:sz="0" w:space="0" w:color="auto"/>
            <w:right w:val="none" w:sz="0" w:space="0" w:color="auto"/>
          </w:divBdr>
        </w:div>
        <w:div w:id="2064717055">
          <w:marLeft w:val="480"/>
          <w:marRight w:val="0"/>
          <w:marTop w:val="0"/>
          <w:marBottom w:val="0"/>
          <w:divBdr>
            <w:top w:val="none" w:sz="0" w:space="0" w:color="auto"/>
            <w:left w:val="none" w:sz="0" w:space="0" w:color="auto"/>
            <w:bottom w:val="none" w:sz="0" w:space="0" w:color="auto"/>
            <w:right w:val="none" w:sz="0" w:space="0" w:color="auto"/>
          </w:divBdr>
        </w:div>
        <w:div w:id="141119524">
          <w:marLeft w:val="480"/>
          <w:marRight w:val="0"/>
          <w:marTop w:val="0"/>
          <w:marBottom w:val="0"/>
          <w:divBdr>
            <w:top w:val="none" w:sz="0" w:space="0" w:color="auto"/>
            <w:left w:val="none" w:sz="0" w:space="0" w:color="auto"/>
            <w:bottom w:val="none" w:sz="0" w:space="0" w:color="auto"/>
            <w:right w:val="none" w:sz="0" w:space="0" w:color="auto"/>
          </w:divBdr>
        </w:div>
        <w:div w:id="436953109">
          <w:marLeft w:val="480"/>
          <w:marRight w:val="0"/>
          <w:marTop w:val="0"/>
          <w:marBottom w:val="0"/>
          <w:divBdr>
            <w:top w:val="none" w:sz="0" w:space="0" w:color="auto"/>
            <w:left w:val="none" w:sz="0" w:space="0" w:color="auto"/>
            <w:bottom w:val="none" w:sz="0" w:space="0" w:color="auto"/>
            <w:right w:val="none" w:sz="0" w:space="0" w:color="auto"/>
          </w:divBdr>
        </w:div>
        <w:div w:id="876816962">
          <w:marLeft w:val="480"/>
          <w:marRight w:val="0"/>
          <w:marTop w:val="0"/>
          <w:marBottom w:val="0"/>
          <w:divBdr>
            <w:top w:val="none" w:sz="0" w:space="0" w:color="auto"/>
            <w:left w:val="none" w:sz="0" w:space="0" w:color="auto"/>
            <w:bottom w:val="none" w:sz="0" w:space="0" w:color="auto"/>
            <w:right w:val="none" w:sz="0" w:space="0" w:color="auto"/>
          </w:divBdr>
        </w:div>
        <w:div w:id="1071389936">
          <w:marLeft w:val="480"/>
          <w:marRight w:val="0"/>
          <w:marTop w:val="0"/>
          <w:marBottom w:val="0"/>
          <w:divBdr>
            <w:top w:val="none" w:sz="0" w:space="0" w:color="auto"/>
            <w:left w:val="none" w:sz="0" w:space="0" w:color="auto"/>
            <w:bottom w:val="none" w:sz="0" w:space="0" w:color="auto"/>
            <w:right w:val="none" w:sz="0" w:space="0" w:color="auto"/>
          </w:divBdr>
        </w:div>
        <w:div w:id="1000692003">
          <w:marLeft w:val="480"/>
          <w:marRight w:val="0"/>
          <w:marTop w:val="0"/>
          <w:marBottom w:val="0"/>
          <w:divBdr>
            <w:top w:val="none" w:sz="0" w:space="0" w:color="auto"/>
            <w:left w:val="none" w:sz="0" w:space="0" w:color="auto"/>
            <w:bottom w:val="none" w:sz="0" w:space="0" w:color="auto"/>
            <w:right w:val="none" w:sz="0" w:space="0" w:color="auto"/>
          </w:divBdr>
        </w:div>
        <w:div w:id="1088580946">
          <w:marLeft w:val="480"/>
          <w:marRight w:val="0"/>
          <w:marTop w:val="0"/>
          <w:marBottom w:val="0"/>
          <w:divBdr>
            <w:top w:val="none" w:sz="0" w:space="0" w:color="auto"/>
            <w:left w:val="none" w:sz="0" w:space="0" w:color="auto"/>
            <w:bottom w:val="none" w:sz="0" w:space="0" w:color="auto"/>
            <w:right w:val="none" w:sz="0" w:space="0" w:color="auto"/>
          </w:divBdr>
        </w:div>
        <w:div w:id="349532714">
          <w:marLeft w:val="480"/>
          <w:marRight w:val="0"/>
          <w:marTop w:val="0"/>
          <w:marBottom w:val="0"/>
          <w:divBdr>
            <w:top w:val="none" w:sz="0" w:space="0" w:color="auto"/>
            <w:left w:val="none" w:sz="0" w:space="0" w:color="auto"/>
            <w:bottom w:val="none" w:sz="0" w:space="0" w:color="auto"/>
            <w:right w:val="none" w:sz="0" w:space="0" w:color="auto"/>
          </w:divBdr>
        </w:div>
        <w:div w:id="1905288281">
          <w:marLeft w:val="480"/>
          <w:marRight w:val="0"/>
          <w:marTop w:val="0"/>
          <w:marBottom w:val="0"/>
          <w:divBdr>
            <w:top w:val="none" w:sz="0" w:space="0" w:color="auto"/>
            <w:left w:val="none" w:sz="0" w:space="0" w:color="auto"/>
            <w:bottom w:val="none" w:sz="0" w:space="0" w:color="auto"/>
            <w:right w:val="none" w:sz="0" w:space="0" w:color="auto"/>
          </w:divBdr>
        </w:div>
        <w:div w:id="1029379229">
          <w:marLeft w:val="480"/>
          <w:marRight w:val="0"/>
          <w:marTop w:val="0"/>
          <w:marBottom w:val="0"/>
          <w:divBdr>
            <w:top w:val="none" w:sz="0" w:space="0" w:color="auto"/>
            <w:left w:val="none" w:sz="0" w:space="0" w:color="auto"/>
            <w:bottom w:val="none" w:sz="0" w:space="0" w:color="auto"/>
            <w:right w:val="none" w:sz="0" w:space="0" w:color="auto"/>
          </w:divBdr>
        </w:div>
        <w:div w:id="1381900742">
          <w:marLeft w:val="480"/>
          <w:marRight w:val="0"/>
          <w:marTop w:val="0"/>
          <w:marBottom w:val="0"/>
          <w:divBdr>
            <w:top w:val="none" w:sz="0" w:space="0" w:color="auto"/>
            <w:left w:val="none" w:sz="0" w:space="0" w:color="auto"/>
            <w:bottom w:val="none" w:sz="0" w:space="0" w:color="auto"/>
            <w:right w:val="none" w:sz="0" w:space="0" w:color="auto"/>
          </w:divBdr>
        </w:div>
        <w:div w:id="787699543">
          <w:marLeft w:val="480"/>
          <w:marRight w:val="0"/>
          <w:marTop w:val="0"/>
          <w:marBottom w:val="0"/>
          <w:divBdr>
            <w:top w:val="none" w:sz="0" w:space="0" w:color="auto"/>
            <w:left w:val="none" w:sz="0" w:space="0" w:color="auto"/>
            <w:bottom w:val="none" w:sz="0" w:space="0" w:color="auto"/>
            <w:right w:val="none" w:sz="0" w:space="0" w:color="auto"/>
          </w:divBdr>
        </w:div>
        <w:div w:id="1461344190">
          <w:marLeft w:val="480"/>
          <w:marRight w:val="0"/>
          <w:marTop w:val="0"/>
          <w:marBottom w:val="0"/>
          <w:divBdr>
            <w:top w:val="none" w:sz="0" w:space="0" w:color="auto"/>
            <w:left w:val="none" w:sz="0" w:space="0" w:color="auto"/>
            <w:bottom w:val="none" w:sz="0" w:space="0" w:color="auto"/>
            <w:right w:val="none" w:sz="0" w:space="0" w:color="auto"/>
          </w:divBdr>
        </w:div>
        <w:div w:id="615022537">
          <w:marLeft w:val="480"/>
          <w:marRight w:val="0"/>
          <w:marTop w:val="0"/>
          <w:marBottom w:val="0"/>
          <w:divBdr>
            <w:top w:val="none" w:sz="0" w:space="0" w:color="auto"/>
            <w:left w:val="none" w:sz="0" w:space="0" w:color="auto"/>
            <w:bottom w:val="none" w:sz="0" w:space="0" w:color="auto"/>
            <w:right w:val="none" w:sz="0" w:space="0" w:color="auto"/>
          </w:divBdr>
        </w:div>
        <w:div w:id="1713339808">
          <w:marLeft w:val="480"/>
          <w:marRight w:val="0"/>
          <w:marTop w:val="0"/>
          <w:marBottom w:val="0"/>
          <w:divBdr>
            <w:top w:val="none" w:sz="0" w:space="0" w:color="auto"/>
            <w:left w:val="none" w:sz="0" w:space="0" w:color="auto"/>
            <w:bottom w:val="none" w:sz="0" w:space="0" w:color="auto"/>
            <w:right w:val="none" w:sz="0" w:space="0" w:color="auto"/>
          </w:divBdr>
        </w:div>
        <w:div w:id="35932824">
          <w:marLeft w:val="480"/>
          <w:marRight w:val="0"/>
          <w:marTop w:val="0"/>
          <w:marBottom w:val="0"/>
          <w:divBdr>
            <w:top w:val="none" w:sz="0" w:space="0" w:color="auto"/>
            <w:left w:val="none" w:sz="0" w:space="0" w:color="auto"/>
            <w:bottom w:val="none" w:sz="0" w:space="0" w:color="auto"/>
            <w:right w:val="none" w:sz="0" w:space="0" w:color="auto"/>
          </w:divBdr>
        </w:div>
        <w:div w:id="1056467227">
          <w:marLeft w:val="480"/>
          <w:marRight w:val="0"/>
          <w:marTop w:val="0"/>
          <w:marBottom w:val="0"/>
          <w:divBdr>
            <w:top w:val="none" w:sz="0" w:space="0" w:color="auto"/>
            <w:left w:val="none" w:sz="0" w:space="0" w:color="auto"/>
            <w:bottom w:val="none" w:sz="0" w:space="0" w:color="auto"/>
            <w:right w:val="none" w:sz="0" w:space="0" w:color="auto"/>
          </w:divBdr>
        </w:div>
        <w:div w:id="1372654903">
          <w:marLeft w:val="480"/>
          <w:marRight w:val="0"/>
          <w:marTop w:val="0"/>
          <w:marBottom w:val="0"/>
          <w:divBdr>
            <w:top w:val="none" w:sz="0" w:space="0" w:color="auto"/>
            <w:left w:val="none" w:sz="0" w:space="0" w:color="auto"/>
            <w:bottom w:val="none" w:sz="0" w:space="0" w:color="auto"/>
            <w:right w:val="none" w:sz="0" w:space="0" w:color="auto"/>
          </w:divBdr>
        </w:div>
        <w:div w:id="86774977">
          <w:marLeft w:val="480"/>
          <w:marRight w:val="0"/>
          <w:marTop w:val="0"/>
          <w:marBottom w:val="0"/>
          <w:divBdr>
            <w:top w:val="none" w:sz="0" w:space="0" w:color="auto"/>
            <w:left w:val="none" w:sz="0" w:space="0" w:color="auto"/>
            <w:bottom w:val="none" w:sz="0" w:space="0" w:color="auto"/>
            <w:right w:val="none" w:sz="0" w:space="0" w:color="auto"/>
          </w:divBdr>
        </w:div>
        <w:div w:id="1317148060">
          <w:marLeft w:val="480"/>
          <w:marRight w:val="0"/>
          <w:marTop w:val="0"/>
          <w:marBottom w:val="0"/>
          <w:divBdr>
            <w:top w:val="none" w:sz="0" w:space="0" w:color="auto"/>
            <w:left w:val="none" w:sz="0" w:space="0" w:color="auto"/>
            <w:bottom w:val="none" w:sz="0" w:space="0" w:color="auto"/>
            <w:right w:val="none" w:sz="0" w:space="0" w:color="auto"/>
          </w:divBdr>
        </w:div>
        <w:div w:id="32272421">
          <w:marLeft w:val="480"/>
          <w:marRight w:val="0"/>
          <w:marTop w:val="0"/>
          <w:marBottom w:val="0"/>
          <w:divBdr>
            <w:top w:val="none" w:sz="0" w:space="0" w:color="auto"/>
            <w:left w:val="none" w:sz="0" w:space="0" w:color="auto"/>
            <w:bottom w:val="none" w:sz="0" w:space="0" w:color="auto"/>
            <w:right w:val="none" w:sz="0" w:space="0" w:color="auto"/>
          </w:divBdr>
        </w:div>
        <w:div w:id="1599562754">
          <w:marLeft w:val="480"/>
          <w:marRight w:val="0"/>
          <w:marTop w:val="0"/>
          <w:marBottom w:val="0"/>
          <w:divBdr>
            <w:top w:val="none" w:sz="0" w:space="0" w:color="auto"/>
            <w:left w:val="none" w:sz="0" w:space="0" w:color="auto"/>
            <w:bottom w:val="none" w:sz="0" w:space="0" w:color="auto"/>
            <w:right w:val="none" w:sz="0" w:space="0" w:color="auto"/>
          </w:divBdr>
        </w:div>
        <w:div w:id="1072459989">
          <w:marLeft w:val="480"/>
          <w:marRight w:val="0"/>
          <w:marTop w:val="0"/>
          <w:marBottom w:val="0"/>
          <w:divBdr>
            <w:top w:val="none" w:sz="0" w:space="0" w:color="auto"/>
            <w:left w:val="none" w:sz="0" w:space="0" w:color="auto"/>
            <w:bottom w:val="none" w:sz="0" w:space="0" w:color="auto"/>
            <w:right w:val="none" w:sz="0" w:space="0" w:color="auto"/>
          </w:divBdr>
        </w:div>
        <w:div w:id="1402172707">
          <w:marLeft w:val="480"/>
          <w:marRight w:val="0"/>
          <w:marTop w:val="0"/>
          <w:marBottom w:val="0"/>
          <w:divBdr>
            <w:top w:val="none" w:sz="0" w:space="0" w:color="auto"/>
            <w:left w:val="none" w:sz="0" w:space="0" w:color="auto"/>
            <w:bottom w:val="none" w:sz="0" w:space="0" w:color="auto"/>
            <w:right w:val="none" w:sz="0" w:space="0" w:color="auto"/>
          </w:divBdr>
        </w:div>
        <w:div w:id="1601260122">
          <w:marLeft w:val="480"/>
          <w:marRight w:val="0"/>
          <w:marTop w:val="0"/>
          <w:marBottom w:val="0"/>
          <w:divBdr>
            <w:top w:val="none" w:sz="0" w:space="0" w:color="auto"/>
            <w:left w:val="none" w:sz="0" w:space="0" w:color="auto"/>
            <w:bottom w:val="none" w:sz="0" w:space="0" w:color="auto"/>
            <w:right w:val="none" w:sz="0" w:space="0" w:color="auto"/>
          </w:divBdr>
        </w:div>
        <w:div w:id="195197904">
          <w:marLeft w:val="480"/>
          <w:marRight w:val="0"/>
          <w:marTop w:val="0"/>
          <w:marBottom w:val="0"/>
          <w:divBdr>
            <w:top w:val="none" w:sz="0" w:space="0" w:color="auto"/>
            <w:left w:val="none" w:sz="0" w:space="0" w:color="auto"/>
            <w:bottom w:val="none" w:sz="0" w:space="0" w:color="auto"/>
            <w:right w:val="none" w:sz="0" w:space="0" w:color="auto"/>
          </w:divBdr>
        </w:div>
        <w:div w:id="2098399460">
          <w:marLeft w:val="480"/>
          <w:marRight w:val="0"/>
          <w:marTop w:val="0"/>
          <w:marBottom w:val="0"/>
          <w:divBdr>
            <w:top w:val="none" w:sz="0" w:space="0" w:color="auto"/>
            <w:left w:val="none" w:sz="0" w:space="0" w:color="auto"/>
            <w:bottom w:val="none" w:sz="0" w:space="0" w:color="auto"/>
            <w:right w:val="none" w:sz="0" w:space="0" w:color="auto"/>
          </w:divBdr>
        </w:div>
        <w:div w:id="679624511">
          <w:marLeft w:val="480"/>
          <w:marRight w:val="0"/>
          <w:marTop w:val="0"/>
          <w:marBottom w:val="0"/>
          <w:divBdr>
            <w:top w:val="none" w:sz="0" w:space="0" w:color="auto"/>
            <w:left w:val="none" w:sz="0" w:space="0" w:color="auto"/>
            <w:bottom w:val="none" w:sz="0" w:space="0" w:color="auto"/>
            <w:right w:val="none" w:sz="0" w:space="0" w:color="auto"/>
          </w:divBdr>
        </w:div>
        <w:div w:id="1779524846">
          <w:marLeft w:val="480"/>
          <w:marRight w:val="0"/>
          <w:marTop w:val="0"/>
          <w:marBottom w:val="0"/>
          <w:divBdr>
            <w:top w:val="none" w:sz="0" w:space="0" w:color="auto"/>
            <w:left w:val="none" w:sz="0" w:space="0" w:color="auto"/>
            <w:bottom w:val="none" w:sz="0" w:space="0" w:color="auto"/>
            <w:right w:val="none" w:sz="0" w:space="0" w:color="auto"/>
          </w:divBdr>
        </w:div>
        <w:div w:id="745223182">
          <w:marLeft w:val="480"/>
          <w:marRight w:val="0"/>
          <w:marTop w:val="0"/>
          <w:marBottom w:val="0"/>
          <w:divBdr>
            <w:top w:val="none" w:sz="0" w:space="0" w:color="auto"/>
            <w:left w:val="none" w:sz="0" w:space="0" w:color="auto"/>
            <w:bottom w:val="none" w:sz="0" w:space="0" w:color="auto"/>
            <w:right w:val="none" w:sz="0" w:space="0" w:color="auto"/>
          </w:divBdr>
        </w:div>
        <w:div w:id="333995827">
          <w:marLeft w:val="480"/>
          <w:marRight w:val="0"/>
          <w:marTop w:val="0"/>
          <w:marBottom w:val="0"/>
          <w:divBdr>
            <w:top w:val="none" w:sz="0" w:space="0" w:color="auto"/>
            <w:left w:val="none" w:sz="0" w:space="0" w:color="auto"/>
            <w:bottom w:val="none" w:sz="0" w:space="0" w:color="auto"/>
            <w:right w:val="none" w:sz="0" w:space="0" w:color="auto"/>
          </w:divBdr>
        </w:div>
        <w:div w:id="1436754090">
          <w:marLeft w:val="480"/>
          <w:marRight w:val="0"/>
          <w:marTop w:val="0"/>
          <w:marBottom w:val="0"/>
          <w:divBdr>
            <w:top w:val="none" w:sz="0" w:space="0" w:color="auto"/>
            <w:left w:val="none" w:sz="0" w:space="0" w:color="auto"/>
            <w:bottom w:val="none" w:sz="0" w:space="0" w:color="auto"/>
            <w:right w:val="none" w:sz="0" w:space="0" w:color="auto"/>
          </w:divBdr>
        </w:div>
        <w:div w:id="557322658">
          <w:marLeft w:val="480"/>
          <w:marRight w:val="0"/>
          <w:marTop w:val="0"/>
          <w:marBottom w:val="0"/>
          <w:divBdr>
            <w:top w:val="none" w:sz="0" w:space="0" w:color="auto"/>
            <w:left w:val="none" w:sz="0" w:space="0" w:color="auto"/>
            <w:bottom w:val="none" w:sz="0" w:space="0" w:color="auto"/>
            <w:right w:val="none" w:sz="0" w:space="0" w:color="auto"/>
          </w:divBdr>
        </w:div>
        <w:div w:id="104469180">
          <w:marLeft w:val="480"/>
          <w:marRight w:val="0"/>
          <w:marTop w:val="0"/>
          <w:marBottom w:val="0"/>
          <w:divBdr>
            <w:top w:val="none" w:sz="0" w:space="0" w:color="auto"/>
            <w:left w:val="none" w:sz="0" w:space="0" w:color="auto"/>
            <w:bottom w:val="none" w:sz="0" w:space="0" w:color="auto"/>
            <w:right w:val="none" w:sz="0" w:space="0" w:color="auto"/>
          </w:divBdr>
        </w:div>
        <w:div w:id="1326856802">
          <w:marLeft w:val="480"/>
          <w:marRight w:val="0"/>
          <w:marTop w:val="0"/>
          <w:marBottom w:val="0"/>
          <w:divBdr>
            <w:top w:val="none" w:sz="0" w:space="0" w:color="auto"/>
            <w:left w:val="none" w:sz="0" w:space="0" w:color="auto"/>
            <w:bottom w:val="none" w:sz="0" w:space="0" w:color="auto"/>
            <w:right w:val="none" w:sz="0" w:space="0" w:color="auto"/>
          </w:divBdr>
        </w:div>
        <w:div w:id="1721200958">
          <w:marLeft w:val="480"/>
          <w:marRight w:val="0"/>
          <w:marTop w:val="0"/>
          <w:marBottom w:val="0"/>
          <w:divBdr>
            <w:top w:val="none" w:sz="0" w:space="0" w:color="auto"/>
            <w:left w:val="none" w:sz="0" w:space="0" w:color="auto"/>
            <w:bottom w:val="none" w:sz="0" w:space="0" w:color="auto"/>
            <w:right w:val="none" w:sz="0" w:space="0" w:color="auto"/>
          </w:divBdr>
        </w:div>
        <w:div w:id="39282807">
          <w:marLeft w:val="480"/>
          <w:marRight w:val="0"/>
          <w:marTop w:val="0"/>
          <w:marBottom w:val="0"/>
          <w:divBdr>
            <w:top w:val="none" w:sz="0" w:space="0" w:color="auto"/>
            <w:left w:val="none" w:sz="0" w:space="0" w:color="auto"/>
            <w:bottom w:val="none" w:sz="0" w:space="0" w:color="auto"/>
            <w:right w:val="none" w:sz="0" w:space="0" w:color="auto"/>
          </w:divBdr>
        </w:div>
        <w:div w:id="1140342077">
          <w:marLeft w:val="480"/>
          <w:marRight w:val="0"/>
          <w:marTop w:val="0"/>
          <w:marBottom w:val="0"/>
          <w:divBdr>
            <w:top w:val="none" w:sz="0" w:space="0" w:color="auto"/>
            <w:left w:val="none" w:sz="0" w:space="0" w:color="auto"/>
            <w:bottom w:val="none" w:sz="0" w:space="0" w:color="auto"/>
            <w:right w:val="none" w:sz="0" w:space="0" w:color="auto"/>
          </w:divBdr>
        </w:div>
        <w:div w:id="2012680028">
          <w:marLeft w:val="480"/>
          <w:marRight w:val="0"/>
          <w:marTop w:val="0"/>
          <w:marBottom w:val="0"/>
          <w:divBdr>
            <w:top w:val="none" w:sz="0" w:space="0" w:color="auto"/>
            <w:left w:val="none" w:sz="0" w:space="0" w:color="auto"/>
            <w:bottom w:val="none" w:sz="0" w:space="0" w:color="auto"/>
            <w:right w:val="none" w:sz="0" w:space="0" w:color="auto"/>
          </w:divBdr>
        </w:div>
        <w:div w:id="1154293152">
          <w:marLeft w:val="480"/>
          <w:marRight w:val="0"/>
          <w:marTop w:val="0"/>
          <w:marBottom w:val="0"/>
          <w:divBdr>
            <w:top w:val="none" w:sz="0" w:space="0" w:color="auto"/>
            <w:left w:val="none" w:sz="0" w:space="0" w:color="auto"/>
            <w:bottom w:val="none" w:sz="0" w:space="0" w:color="auto"/>
            <w:right w:val="none" w:sz="0" w:space="0" w:color="auto"/>
          </w:divBdr>
        </w:div>
        <w:div w:id="426540244">
          <w:marLeft w:val="480"/>
          <w:marRight w:val="0"/>
          <w:marTop w:val="0"/>
          <w:marBottom w:val="0"/>
          <w:divBdr>
            <w:top w:val="none" w:sz="0" w:space="0" w:color="auto"/>
            <w:left w:val="none" w:sz="0" w:space="0" w:color="auto"/>
            <w:bottom w:val="none" w:sz="0" w:space="0" w:color="auto"/>
            <w:right w:val="none" w:sz="0" w:space="0" w:color="auto"/>
          </w:divBdr>
        </w:div>
        <w:div w:id="32386581">
          <w:marLeft w:val="480"/>
          <w:marRight w:val="0"/>
          <w:marTop w:val="0"/>
          <w:marBottom w:val="0"/>
          <w:divBdr>
            <w:top w:val="none" w:sz="0" w:space="0" w:color="auto"/>
            <w:left w:val="none" w:sz="0" w:space="0" w:color="auto"/>
            <w:bottom w:val="none" w:sz="0" w:space="0" w:color="auto"/>
            <w:right w:val="none" w:sz="0" w:space="0" w:color="auto"/>
          </w:divBdr>
        </w:div>
        <w:div w:id="2117678001">
          <w:marLeft w:val="480"/>
          <w:marRight w:val="0"/>
          <w:marTop w:val="0"/>
          <w:marBottom w:val="0"/>
          <w:divBdr>
            <w:top w:val="none" w:sz="0" w:space="0" w:color="auto"/>
            <w:left w:val="none" w:sz="0" w:space="0" w:color="auto"/>
            <w:bottom w:val="none" w:sz="0" w:space="0" w:color="auto"/>
            <w:right w:val="none" w:sz="0" w:space="0" w:color="auto"/>
          </w:divBdr>
        </w:div>
        <w:div w:id="802112629">
          <w:marLeft w:val="480"/>
          <w:marRight w:val="0"/>
          <w:marTop w:val="0"/>
          <w:marBottom w:val="0"/>
          <w:divBdr>
            <w:top w:val="none" w:sz="0" w:space="0" w:color="auto"/>
            <w:left w:val="none" w:sz="0" w:space="0" w:color="auto"/>
            <w:bottom w:val="none" w:sz="0" w:space="0" w:color="auto"/>
            <w:right w:val="none" w:sz="0" w:space="0" w:color="auto"/>
          </w:divBdr>
        </w:div>
        <w:div w:id="1735079385">
          <w:marLeft w:val="480"/>
          <w:marRight w:val="0"/>
          <w:marTop w:val="0"/>
          <w:marBottom w:val="0"/>
          <w:divBdr>
            <w:top w:val="none" w:sz="0" w:space="0" w:color="auto"/>
            <w:left w:val="none" w:sz="0" w:space="0" w:color="auto"/>
            <w:bottom w:val="none" w:sz="0" w:space="0" w:color="auto"/>
            <w:right w:val="none" w:sz="0" w:space="0" w:color="auto"/>
          </w:divBdr>
        </w:div>
        <w:div w:id="1525363442">
          <w:marLeft w:val="480"/>
          <w:marRight w:val="0"/>
          <w:marTop w:val="0"/>
          <w:marBottom w:val="0"/>
          <w:divBdr>
            <w:top w:val="none" w:sz="0" w:space="0" w:color="auto"/>
            <w:left w:val="none" w:sz="0" w:space="0" w:color="auto"/>
            <w:bottom w:val="none" w:sz="0" w:space="0" w:color="auto"/>
            <w:right w:val="none" w:sz="0" w:space="0" w:color="auto"/>
          </w:divBdr>
        </w:div>
        <w:div w:id="224144946">
          <w:marLeft w:val="480"/>
          <w:marRight w:val="0"/>
          <w:marTop w:val="0"/>
          <w:marBottom w:val="0"/>
          <w:divBdr>
            <w:top w:val="none" w:sz="0" w:space="0" w:color="auto"/>
            <w:left w:val="none" w:sz="0" w:space="0" w:color="auto"/>
            <w:bottom w:val="none" w:sz="0" w:space="0" w:color="auto"/>
            <w:right w:val="none" w:sz="0" w:space="0" w:color="auto"/>
          </w:divBdr>
        </w:div>
        <w:div w:id="1242567216">
          <w:marLeft w:val="480"/>
          <w:marRight w:val="0"/>
          <w:marTop w:val="0"/>
          <w:marBottom w:val="0"/>
          <w:divBdr>
            <w:top w:val="none" w:sz="0" w:space="0" w:color="auto"/>
            <w:left w:val="none" w:sz="0" w:space="0" w:color="auto"/>
            <w:bottom w:val="none" w:sz="0" w:space="0" w:color="auto"/>
            <w:right w:val="none" w:sz="0" w:space="0" w:color="auto"/>
          </w:divBdr>
        </w:div>
        <w:div w:id="1175266259">
          <w:marLeft w:val="480"/>
          <w:marRight w:val="0"/>
          <w:marTop w:val="0"/>
          <w:marBottom w:val="0"/>
          <w:divBdr>
            <w:top w:val="none" w:sz="0" w:space="0" w:color="auto"/>
            <w:left w:val="none" w:sz="0" w:space="0" w:color="auto"/>
            <w:bottom w:val="none" w:sz="0" w:space="0" w:color="auto"/>
            <w:right w:val="none" w:sz="0" w:space="0" w:color="auto"/>
          </w:divBdr>
        </w:div>
        <w:div w:id="1922450319">
          <w:marLeft w:val="480"/>
          <w:marRight w:val="0"/>
          <w:marTop w:val="0"/>
          <w:marBottom w:val="0"/>
          <w:divBdr>
            <w:top w:val="none" w:sz="0" w:space="0" w:color="auto"/>
            <w:left w:val="none" w:sz="0" w:space="0" w:color="auto"/>
            <w:bottom w:val="none" w:sz="0" w:space="0" w:color="auto"/>
            <w:right w:val="none" w:sz="0" w:space="0" w:color="auto"/>
          </w:divBdr>
        </w:div>
        <w:div w:id="1368020766">
          <w:marLeft w:val="480"/>
          <w:marRight w:val="0"/>
          <w:marTop w:val="0"/>
          <w:marBottom w:val="0"/>
          <w:divBdr>
            <w:top w:val="none" w:sz="0" w:space="0" w:color="auto"/>
            <w:left w:val="none" w:sz="0" w:space="0" w:color="auto"/>
            <w:bottom w:val="none" w:sz="0" w:space="0" w:color="auto"/>
            <w:right w:val="none" w:sz="0" w:space="0" w:color="auto"/>
          </w:divBdr>
        </w:div>
        <w:div w:id="1059330387">
          <w:marLeft w:val="480"/>
          <w:marRight w:val="0"/>
          <w:marTop w:val="0"/>
          <w:marBottom w:val="0"/>
          <w:divBdr>
            <w:top w:val="none" w:sz="0" w:space="0" w:color="auto"/>
            <w:left w:val="none" w:sz="0" w:space="0" w:color="auto"/>
            <w:bottom w:val="none" w:sz="0" w:space="0" w:color="auto"/>
            <w:right w:val="none" w:sz="0" w:space="0" w:color="auto"/>
          </w:divBdr>
        </w:div>
        <w:div w:id="91628498">
          <w:marLeft w:val="480"/>
          <w:marRight w:val="0"/>
          <w:marTop w:val="0"/>
          <w:marBottom w:val="0"/>
          <w:divBdr>
            <w:top w:val="none" w:sz="0" w:space="0" w:color="auto"/>
            <w:left w:val="none" w:sz="0" w:space="0" w:color="auto"/>
            <w:bottom w:val="none" w:sz="0" w:space="0" w:color="auto"/>
            <w:right w:val="none" w:sz="0" w:space="0" w:color="auto"/>
          </w:divBdr>
        </w:div>
        <w:div w:id="845825314">
          <w:marLeft w:val="480"/>
          <w:marRight w:val="0"/>
          <w:marTop w:val="0"/>
          <w:marBottom w:val="0"/>
          <w:divBdr>
            <w:top w:val="none" w:sz="0" w:space="0" w:color="auto"/>
            <w:left w:val="none" w:sz="0" w:space="0" w:color="auto"/>
            <w:bottom w:val="none" w:sz="0" w:space="0" w:color="auto"/>
            <w:right w:val="none" w:sz="0" w:space="0" w:color="auto"/>
          </w:divBdr>
        </w:div>
        <w:div w:id="989018612">
          <w:marLeft w:val="480"/>
          <w:marRight w:val="0"/>
          <w:marTop w:val="0"/>
          <w:marBottom w:val="0"/>
          <w:divBdr>
            <w:top w:val="none" w:sz="0" w:space="0" w:color="auto"/>
            <w:left w:val="none" w:sz="0" w:space="0" w:color="auto"/>
            <w:bottom w:val="none" w:sz="0" w:space="0" w:color="auto"/>
            <w:right w:val="none" w:sz="0" w:space="0" w:color="auto"/>
          </w:divBdr>
        </w:div>
        <w:div w:id="1277062457">
          <w:marLeft w:val="480"/>
          <w:marRight w:val="0"/>
          <w:marTop w:val="0"/>
          <w:marBottom w:val="0"/>
          <w:divBdr>
            <w:top w:val="none" w:sz="0" w:space="0" w:color="auto"/>
            <w:left w:val="none" w:sz="0" w:space="0" w:color="auto"/>
            <w:bottom w:val="none" w:sz="0" w:space="0" w:color="auto"/>
            <w:right w:val="none" w:sz="0" w:space="0" w:color="auto"/>
          </w:divBdr>
        </w:div>
        <w:div w:id="1177310128">
          <w:marLeft w:val="480"/>
          <w:marRight w:val="0"/>
          <w:marTop w:val="0"/>
          <w:marBottom w:val="0"/>
          <w:divBdr>
            <w:top w:val="none" w:sz="0" w:space="0" w:color="auto"/>
            <w:left w:val="none" w:sz="0" w:space="0" w:color="auto"/>
            <w:bottom w:val="none" w:sz="0" w:space="0" w:color="auto"/>
            <w:right w:val="none" w:sz="0" w:space="0" w:color="auto"/>
          </w:divBdr>
        </w:div>
        <w:div w:id="824509631">
          <w:marLeft w:val="480"/>
          <w:marRight w:val="0"/>
          <w:marTop w:val="0"/>
          <w:marBottom w:val="0"/>
          <w:divBdr>
            <w:top w:val="none" w:sz="0" w:space="0" w:color="auto"/>
            <w:left w:val="none" w:sz="0" w:space="0" w:color="auto"/>
            <w:bottom w:val="none" w:sz="0" w:space="0" w:color="auto"/>
            <w:right w:val="none" w:sz="0" w:space="0" w:color="auto"/>
          </w:divBdr>
        </w:div>
        <w:div w:id="199784703">
          <w:marLeft w:val="480"/>
          <w:marRight w:val="0"/>
          <w:marTop w:val="0"/>
          <w:marBottom w:val="0"/>
          <w:divBdr>
            <w:top w:val="none" w:sz="0" w:space="0" w:color="auto"/>
            <w:left w:val="none" w:sz="0" w:space="0" w:color="auto"/>
            <w:bottom w:val="none" w:sz="0" w:space="0" w:color="auto"/>
            <w:right w:val="none" w:sz="0" w:space="0" w:color="auto"/>
          </w:divBdr>
        </w:div>
        <w:div w:id="1828941036">
          <w:marLeft w:val="480"/>
          <w:marRight w:val="0"/>
          <w:marTop w:val="0"/>
          <w:marBottom w:val="0"/>
          <w:divBdr>
            <w:top w:val="none" w:sz="0" w:space="0" w:color="auto"/>
            <w:left w:val="none" w:sz="0" w:space="0" w:color="auto"/>
            <w:bottom w:val="none" w:sz="0" w:space="0" w:color="auto"/>
            <w:right w:val="none" w:sz="0" w:space="0" w:color="auto"/>
          </w:divBdr>
        </w:div>
        <w:div w:id="1063724361">
          <w:marLeft w:val="480"/>
          <w:marRight w:val="0"/>
          <w:marTop w:val="0"/>
          <w:marBottom w:val="0"/>
          <w:divBdr>
            <w:top w:val="none" w:sz="0" w:space="0" w:color="auto"/>
            <w:left w:val="none" w:sz="0" w:space="0" w:color="auto"/>
            <w:bottom w:val="none" w:sz="0" w:space="0" w:color="auto"/>
            <w:right w:val="none" w:sz="0" w:space="0" w:color="auto"/>
          </w:divBdr>
        </w:div>
        <w:div w:id="1991209260">
          <w:marLeft w:val="480"/>
          <w:marRight w:val="0"/>
          <w:marTop w:val="0"/>
          <w:marBottom w:val="0"/>
          <w:divBdr>
            <w:top w:val="none" w:sz="0" w:space="0" w:color="auto"/>
            <w:left w:val="none" w:sz="0" w:space="0" w:color="auto"/>
            <w:bottom w:val="none" w:sz="0" w:space="0" w:color="auto"/>
            <w:right w:val="none" w:sz="0" w:space="0" w:color="auto"/>
          </w:divBdr>
        </w:div>
        <w:div w:id="1073508535">
          <w:marLeft w:val="480"/>
          <w:marRight w:val="0"/>
          <w:marTop w:val="0"/>
          <w:marBottom w:val="0"/>
          <w:divBdr>
            <w:top w:val="none" w:sz="0" w:space="0" w:color="auto"/>
            <w:left w:val="none" w:sz="0" w:space="0" w:color="auto"/>
            <w:bottom w:val="none" w:sz="0" w:space="0" w:color="auto"/>
            <w:right w:val="none" w:sz="0" w:space="0" w:color="auto"/>
          </w:divBdr>
        </w:div>
        <w:div w:id="1370060676">
          <w:marLeft w:val="480"/>
          <w:marRight w:val="0"/>
          <w:marTop w:val="0"/>
          <w:marBottom w:val="0"/>
          <w:divBdr>
            <w:top w:val="none" w:sz="0" w:space="0" w:color="auto"/>
            <w:left w:val="none" w:sz="0" w:space="0" w:color="auto"/>
            <w:bottom w:val="none" w:sz="0" w:space="0" w:color="auto"/>
            <w:right w:val="none" w:sz="0" w:space="0" w:color="auto"/>
          </w:divBdr>
        </w:div>
      </w:divsChild>
    </w:div>
    <w:div w:id="530842860">
      <w:bodyDiv w:val="1"/>
      <w:marLeft w:val="0"/>
      <w:marRight w:val="0"/>
      <w:marTop w:val="0"/>
      <w:marBottom w:val="0"/>
      <w:divBdr>
        <w:top w:val="none" w:sz="0" w:space="0" w:color="auto"/>
        <w:left w:val="none" w:sz="0" w:space="0" w:color="auto"/>
        <w:bottom w:val="none" w:sz="0" w:space="0" w:color="auto"/>
        <w:right w:val="none" w:sz="0" w:space="0" w:color="auto"/>
      </w:divBdr>
    </w:div>
    <w:div w:id="531500438">
      <w:bodyDiv w:val="1"/>
      <w:marLeft w:val="0"/>
      <w:marRight w:val="0"/>
      <w:marTop w:val="0"/>
      <w:marBottom w:val="0"/>
      <w:divBdr>
        <w:top w:val="none" w:sz="0" w:space="0" w:color="auto"/>
        <w:left w:val="none" w:sz="0" w:space="0" w:color="auto"/>
        <w:bottom w:val="none" w:sz="0" w:space="0" w:color="auto"/>
        <w:right w:val="none" w:sz="0" w:space="0" w:color="auto"/>
      </w:divBdr>
    </w:div>
    <w:div w:id="537936360">
      <w:bodyDiv w:val="1"/>
      <w:marLeft w:val="0"/>
      <w:marRight w:val="0"/>
      <w:marTop w:val="0"/>
      <w:marBottom w:val="0"/>
      <w:divBdr>
        <w:top w:val="none" w:sz="0" w:space="0" w:color="auto"/>
        <w:left w:val="none" w:sz="0" w:space="0" w:color="auto"/>
        <w:bottom w:val="none" w:sz="0" w:space="0" w:color="auto"/>
        <w:right w:val="none" w:sz="0" w:space="0" w:color="auto"/>
      </w:divBdr>
      <w:divsChild>
        <w:div w:id="295305706">
          <w:marLeft w:val="480"/>
          <w:marRight w:val="0"/>
          <w:marTop w:val="0"/>
          <w:marBottom w:val="0"/>
          <w:divBdr>
            <w:top w:val="none" w:sz="0" w:space="0" w:color="auto"/>
            <w:left w:val="none" w:sz="0" w:space="0" w:color="auto"/>
            <w:bottom w:val="none" w:sz="0" w:space="0" w:color="auto"/>
            <w:right w:val="none" w:sz="0" w:space="0" w:color="auto"/>
          </w:divBdr>
        </w:div>
        <w:div w:id="2008551542">
          <w:marLeft w:val="480"/>
          <w:marRight w:val="0"/>
          <w:marTop w:val="0"/>
          <w:marBottom w:val="0"/>
          <w:divBdr>
            <w:top w:val="none" w:sz="0" w:space="0" w:color="auto"/>
            <w:left w:val="none" w:sz="0" w:space="0" w:color="auto"/>
            <w:bottom w:val="none" w:sz="0" w:space="0" w:color="auto"/>
            <w:right w:val="none" w:sz="0" w:space="0" w:color="auto"/>
          </w:divBdr>
        </w:div>
        <w:div w:id="129787659">
          <w:marLeft w:val="480"/>
          <w:marRight w:val="0"/>
          <w:marTop w:val="0"/>
          <w:marBottom w:val="0"/>
          <w:divBdr>
            <w:top w:val="none" w:sz="0" w:space="0" w:color="auto"/>
            <w:left w:val="none" w:sz="0" w:space="0" w:color="auto"/>
            <w:bottom w:val="none" w:sz="0" w:space="0" w:color="auto"/>
            <w:right w:val="none" w:sz="0" w:space="0" w:color="auto"/>
          </w:divBdr>
        </w:div>
        <w:div w:id="1022055510">
          <w:marLeft w:val="480"/>
          <w:marRight w:val="0"/>
          <w:marTop w:val="0"/>
          <w:marBottom w:val="0"/>
          <w:divBdr>
            <w:top w:val="none" w:sz="0" w:space="0" w:color="auto"/>
            <w:left w:val="none" w:sz="0" w:space="0" w:color="auto"/>
            <w:bottom w:val="none" w:sz="0" w:space="0" w:color="auto"/>
            <w:right w:val="none" w:sz="0" w:space="0" w:color="auto"/>
          </w:divBdr>
        </w:div>
        <w:div w:id="433213028">
          <w:marLeft w:val="480"/>
          <w:marRight w:val="0"/>
          <w:marTop w:val="0"/>
          <w:marBottom w:val="0"/>
          <w:divBdr>
            <w:top w:val="none" w:sz="0" w:space="0" w:color="auto"/>
            <w:left w:val="none" w:sz="0" w:space="0" w:color="auto"/>
            <w:bottom w:val="none" w:sz="0" w:space="0" w:color="auto"/>
            <w:right w:val="none" w:sz="0" w:space="0" w:color="auto"/>
          </w:divBdr>
        </w:div>
        <w:div w:id="1822885868">
          <w:marLeft w:val="480"/>
          <w:marRight w:val="0"/>
          <w:marTop w:val="0"/>
          <w:marBottom w:val="0"/>
          <w:divBdr>
            <w:top w:val="none" w:sz="0" w:space="0" w:color="auto"/>
            <w:left w:val="none" w:sz="0" w:space="0" w:color="auto"/>
            <w:bottom w:val="none" w:sz="0" w:space="0" w:color="auto"/>
            <w:right w:val="none" w:sz="0" w:space="0" w:color="auto"/>
          </w:divBdr>
        </w:div>
        <w:div w:id="1727799696">
          <w:marLeft w:val="480"/>
          <w:marRight w:val="0"/>
          <w:marTop w:val="0"/>
          <w:marBottom w:val="0"/>
          <w:divBdr>
            <w:top w:val="none" w:sz="0" w:space="0" w:color="auto"/>
            <w:left w:val="none" w:sz="0" w:space="0" w:color="auto"/>
            <w:bottom w:val="none" w:sz="0" w:space="0" w:color="auto"/>
            <w:right w:val="none" w:sz="0" w:space="0" w:color="auto"/>
          </w:divBdr>
        </w:div>
        <w:div w:id="740055959">
          <w:marLeft w:val="480"/>
          <w:marRight w:val="0"/>
          <w:marTop w:val="0"/>
          <w:marBottom w:val="0"/>
          <w:divBdr>
            <w:top w:val="none" w:sz="0" w:space="0" w:color="auto"/>
            <w:left w:val="none" w:sz="0" w:space="0" w:color="auto"/>
            <w:bottom w:val="none" w:sz="0" w:space="0" w:color="auto"/>
            <w:right w:val="none" w:sz="0" w:space="0" w:color="auto"/>
          </w:divBdr>
        </w:div>
        <w:div w:id="1080519251">
          <w:marLeft w:val="480"/>
          <w:marRight w:val="0"/>
          <w:marTop w:val="0"/>
          <w:marBottom w:val="0"/>
          <w:divBdr>
            <w:top w:val="none" w:sz="0" w:space="0" w:color="auto"/>
            <w:left w:val="none" w:sz="0" w:space="0" w:color="auto"/>
            <w:bottom w:val="none" w:sz="0" w:space="0" w:color="auto"/>
            <w:right w:val="none" w:sz="0" w:space="0" w:color="auto"/>
          </w:divBdr>
        </w:div>
        <w:div w:id="144975857">
          <w:marLeft w:val="480"/>
          <w:marRight w:val="0"/>
          <w:marTop w:val="0"/>
          <w:marBottom w:val="0"/>
          <w:divBdr>
            <w:top w:val="none" w:sz="0" w:space="0" w:color="auto"/>
            <w:left w:val="none" w:sz="0" w:space="0" w:color="auto"/>
            <w:bottom w:val="none" w:sz="0" w:space="0" w:color="auto"/>
            <w:right w:val="none" w:sz="0" w:space="0" w:color="auto"/>
          </w:divBdr>
        </w:div>
        <w:div w:id="1700928052">
          <w:marLeft w:val="480"/>
          <w:marRight w:val="0"/>
          <w:marTop w:val="0"/>
          <w:marBottom w:val="0"/>
          <w:divBdr>
            <w:top w:val="none" w:sz="0" w:space="0" w:color="auto"/>
            <w:left w:val="none" w:sz="0" w:space="0" w:color="auto"/>
            <w:bottom w:val="none" w:sz="0" w:space="0" w:color="auto"/>
            <w:right w:val="none" w:sz="0" w:space="0" w:color="auto"/>
          </w:divBdr>
        </w:div>
        <w:div w:id="1594120811">
          <w:marLeft w:val="480"/>
          <w:marRight w:val="0"/>
          <w:marTop w:val="0"/>
          <w:marBottom w:val="0"/>
          <w:divBdr>
            <w:top w:val="none" w:sz="0" w:space="0" w:color="auto"/>
            <w:left w:val="none" w:sz="0" w:space="0" w:color="auto"/>
            <w:bottom w:val="none" w:sz="0" w:space="0" w:color="auto"/>
            <w:right w:val="none" w:sz="0" w:space="0" w:color="auto"/>
          </w:divBdr>
        </w:div>
        <w:div w:id="1450854495">
          <w:marLeft w:val="480"/>
          <w:marRight w:val="0"/>
          <w:marTop w:val="0"/>
          <w:marBottom w:val="0"/>
          <w:divBdr>
            <w:top w:val="none" w:sz="0" w:space="0" w:color="auto"/>
            <w:left w:val="none" w:sz="0" w:space="0" w:color="auto"/>
            <w:bottom w:val="none" w:sz="0" w:space="0" w:color="auto"/>
            <w:right w:val="none" w:sz="0" w:space="0" w:color="auto"/>
          </w:divBdr>
        </w:div>
        <w:div w:id="164369977">
          <w:marLeft w:val="480"/>
          <w:marRight w:val="0"/>
          <w:marTop w:val="0"/>
          <w:marBottom w:val="0"/>
          <w:divBdr>
            <w:top w:val="none" w:sz="0" w:space="0" w:color="auto"/>
            <w:left w:val="none" w:sz="0" w:space="0" w:color="auto"/>
            <w:bottom w:val="none" w:sz="0" w:space="0" w:color="auto"/>
            <w:right w:val="none" w:sz="0" w:space="0" w:color="auto"/>
          </w:divBdr>
        </w:div>
        <w:div w:id="685253351">
          <w:marLeft w:val="480"/>
          <w:marRight w:val="0"/>
          <w:marTop w:val="0"/>
          <w:marBottom w:val="0"/>
          <w:divBdr>
            <w:top w:val="none" w:sz="0" w:space="0" w:color="auto"/>
            <w:left w:val="none" w:sz="0" w:space="0" w:color="auto"/>
            <w:bottom w:val="none" w:sz="0" w:space="0" w:color="auto"/>
            <w:right w:val="none" w:sz="0" w:space="0" w:color="auto"/>
          </w:divBdr>
        </w:div>
        <w:div w:id="231425075">
          <w:marLeft w:val="480"/>
          <w:marRight w:val="0"/>
          <w:marTop w:val="0"/>
          <w:marBottom w:val="0"/>
          <w:divBdr>
            <w:top w:val="none" w:sz="0" w:space="0" w:color="auto"/>
            <w:left w:val="none" w:sz="0" w:space="0" w:color="auto"/>
            <w:bottom w:val="none" w:sz="0" w:space="0" w:color="auto"/>
            <w:right w:val="none" w:sz="0" w:space="0" w:color="auto"/>
          </w:divBdr>
        </w:div>
        <w:div w:id="2008901180">
          <w:marLeft w:val="480"/>
          <w:marRight w:val="0"/>
          <w:marTop w:val="0"/>
          <w:marBottom w:val="0"/>
          <w:divBdr>
            <w:top w:val="none" w:sz="0" w:space="0" w:color="auto"/>
            <w:left w:val="none" w:sz="0" w:space="0" w:color="auto"/>
            <w:bottom w:val="none" w:sz="0" w:space="0" w:color="auto"/>
            <w:right w:val="none" w:sz="0" w:space="0" w:color="auto"/>
          </w:divBdr>
        </w:div>
        <w:div w:id="754595233">
          <w:marLeft w:val="480"/>
          <w:marRight w:val="0"/>
          <w:marTop w:val="0"/>
          <w:marBottom w:val="0"/>
          <w:divBdr>
            <w:top w:val="none" w:sz="0" w:space="0" w:color="auto"/>
            <w:left w:val="none" w:sz="0" w:space="0" w:color="auto"/>
            <w:bottom w:val="none" w:sz="0" w:space="0" w:color="auto"/>
            <w:right w:val="none" w:sz="0" w:space="0" w:color="auto"/>
          </w:divBdr>
        </w:div>
        <w:div w:id="1920406587">
          <w:marLeft w:val="480"/>
          <w:marRight w:val="0"/>
          <w:marTop w:val="0"/>
          <w:marBottom w:val="0"/>
          <w:divBdr>
            <w:top w:val="none" w:sz="0" w:space="0" w:color="auto"/>
            <w:left w:val="none" w:sz="0" w:space="0" w:color="auto"/>
            <w:bottom w:val="none" w:sz="0" w:space="0" w:color="auto"/>
            <w:right w:val="none" w:sz="0" w:space="0" w:color="auto"/>
          </w:divBdr>
        </w:div>
        <w:div w:id="976910378">
          <w:marLeft w:val="480"/>
          <w:marRight w:val="0"/>
          <w:marTop w:val="0"/>
          <w:marBottom w:val="0"/>
          <w:divBdr>
            <w:top w:val="none" w:sz="0" w:space="0" w:color="auto"/>
            <w:left w:val="none" w:sz="0" w:space="0" w:color="auto"/>
            <w:bottom w:val="none" w:sz="0" w:space="0" w:color="auto"/>
            <w:right w:val="none" w:sz="0" w:space="0" w:color="auto"/>
          </w:divBdr>
        </w:div>
        <w:div w:id="253248609">
          <w:marLeft w:val="480"/>
          <w:marRight w:val="0"/>
          <w:marTop w:val="0"/>
          <w:marBottom w:val="0"/>
          <w:divBdr>
            <w:top w:val="none" w:sz="0" w:space="0" w:color="auto"/>
            <w:left w:val="none" w:sz="0" w:space="0" w:color="auto"/>
            <w:bottom w:val="none" w:sz="0" w:space="0" w:color="auto"/>
            <w:right w:val="none" w:sz="0" w:space="0" w:color="auto"/>
          </w:divBdr>
        </w:div>
        <w:div w:id="1435594238">
          <w:marLeft w:val="480"/>
          <w:marRight w:val="0"/>
          <w:marTop w:val="0"/>
          <w:marBottom w:val="0"/>
          <w:divBdr>
            <w:top w:val="none" w:sz="0" w:space="0" w:color="auto"/>
            <w:left w:val="none" w:sz="0" w:space="0" w:color="auto"/>
            <w:bottom w:val="none" w:sz="0" w:space="0" w:color="auto"/>
            <w:right w:val="none" w:sz="0" w:space="0" w:color="auto"/>
          </w:divBdr>
        </w:div>
        <w:div w:id="1480994933">
          <w:marLeft w:val="480"/>
          <w:marRight w:val="0"/>
          <w:marTop w:val="0"/>
          <w:marBottom w:val="0"/>
          <w:divBdr>
            <w:top w:val="none" w:sz="0" w:space="0" w:color="auto"/>
            <w:left w:val="none" w:sz="0" w:space="0" w:color="auto"/>
            <w:bottom w:val="none" w:sz="0" w:space="0" w:color="auto"/>
            <w:right w:val="none" w:sz="0" w:space="0" w:color="auto"/>
          </w:divBdr>
        </w:div>
        <w:div w:id="97525906">
          <w:marLeft w:val="480"/>
          <w:marRight w:val="0"/>
          <w:marTop w:val="0"/>
          <w:marBottom w:val="0"/>
          <w:divBdr>
            <w:top w:val="none" w:sz="0" w:space="0" w:color="auto"/>
            <w:left w:val="none" w:sz="0" w:space="0" w:color="auto"/>
            <w:bottom w:val="none" w:sz="0" w:space="0" w:color="auto"/>
            <w:right w:val="none" w:sz="0" w:space="0" w:color="auto"/>
          </w:divBdr>
        </w:div>
        <w:div w:id="398138536">
          <w:marLeft w:val="480"/>
          <w:marRight w:val="0"/>
          <w:marTop w:val="0"/>
          <w:marBottom w:val="0"/>
          <w:divBdr>
            <w:top w:val="none" w:sz="0" w:space="0" w:color="auto"/>
            <w:left w:val="none" w:sz="0" w:space="0" w:color="auto"/>
            <w:bottom w:val="none" w:sz="0" w:space="0" w:color="auto"/>
            <w:right w:val="none" w:sz="0" w:space="0" w:color="auto"/>
          </w:divBdr>
        </w:div>
        <w:div w:id="1772894864">
          <w:marLeft w:val="480"/>
          <w:marRight w:val="0"/>
          <w:marTop w:val="0"/>
          <w:marBottom w:val="0"/>
          <w:divBdr>
            <w:top w:val="none" w:sz="0" w:space="0" w:color="auto"/>
            <w:left w:val="none" w:sz="0" w:space="0" w:color="auto"/>
            <w:bottom w:val="none" w:sz="0" w:space="0" w:color="auto"/>
            <w:right w:val="none" w:sz="0" w:space="0" w:color="auto"/>
          </w:divBdr>
        </w:div>
        <w:div w:id="1208953347">
          <w:marLeft w:val="480"/>
          <w:marRight w:val="0"/>
          <w:marTop w:val="0"/>
          <w:marBottom w:val="0"/>
          <w:divBdr>
            <w:top w:val="none" w:sz="0" w:space="0" w:color="auto"/>
            <w:left w:val="none" w:sz="0" w:space="0" w:color="auto"/>
            <w:bottom w:val="none" w:sz="0" w:space="0" w:color="auto"/>
            <w:right w:val="none" w:sz="0" w:space="0" w:color="auto"/>
          </w:divBdr>
        </w:div>
        <w:div w:id="928931195">
          <w:marLeft w:val="480"/>
          <w:marRight w:val="0"/>
          <w:marTop w:val="0"/>
          <w:marBottom w:val="0"/>
          <w:divBdr>
            <w:top w:val="none" w:sz="0" w:space="0" w:color="auto"/>
            <w:left w:val="none" w:sz="0" w:space="0" w:color="auto"/>
            <w:bottom w:val="none" w:sz="0" w:space="0" w:color="auto"/>
            <w:right w:val="none" w:sz="0" w:space="0" w:color="auto"/>
          </w:divBdr>
        </w:div>
        <w:div w:id="1570077202">
          <w:marLeft w:val="480"/>
          <w:marRight w:val="0"/>
          <w:marTop w:val="0"/>
          <w:marBottom w:val="0"/>
          <w:divBdr>
            <w:top w:val="none" w:sz="0" w:space="0" w:color="auto"/>
            <w:left w:val="none" w:sz="0" w:space="0" w:color="auto"/>
            <w:bottom w:val="none" w:sz="0" w:space="0" w:color="auto"/>
            <w:right w:val="none" w:sz="0" w:space="0" w:color="auto"/>
          </w:divBdr>
        </w:div>
        <w:div w:id="1131249099">
          <w:marLeft w:val="480"/>
          <w:marRight w:val="0"/>
          <w:marTop w:val="0"/>
          <w:marBottom w:val="0"/>
          <w:divBdr>
            <w:top w:val="none" w:sz="0" w:space="0" w:color="auto"/>
            <w:left w:val="none" w:sz="0" w:space="0" w:color="auto"/>
            <w:bottom w:val="none" w:sz="0" w:space="0" w:color="auto"/>
            <w:right w:val="none" w:sz="0" w:space="0" w:color="auto"/>
          </w:divBdr>
        </w:div>
        <w:div w:id="1889340860">
          <w:marLeft w:val="480"/>
          <w:marRight w:val="0"/>
          <w:marTop w:val="0"/>
          <w:marBottom w:val="0"/>
          <w:divBdr>
            <w:top w:val="none" w:sz="0" w:space="0" w:color="auto"/>
            <w:left w:val="none" w:sz="0" w:space="0" w:color="auto"/>
            <w:bottom w:val="none" w:sz="0" w:space="0" w:color="auto"/>
            <w:right w:val="none" w:sz="0" w:space="0" w:color="auto"/>
          </w:divBdr>
        </w:div>
        <w:div w:id="2038580161">
          <w:marLeft w:val="480"/>
          <w:marRight w:val="0"/>
          <w:marTop w:val="0"/>
          <w:marBottom w:val="0"/>
          <w:divBdr>
            <w:top w:val="none" w:sz="0" w:space="0" w:color="auto"/>
            <w:left w:val="none" w:sz="0" w:space="0" w:color="auto"/>
            <w:bottom w:val="none" w:sz="0" w:space="0" w:color="auto"/>
            <w:right w:val="none" w:sz="0" w:space="0" w:color="auto"/>
          </w:divBdr>
        </w:div>
        <w:div w:id="1766223688">
          <w:marLeft w:val="480"/>
          <w:marRight w:val="0"/>
          <w:marTop w:val="0"/>
          <w:marBottom w:val="0"/>
          <w:divBdr>
            <w:top w:val="none" w:sz="0" w:space="0" w:color="auto"/>
            <w:left w:val="none" w:sz="0" w:space="0" w:color="auto"/>
            <w:bottom w:val="none" w:sz="0" w:space="0" w:color="auto"/>
            <w:right w:val="none" w:sz="0" w:space="0" w:color="auto"/>
          </w:divBdr>
        </w:div>
        <w:div w:id="1034112808">
          <w:marLeft w:val="480"/>
          <w:marRight w:val="0"/>
          <w:marTop w:val="0"/>
          <w:marBottom w:val="0"/>
          <w:divBdr>
            <w:top w:val="none" w:sz="0" w:space="0" w:color="auto"/>
            <w:left w:val="none" w:sz="0" w:space="0" w:color="auto"/>
            <w:bottom w:val="none" w:sz="0" w:space="0" w:color="auto"/>
            <w:right w:val="none" w:sz="0" w:space="0" w:color="auto"/>
          </w:divBdr>
        </w:div>
        <w:div w:id="1532455089">
          <w:marLeft w:val="480"/>
          <w:marRight w:val="0"/>
          <w:marTop w:val="0"/>
          <w:marBottom w:val="0"/>
          <w:divBdr>
            <w:top w:val="none" w:sz="0" w:space="0" w:color="auto"/>
            <w:left w:val="none" w:sz="0" w:space="0" w:color="auto"/>
            <w:bottom w:val="none" w:sz="0" w:space="0" w:color="auto"/>
            <w:right w:val="none" w:sz="0" w:space="0" w:color="auto"/>
          </w:divBdr>
        </w:div>
        <w:div w:id="129329321">
          <w:marLeft w:val="480"/>
          <w:marRight w:val="0"/>
          <w:marTop w:val="0"/>
          <w:marBottom w:val="0"/>
          <w:divBdr>
            <w:top w:val="none" w:sz="0" w:space="0" w:color="auto"/>
            <w:left w:val="none" w:sz="0" w:space="0" w:color="auto"/>
            <w:bottom w:val="none" w:sz="0" w:space="0" w:color="auto"/>
            <w:right w:val="none" w:sz="0" w:space="0" w:color="auto"/>
          </w:divBdr>
        </w:div>
        <w:div w:id="1209490497">
          <w:marLeft w:val="480"/>
          <w:marRight w:val="0"/>
          <w:marTop w:val="0"/>
          <w:marBottom w:val="0"/>
          <w:divBdr>
            <w:top w:val="none" w:sz="0" w:space="0" w:color="auto"/>
            <w:left w:val="none" w:sz="0" w:space="0" w:color="auto"/>
            <w:bottom w:val="none" w:sz="0" w:space="0" w:color="auto"/>
            <w:right w:val="none" w:sz="0" w:space="0" w:color="auto"/>
          </w:divBdr>
        </w:div>
        <w:div w:id="1421752652">
          <w:marLeft w:val="480"/>
          <w:marRight w:val="0"/>
          <w:marTop w:val="0"/>
          <w:marBottom w:val="0"/>
          <w:divBdr>
            <w:top w:val="none" w:sz="0" w:space="0" w:color="auto"/>
            <w:left w:val="none" w:sz="0" w:space="0" w:color="auto"/>
            <w:bottom w:val="none" w:sz="0" w:space="0" w:color="auto"/>
            <w:right w:val="none" w:sz="0" w:space="0" w:color="auto"/>
          </w:divBdr>
        </w:div>
        <w:div w:id="574821555">
          <w:marLeft w:val="480"/>
          <w:marRight w:val="0"/>
          <w:marTop w:val="0"/>
          <w:marBottom w:val="0"/>
          <w:divBdr>
            <w:top w:val="none" w:sz="0" w:space="0" w:color="auto"/>
            <w:left w:val="none" w:sz="0" w:space="0" w:color="auto"/>
            <w:bottom w:val="none" w:sz="0" w:space="0" w:color="auto"/>
            <w:right w:val="none" w:sz="0" w:space="0" w:color="auto"/>
          </w:divBdr>
        </w:div>
        <w:div w:id="590697887">
          <w:marLeft w:val="480"/>
          <w:marRight w:val="0"/>
          <w:marTop w:val="0"/>
          <w:marBottom w:val="0"/>
          <w:divBdr>
            <w:top w:val="none" w:sz="0" w:space="0" w:color="auto"/>
            <w:left w:val="none" w:sz="0" w:space="0" w:color="auto"/>
            <w:bottom w:val="none" w:sz="0" w:space="0" w:color="auto"/>
            <w:right w:val="none" w:sz="0" w:space="0" w:color="auto"/>
          </w:divBdr>
        </w:div>
        <w:div w:id="1196116923">
          <w:marLeft w:val="480"/>
          <w:marRight w:val="0"/>
          <w:marTop w:val="0"/>
          <w:marBottom w:val="0"/>
          <w:divBdr>
            <w:top w:val="none" w:sz="0" w:space="0" w:color="auto"/>
            <w:left w:val="none" w:sz="0" w:space="0" w:color="auto"/>
            <w:bottom w:val="none" w:sz="0" w:space="0" w:color="auto"/>
            <w:right w:val="none" w:sz="0" w:space="0" w:color="auto"/>
          </w:divBdr>
        </w:div>
        <w:div w:id="1651792212">
          <w:marLeft w:val="480"/>
          <w:marRight w:val="0"/>
          <w:marTop w:val="0"/>
          <w:marBottom w:val="0"/>
          <w:divBdr>
            <w:top w:val="none" w:sz="0" w:space="0" w:color="auto"/>
            <w:left w:val="none" w:sz="0" w:space="0" w:color="auto"/>
            <w:bottom w:val="none" w:sz="0" w:space="0" w:color="auto"/>
            <w:right w:val="none" w:sz="0" w:space="0" w:color="auto"/>
          </w:divBdr>
        </w:div>
        <w:div w:id="388964191">
          <w:marLeft w:val="480"/>
          <w:marRight w:val="0"/>
          <w:marTop w:val="0"/>
          <w:marBottom w:val="0"/>
          <w:divBdr>
            <w:top w:val="none" w:sz="0" w:space="0" w:color="auto"/>
            <w:left w:val="none" w:sz="0" w:space="0" w:color="auto"/>
            <w:bottom w:val="none" w:sz="0" w:space="0" w:color="auto"/>
            <w:right w:val="none" w:sz="0" w:space="0" w:color="auto"/>
          </w:divBdr>
        </w:div>
        <w:div w:id="602029085">
          <w:marLeft w:val="480"/>
          <w:marRight w:val="0"/>
          <w:marTop w:val="0"/>
          <w:marBottom w:val="0"/>
          <w:divBdr>
            <w:top w:val="none" w:sz="0" w:space="0" w:color="auto"/>
            <w:left w:val="none" w:sz="0" w:space="0" w:color="auto"/>
            <w:bottom w:val="none" w:sz="0" w:space="0" w:color="auto"/>
            <w:right w:val="none" w:sz="0" w:space="0" w:color="auto"/>
          </w:divBdr>
        </w:div>
        <w:div w:id="1050613675">
          <w:marLeft w:val="480"/>
          <w:marRight w:val="0"/>
          <w:marTop w:val="0"/>
          <w:marBottom w:val="0"/>
          <w:divBdr>
            <w:top w:val="none" w:sz="0" w:space="0" w:color="auto"/>
            <w:left w:val="none" w:sz="0" w:space="0" w:color="auto"/>
            <w:bottom w:val="none" w:sz="0" w:space="0" w:color="auto"/>
            <w:right w:val="none" w:sz="0" w:space="0" w:color="auto"/>
          </w:divBdr>
        </w:div>
        <w:div w:id="2030645492">
          <w:marLeft w:val="480"/>
          <w:marRight w:val="0"/>
          <w:marTop w:val="0"/>
          <w:marBottom w:val="0"/>
          <w:divBdr>
            <w:top w:val="none" w:sz="0" w:space="0" w:color="auto"/>
            <w:left w:val="none" w:sz="0" w:space="0" w:color="auto"/>
            <w:bottom w:val="none" w:sz="0" w:space="0" w:color="auto"/>
            <w:right w:val="none" w:sz="0" w:space="0" w:color="auto"/>
          </w:divBdr>
        </w:div>
        <w:div w:id="602344064">
          <w:marLeft w:val="480"/>
          <w:marRight w:val="0"/>
          <w:marTop w:val="0"/>
          <w:marBottom w:val="0"/>
          <w:divBdr>
            <w:top w:val="none" w:sz="0" w:space="0" w:color="auto"/>
            <w:left w:val="none" w:sz="0" w:space="0" w:color="auto"/>
            <w:bottom w:val="none" w:sz="0" w:space="0" w:color="auto"/>
            <w:right w:val="none" w:sz="0" w:space="0" w:color="auto"/>
          </w:divBdr>
        </w:div>
        <w:div w:id="1564367746">
          <w:marLeft w:val="480"/>
          <w:marRight w:val="0"/>
          <w:marTop w:val="0"/>
          <w:marBottom w:val="0"/>
          <w:divBdr>
            <w:top w:val="none" w:sz="0" w:space="0" w:color="auto"/>
            <w:left w:val="none" w:sz="0" w:space="0" w:color="auto"/>
            <w:bottom w:val="none" w:sz="0" w:space="0" w:color="auto"/>
            <w:right w:val="none" w:sz="0" w:space="0" w:color="auto"/>
          </w:divBdr>
        </w:div>
        <w:div w:id="568878723">
          <w:marLeft w:val="480"/>
          <w:marRight w:val="0"/>
          <w:marTop w:val="0"/>
          <w:marBottom w:val="0"/>
          <w:divBdr>
            <w:top w:val="none" w:sz="0" w:space="0" w:color="auto"/>
            <w:left w:val="none" w:sz="0" w:space="0" w:color="auto"/>
            <w:bottom w:val="none" w:sz="0" w:space="0" w:color="auto"/>
            <w:right w:val="none" w:sz="0" w:space="0" w:color="auto"/>
          </w:divBdr>
        </w:div>
        <w:div w:id="1534613250">
          <w:marLeft w:val="480"/>
          <w:marRight w:val="0"/>
          <w:marTop w:val="0"/>
          <w:marBottom w:val="0"/>
          <w:divBdr>
            <w:top w:val="none" w:sz="0" w:space="0" w:color="auto"/>
            <w:left w:val="none" w:sz="0" w:space="0" w:color="auto"/>
            <w:bottom w:val="none" w:sz="0" w:space="0" w:color="auto"/>
            <w:right w:val="none" w:sz="0" w:space="0" w:color="auto"/>
          </w:divBdr>
        </w:div>
        <w:div w:id="242302767">
          <w:marLeft w:val="480"/>
          <w:marRight w:val="0"/>
          <w:marTop w:val="0"/>
          <w:marBottom w:val="0"/>
          <w:divBdr>
            <w:top w:val="none" w:sz="0" w:space="0" w:color="auto"/>
            <w:left w:val="none" w:sz="0" w:space="0" w:color="auto"/>
            <w:bottom w:val="none" w:sz="0" w:space="0" w:color="auto"/>
            <w:right w:val="none" w:sz="0" w:space="0" w:color="auto"/>
          </w:divBdr>
        </w:div>
        <w:div w:id="2070418435">
          <w:marLeft w:val="480"/>
          <w:marRight w:val="0"/>
          <w:marTop w:val="0"/>
          <w:marBottom w:val="0"/>
          <w:divBdr>
            <w:top w:val="none" w:sz="0" w:space="0" w:color="auto"/>
            <w:left w:val="none" w:sz="0" w:space="0" w:color="auto"/>
            <w:bottom w:val="none" w:sz="0" w:space="0" w:color="auto"/>
            <w:right w:val="none" w:sz="0" w:space="0" w:color="auto"/>
          </w:divBdr>
        </w:div>
        <w:div w:id="1352804848">
          <w:marLeft w:val="480"/>
          <w:marRight w:val="0"/>
          <w:marTop w:val="0"/>
          <w:marBottom w:val="0"/>
          <w:divBdr>
            <w:top w:val="none" w:sz="0" w:space="0" w:color="auto"/>
            <w:left w:val="none" w:sz="0" w:space="0" w:color="auto"/>
            <w:bottom w:val="none" w:sz="0" w:space="0" w:color="auto"/>
            <w:right w:val="none" w:sz="0" w:space="0" w:color="auto"/>
          </w:divBdr>
        </w:div>
        <w:div w:id="1888450492">
          <w:marLeft w:val="480"/>
          <w:marRight w:val="0"/>
          <w:marTop w:val="0"/>
          <w:marBottom w:val="0"/>
          <w:divBdr>
            <w:top w:val="none" w:sz="0" w:space="0" w:color="auto"/>
            <w:left w:val="none" w:sz="0" w:space="0" w:color="auto"/>
            <w:bottom w:val="none" w:sz="0" w:space="0" w:color="auto"/>
            <w:right w:val="none" w:sz="0" w:space="0" w:color="auto"/>
          </w:divBdr>
        </w:div>
        <w:div w:id="356204475">
          <w:marLeft w:val="480"/>
          <w:marRight w:val="0"/>
          <w:marTop w:val="0"/>
          <w:marBottom w:val="0"/>
          <w:divBdr>
            <w:top w:val="none" w:sz="0" w:space="0" w:color="auto"/>
            <w:left w:val="none" w:sz="0" w:space="0" w:color="auto"/>
            <w:bottom w:val="none" w:sz="0" w:space="0" w:color="auto"/>
            <w:right w:val="none" w:sz="0" w:space="0" w:color="auto"/>
          </w:divBdr>
        </w:div>
        <w:div w:id="170531571">
          <w:marLeft w:val="480"/>
          <w:marRight w:val="0"/>
          <w:marTop w:val="0"/>
          <w:marBottom w:val="0"/>
          <w:divBdr>
            <w:top w:val="none" w:sz="0" w:space="0" w:color="auto"/>
            <w:left w:val="none" w:sz="0" w:space="0" w:color="auto"/>
            <w:bottom w:val="none" w:sz="0" w:space="0" w:color="auto"/>
            <w:right w:val="none" w:sz="0" w:space="0" w:color="auto"/>
          </w:divBdr>
        </w:div>
        <w:div w:id="1599486604">
          <w:marLeft w:val="480"/>
          <w:marRight w:val="0"/>
          <w:marTop w:val="0"/>
          <w:marBottom w:val="0"/>
          <w:divBdr>
            <w:top w:val="none" w:sz="0" w:space="0" w:color="auto"/>
            <w:left w:val="none" w:sz="0" w:space="0" w:color="auto"/>
            <w:bottom w:val="none" w:sz="0" w:space="0" w:color="auto"/>
            <w:right w:val="none" w:sz="0" w:space="0" w:color="auto"/>
          </w:divBdr>
        </w:div>
        <w:div w:id="653606024">
          <w:marLeft w:val="480"/>
          <w:marRight w:val="0"/>
          <w:marTop w:val="0"/>
          <w:marBottom w:val="0"/>
          <w:divBdr>
            <w:top w:val="none" w:sz="0" w:space="0" w:color="auto"/>
            <w:left w:val="none" w:sz="0" w:space="0" w:color="auto"/>
            <w:bottom w:val="none" w:sz="0" w:space="0" w:color="auto"/>
            <w:right w:val="none" w:sz="0" w:space="0" w:color="auto"/>
          </w:divBdr>
        </w:div>
        <w:div w:id="1279676100">
          <w:marLeft w:val="480"/>
          <w:marRight w:val="0"/>
          <w:marTop w:val="0"/>
          <w:marBottom w:val="0"/>
          <w:divBdr>
            <w:top w:val="none" w:sz="0" w:space="0" w:color="auto"/>
            <w:left w:val="none" w:sz="0" w:space="0" w:color="auto"/>
            <w:bottom w:val="none" w:sz="0" w:space="0" w:color="auto"/>
            <w:right w:val="none" w:sz="0" w:space="0" w:color="auto"/>
          </w:divBdr>
        </w:div>
        <w:div w:id="1673215714">
          <w:marLeft w:val="480"/>
          <w:marRight w:val="0"/>
          <w:marTop w:val="0"/>
          <w:marBottom w:val="0"/>
          <w:divBdr>
            <w:top w:val="none" w:sz="0" w:space="0" w:color="auto"/>
            <w:left w:val="none" w:sz="0" w:space="0" w:color="auto"/>
            <w:bottom w:val="none" w:sz="0" w:space="0" w:color="auto"/>
            <w:right w:val="none" w:sz="0" w:space="0" w:color="auto"/>
          </w:divBdr>
        </w:div>
        <w:div w:id="98523870">
          <w:marLeft w:val="480"/>
          <w:marRight w:val="0"/>
          <w:marTop w:val="0"/>
          <w:marBottom w:val="0"/>
          <w:divBdr>
            <w:top w:val="none" w:sz="0" w:space="0" w:color="auto"/>
            <w:left w:val="none" w:sz="0" w:space="0" w:color="auto"/>
            <w:bottom w:val="none" w:sz="0" w:space="0" w:color="auto"/>
            <w:right w:val="none" w:sz="0" w:space="0" w:color="auto"/>
          </w:divBdr>
        </w:div>
        <w:div w:id="686097792">
          <w:marLeft w:val="480"/>
          <w:marRight w:val="0"/>
          <w:marTop w:val="0"/>
          <w:marBottom w:val="0"/>
          <w:divBdr>
            <w:top w:val="none" w:sz="0" w:space="0" w:color="auto"/>
            <w:left w:val="none" w:sz="0" w:space="0" w:color="auto"/>
            <w:bottom w:val="none" w:sz="0" w:space="0" w:color="auto"/>
            <w:right w:val="none" w:sz="0" w:space="0" w:color="auto"/>
          </w:divBdr>
        </w:div>
        <w:div w:id="124472499">
          <w:marLeft w:val="480"/>
          <w:marRight w:val="0"/>
          <w:marTop w:val="0"/>
          <w:marBottom w:val="0"/>
          <w:divBdr>
            <w:top w:val="none" w:sz="0" w:space="0" w:color="auto"/>
            <w:left w:val="none" w:sz="0" w:space="0" w:color="auto"/>
            <w:bottom w:val="none" w:sz="0" w:space="0" w:color="auto"/>
            <w:right w:val="none" w:sz="0" w:space="0" w:color="auto"/>
          </w:divBdr>
        </w:div>
      </w:divsChild>
    </w:div>
    <w:div w:id="538402111">
      <w:bodyDiv w:val="1"/>
      <w:marLeft w:val="0"/>
      <w:marRight w:val="0"/>
      <w:marTop w:val="0"/>
      <w:marBottom w:val="0"/>
      <w:divBdr>
        <w:top w:val="none" w:sz="0" w:space="0" w:color="auto"/>
        <w:left w:val="none" w:sz="0" w:space="0" w:color="auto"/>
        <w:bottom w:val="none" w:sz="0" w:space="0" w:color="auto"/>
        <w:right w:val="none" w:sz="0" w:space="0" w:color="auto"/>
      </w:divBdr>
    </w:div>
    <w:div w:id="544487471">
      <w:bodyDiv w:val="1"/>
      <w:marLeft w:val="0"/>
      <w:marRight w:val="0"/>
      <w:marTop w:val="0"/>
      <w:marBottom w:val="0"/>
      <w:divBdr>
        <w:top w:val="none" w:sz="0" w:space="0" w:color="auto"/>
        <w:left w:val="none" w:sz="0" w:space="0" w:color="auto"/>
        <w:bottom w:val="none" w:sz="0" w:space="0" w:color="auto"/>
        <w:right w:val="none" w:sz="0" w:space="0" w:color="auto"/>
      </w:divBdr>
    </w:div>
    <w:div w:id="552035482">
      <w:bodyDiv w:val="1"/>
      <w:marLeft w:val="0"/>
      <w:marRight w:val="0"/>
      <w:marTop w:val="0"/>
      <w:marBottom w:val="0"/>
      <w:divBdr>
        <w:top w:val="none" w:sz="0" w:space="0" w:color="auto"/>
        <w:left w:val="none" w:sz="0" w:space="0" w:color="auto"/>
        <w:bottom w:val="none" w:sz="0" w:space="0" w:color="auto"/>
        <w:right w:val="none" w:sz="0" w:space="0" w:color="auto"/>
      </w:divBdr>
    </w:div>
    <w:div w:id="557132954">
      <w:bodyDiv w:val="1"/>
      <w:marLeft w:val="0"/>
      <w:marRight w:val="0"/>
      <w:marTop w:val="0"/>
      <w:marBottom w:val="0"/>
      <w:divBdr>
        <w:top w:val="none" w:sz="0" w:space="0" w:color="auto"/>
        <w:left w:val="none" w:sz="0" w:space="0" w:color="auto"/>
        <w:bottom w:val="none" w:sz="0" w:space="0" w:color="auto"/>
        <w:right w:val="none" w:sz="0" w:space="0" w:color="auto"/>
      </w:divBdr>
    </w:div>
    <w:div w:id="567226378">
      <w:bodyDiv w:val="1"/>
      <w:marLeft w:val="0"/>
      <w:marRight w:val="0"/>
      <w:marTop w:val="0"/>
      <w:marBottom w:val="0"/>
      <w:divBdr>
        <w:top w:val="none" w:sz="0" w:space="0" w:color="auto"/>
        <w:left w:val="none" w:sz="0" w:space="0" w:color="auto"/>
        <w:bottom w:val="none" w:sz="0" w:space="0" w:color="auto"/>
        <w:right w:val="none" w:sz="0" w:space="0" w:color="auto"/>
      </w:divBdr>
    </w:div>
    <w:div w:id="570506725">
      <w:bodyDiv w:val="1"/>
      <w:marLeft w:val="0"/>
      <w:marRight w:val="0"/>
      <w:marTop w:val="0"/>
      <w:marBottom w:val="0"/>
      <w:divBdr>
        <w:top w:val="none" w:sz="0" w:space="0" w:color="auto"/>
        <w:left w:val="none" w:sz="0" w:space="0" w:color="auto"/>
        <w:bottom w:val="none" w:sz="0" w:space="0" w:color="auto"/>
        <w:right w:val="none" w:sz="0" w:space="0" w:color="auto"/>
      </w:divBdr>
    </w:div>
    <w:div w:id="573275376">
      <w:bodyDiv w:val="1"/>
      <w:marLeft w:val="0"/>
      <w:marRight w:val="0"/>
      <w:marTop w:val="0"/>
      <w:marBottom w:val="0"/>
      <w:divBdr>
        <w:top w:val="none" w:sz="0" w:space="0" w:color="auto"/>
        <w:left w:val="none" w:sz="0" w:space="0" w:color="auto"/>
        <w:bottom w:val="none" w:sz="0" w:space="0" w:color="auto"/>
        <w:right w:val="none" w:sz="0" w:space="0" w:color="auto"/>
      </w:divBdr>
    </w:div>
    <w:div w:id="574511456">
      <w:bodyDiv w:val="1"/>
      <w:marLeft w:val="0"/>
      <w:marRight w:val="0"/>
      <w:marTop w:val="0"/>
      <w:marBottom w:val="0"/>
      <w:divBdr>
        <w:top w:val="none" w:sz="0" w:space="0" w:color="auto"/>
        <w:left w:val="none" w:sz="0" w:space="0" w:color="auto"/>
        <w:bottom w:val="none" w:sz="0" w:space="0" w:color="auto"/>
        <w:right w:val="none" w:sz="0" w:space="0" w:color="auto"/>
      </w:divBdr>
    </w:div>
    <w:div w:id="575482079">
      <w:bodyDiv w:val="1"/>
      <w:marLeft w:val="0"/>
      <w:marRight w:val="0"/>
      <w:marTop w:val="0"/>
      <w:marBottom w:val="0"/>
      <w:divBdr>
        <w:top w:val="none" w:sz="0" w:space="0" w:color="auto"/>
        <w:left w:val="none" w:sz="0" w:space="0" w:color="auto"/>
        <w:bottom w:val="none" w:sz="0" w:space="0" w:color="auto"/>
        <w:right w:val="none" w:sz="0" w:space="0" w:color="auto"/>
      </w:divBdr>
    </w:div>
    <w:div w:id="579339055">
      <w:bodyDiv w:val="1"/>
      <w:marLeft w:val="0"/>
      <w:marRight w:val="0"/>
      <w:marTop w:val="0"/>
      <w:marBottom w:val="0"/>
      <w:divBdr>
        <w:top w:val="none" w:sz="0" w:space="0" w:color="auto"/>
        <w:left w:val="none" w:sz="0" w:space="0" w:color="auto"/>
        <w:bottom w:val="none" w:sz="0" w:space="0" w:color="auto"/>
        <w:right w:val="none" w:sz="0" w:space="0" w:color="auto"/>
      </w:divBdr>
      <w:divsChild>
        <w:div w:id="1263882521">
          <w:marLeft w:val="480"/>
          <w:marRight w:val="0"/>
          <w:marTop w:val="0"/>
          <w:marBottom w:val="0"/>
          <w:divBdr>
            <w:top w:val="none" w:sz="0" w:space="0" w:color="auto"/>
            <w:left w:val="none" w:sz="0" w:space="0" w:color="auto"/>
            <w:bottom w:val="none" w:sz="0" w:space="0" w:color="auto"/>
            <w:right w:val="none" w:sz="0" w:space="0" w:color="auto"/>
          </w:divBdr>
        </w:div>
        <w:div w:id="1429034154">
          <w:marLeft w:val="480"/>
          <w:marRight w:val="0"/>
          <w:marTop w:val="0"/>
          <w:marBottom w:val="0"/>
          <w:divBdr>
            <w:top w:val="none" w:sz="0" w:space="0" w:color="auto"/>
            <w:left w:val="none" w:sz="0" w:space="0" w:color="auto"/>
            <w:bottom w:val="none" w:sz="0" w:space="0" w:color="auto"/>
            <w:right w:val="none" w:sz="0" w:space="0" w:color="auto"/>
          </w:divBdr>
        </w:div>
        <w:div w:id="804204046">
          <w:marLeft w:val="480"/>
          <w:marRight w:val="0"/>
          <w:marTop w:val="0"/>
          <w:marBottom w:val="0"/>
          <w:divBdr>
            <w:top w:val="none" w:sz="0" w:space="0" w:color="auto"/>
            <w:left w:val="none" w:sz="0" w:space="0" w:color="auto"/>
            <w:bottom w:val="none" w:sz="0" w:space="0" w:color="auto"/>
            <w:right w:val="none" w:sz="0" w:space="0" w:color="auto"/>
          </w:divBdr>
        </w:div>
        <w:div w:id="1441486823">
          <w:marLeft w:val="480"/>
          <w:marRight w:val="0"/>
          <w:marTop w:val="0"/>
          <w:marBottom w:val="0"/>
          <w:divBdr>
            <w:top w:val="none" w:sz="0" w:space="0" w:color="auto"/>
            <w:left w:val="none" w:sz="0" w:space="0" w:color="auto"/>
            <w:bottom w:val="none" w:sz="0" w:space="0" w:color="auto"/>
            <w:right w:val="none" w:sz="0" w:space="0" w:color="auto"/>
          </w:divBdr>
        </w:div>
        <w:div w:id="1632831768">
          <w:marLeft w:val="480"/>
          <w:marRight w:val="0"/>
          <w:marTop w:val="0"/>
          <w:marBottom w:val="0"/>
          <w:divBdr>
            <w:top w:val="none" w:sz="0" w:space="0" w:color="auto"/>
            <w:left w:val="none" w:sz="0" w:space="0" w:color="auto"/>
            <w:bottom w:val="none" w:sz="0" w:space="0" w:color="auto"/>
            <w:right w:val="none" w:sz="0" w:space="0" w:color="auto"/>
          </w:divBdr>
        </w:div>
        <w:div w:id="1955626067">
          <w:marLeft w:val="480"/>
          <w:marRight w:val="0"/>
          <w:marTop w:val="0"/>
          <w:marBottom w:val="0"/>
          <w:divBdr>
            <w:top w:val="none" w:sz="0" w:space="0" w:color="auto"/>
            <w:left w:val="none" w:sz="0" w:space="0" w:color="auto"/>
            <w:bottom w:val="none" w:sz="0" w:space="0" w:color="auto"/>
            <w:right w:val="none" w:sz="0" w:space="0" w:color="auto"/>
          </w:divBdr>
        </w:div>
        <w:div w:id="898901258">
          <w:marLeft w:val="480"/>
          <w:marRight w:val="0"/>
          <w:marTop w:val="0"/>
          <w:marBottom w:val="0"/>
          <w:divBdr>
            <w:top w:val="none" w:sz="0" w:space="0" w:color="auto"/>
            <w:left w:val="none" w:sz="0" w:space="0" w:color="auto"/>
            <w:bottom w:val="none" w:sz="0" w:space="0" w:color="auto"/>
            <w:right w:val="none" w:sz="0" w:space="0" w:color="auto"/>
          </w:divBdr>
        </w:div>
        <w:div w:id="66540161">
          <w:marLeft w:val="480"/>
          <w:marRight w:val="0"/>
          <w:marTop w:val="0"/>
          <w:marBottom w:val="0"/>
          <w:divBdr>
            <w:top w:val="none" w:sz="0" w:space="0" w:color="auto"/>
            <w:left w:val="none" w:sz="0" w:space="0" w:color="auto"/>
            <w:bottom w:val="none" w:sz="0" w:space="0" w:color="auto"/>
            <w:right w:val="none" w:sz="0" w:space="0" w:color="auto"/>
          </w:divBdr>
        </w:div>
        <w:div w:id="818690831">
          <w:marLeft w:val="480"/>
          <w:marRight w:val="0"/>
          <w:marTop w:val="0"/>
          <w:marBottom w:val="0"/>
          <w:divBdr>
            <w:top w:val="none" w:sz="0" w:space="0" w:color="auto"/>
            <w:left w:val="none" w:sz="0" w:space="0" w:color="auto"/>
            <w:bottom w:val="none" w:sz="0" w:space="0" w:color="auto"/>
            <w:right w:val="none" w:sz="0" w:space="0" w:color="auto"/>
          </w:divBdr>
        </w:div>
        <w:div w:id="1468470799">
          <w:marLeft w:val="480"/>
          <w:marRight w:val="0"/>
          <w:marTop w:val="0"/>
          <w:marBottom w:val="0"/>
          <w:divBdr>
            <w:top w:val="none" w:sz="0" w:space="0" w:color="auto"/>
            <w:left w:val="none" w:sz="0" w:space="0" w:color="auto"/>
            <w:bottom w:val="none" w:sz="0" w:space="0" w:color="auto"/>
            <w:right w:val="none" w:sz="0" w:space="0" w:color="auto"/>
          </w:divBdr>
        </w:div>
        <w:div w:id="1018584540">
          <w:marLeft w:val="480"/>
          <w:marRight w:val="0"/>
          <w:marTop w:val="0"/>
          <w:marBottom w:val="0"/>
          <w:divBdr>
            <w:top w:val="none" w:sz="0" w:space="0" w:color="auto"/>
            <w:left w:val="none" w:sz="0" w:space="0" w:color="auto"/>
            <w:bottom w:val="none" w:sz="0" w:space="0" w:color="auto"/>
            <w:right w:val="none" w:sz="0" w:space="0" w:color="auto"/>
          </w:divBdr>
        </w:div>
        <w:div w:id="1721854518">
          <w:marLeft w:val="480"/>
          <w:marRight w:val="0"/>
          <w:marTop w:val="0"/>
          <w:marBottom w:val="0"/>
          <w:divBdr>
            <w:top w:val="none" w:sz="0" w:space="0" w:color="auto"/>
            <w:left w:val="none" w:sz="0" w:space="0" w:color="auto"/>
            <w:bottom w:val="none" w:sz="0" w:space="0" w:color="auto"/>
            <w:right w:val="none" w:sz="0" w:space="0" w:color="auto"/>
          </w:divBdr>
        </w:div>
        <w:div w:id="1207067724">
          <w:marLeft w:val="480"/>
          <w:marRight w:val="0"/>
          <w:marTop w:val="0"/>
          <w:marBottom w:val="0"/>
          <w:divBdr>
            <w:top w:val="none" w:sz="0" w:space="0" w:color="auto"/>
            <w:left w:val="none" w:sz="0" w:space="0" w:color="auto"/>
            <w:bottom w:val="none" w:sz="0" w:space="0" w:color="auto"/>
            <w:right w:val="none" w:sz="0" w:space="0" w:color="auto"/>
          </w:divBdr>
        </w:div>
        <w:div w:id="1275138593">
          <w:marLeft w:val="480"/>
          <w:marRight w:val="0"/>
          <w:marTop w:val="0"/>
          <w:marBottom w:val="0"/>
          <w:divBdr>
            <w:top w:val="none" w:sz="0" w:space="0" w:color="auto"/>
            <w:left w:val="none" w:sz="0" w:space="0" w:color="auto"/>
            <w:bottom w:val="none" w:sz="0" w:space="0" w:color="auto"/>
            <w:right w:val="none" w:sz="0" w:space="0" w:color="auto"/>
          </w:divBdr>
        </w:div>
        <w:div w:id="201327274">
          <w:marLeft w:val="480"/>
          <w:marRight w:val="0"/>
          <w:marTop w:val="0"/>
          <w:marBottom w:val="0"/>
          <w:divBdr>
            <w:top w:val="none" w:sz="0" w:space="0" w:color="auto"/>
            <w:left w:val="none" w:sz="0" w:space="0" w:color="auto"/>
            <w:bottom w:val="none" w:sz="0" w:space="0" w:color="auto"/>
            <w:right w:val="none" w:sz="0" w:space="0" w:color="auto"/>
          </w:divBdr>
        </w:div>
        <w:div w:id="1243754454">
          <w:marLeft w:val="480"/>
          <w:marRight w:val="0"/>
          <w:marTop w:val="0"/>
          <w:marBottom w:val="0"/>
          <w:divBdr>
            <w:top w:val="none" w:sz="0" w:space="0" w:color="auto"/>
            <w:left w:val="none" w:sz="0" w:space="0" w:color="auto"/>
            <w:bottom w:val="none" w:sz="0" w:space="0" w:color="auto"/>
            <w:right w:val="none" w:sz="0" w:space="0" w:color="auto"/>
          </w:divBdr>
        </w:div>
        <w:div w:id="1272936654">
          <w:marLeft w:val="480"/>
          <w:marRight w:val="0"/>
          <w:marTop w:val="0"/>
          <w:marBottom w:val="0"/>
          <w:divBdr>
            <w:top w:val="none" w:sz="0" w:space="0" w:color="auto"/>
            <w:left w:val="none" w:sz="0" w:space="0" w:color="auto"/>
            <w:bottom w:val="none" w:sz="0" w:space="0" w:color="auto"/>
            <w:right w:val="none" w:sz="0" w:space="0" w:color="auto"/>
          </w:divBdr>
        </w:div>
        <w:div w:id="787505421">
          <w:marLeft w:val="480"/>
          <w:marRight w:val="0"/>
          <w:marTop w:val="0"/>
          <w:marBottom w:val="0"/>
          <w:divBdr>
            <w:top w:val="none" w:sz="0" w:space="0" w:color="auto"/>
            <w:left w:val="none" w:sz="0" w:space="0" w:color="auto"/>
            <w:bottom w:val="none" w:sz="0" w:space="0" w:color="auto"/>
            <w:right w:val="none" w:sz="0" w:space="0" w:color="auto"/>
          </w:divBdr>
        </w:div>
        <w:div w:id="1427996609">
          <w:marLeft w:val="480"/>
          <w:marRight w:val="0"/>
          <w:marTop w:val="0"/>
          <w:marBottom w:val="0"/>
          <w:divBdr>
            <w:top w:val="none" w:sz="0" w:space="0" w:color="auto"/>
            <w:left w:val="none" w:sz="0" w:space="0" w:color="auto"/>
            <w:bottom w:val="none" w:sz="0" w:space="0" w:color="auto"/>
            <w:right w:val="none" w:sz="0" w:space="0" w:color="auto"/>
          </w:divBdr>
        </w:div>
        <w:div w:id="762799531">
          <w:marLeft w:val="480"/>
          <w:marRight w:val="0"/>
          <w:marTop w:val="0"/>
          <w:marBottom w:val="0"/>
          <w:divBdr>
            <w:top w:val="none" w:sz="0" w:space="0" w:color="auto"/>
            <w:left w:val="none" w:sz="0" w:space="0" w:color="auto"/>
            <w:bottom w:val="none" w:sz="0" w:space="0" w:color="auto"/>
            <w:right w:val="none" w:sz="0" w:space="0" w:color="auto"/>
          </w:divBdr>
        </w:div>
        <w:div w:id="146555722">
          <w:marLeft w:val="480"/>
          <w:marRight w:val="0"/>
          <w:marTop w:val="0"/>
          <w:marBottom w:val="0"/>
          <w:divBdr>
            <w:top w:val="none" w:sz="0" w:space="0" w:color="auto"/>
            <w:left w:val="none" w:sz="0" w:space="0" w:color="auto"/>
            <w:bottom w:val="none" w:sz="0" w:space="0" w:color="auto"/>
            <w:right w:val="none" w:sz="0" w:space="0" w:color="auto"/>
          </w:divBdr>
        </w:div>
        <w:div w:id="61681149">
          <w:marLeft w:val="480"/>
          <w:marRight w:val="0"/>
          <w:marTop w:val="0"/>
          <w:marBottom w:val="0"/>
          <w:divBdr>
            <w:top w:val="none" w:sz="0" w:space="0" w:color="auto"/>
            <w:left w:val="none" w:sz="0" w:space="0" w:color="auto"/>
            <w:bottom w:val="none" w:sz="0" w:space="0" w:color="auto"/>
            <w:right w:val="none" w:sz="0" w:space="0" w:color="auto"/>
          </w:divBdr>
        </w:div>
        <w:div w:id="1253708943">
          <w:marLeft w:val="480"/>
          <w:marRight w:val="0"/>
          <w:marTop w:val="0"/>
          <w:marBottom w:val="0"/>
          <w:divBdr>
            <w:top w:val="none" w:sz="0" w:space="0" w:color="auto"/>
            <w:left w:val="none" w:sz="0" w:space="0" w:color="auto"/>
            <w:bottom w:val="none" w:sz="0" w:space="0" w:color="auto"/>
            <w:right w:val="none" w:sz="0" w:space="0" w:color="auto"/>
          </w:divBdr>
        </w:div>
        <w:div w:id="1306013393">
          <w:marLeft w:val="480"/>
          <w:marRight w:val="0"/>
          <w:marTop w:val="0"/>
          <w:marBottom w:val="0"/>
          <w:divBdr>
            <w:top w:val="none" w:sz="0" w:space="0" w:color="auto"/>
            <w:left w:val="none" w:sz="0" w:space="0" w:color="auto"/>
            <w:bottom w:val="none" w:sz="0" w:space="0" w:color="auto"/>
            <w:right w:val="none" w:sz="0" w:space="0" w:color="auto"/>
          </w:divBdr>
        </w:div>
        <w:div w:id="561067477">
          <w:marLeft w:val="480"/>
          <w:marRight w:val="0"/>
          <w:marTop w:val="0"/>
          <w:marBottom w:val="0"/>
          <w:divBdr>
            <w:top w:val="none" w:sz="0" w:space="0" w:color="auto"/>
            <w:left w:val="none" w:sz="0" w:space="0" w:color="auto"/>
            <w:bottom w:val="none" w:sz="0" w:space="0" w:color="auto"/>
            <w:right w:val="none" w:sz="0" w:space="0" w:color="auto"/>
          </w:divBdr>
        </w:div>
        <w:div w:id="845443190">
          <w:marLeft w:val="480"/>
          <w:marRight w:val="0"/>
          <w:marTop w:val="0"/>
          <w:marBottom w:val="0"/>
          <w:divBdr>
            <w:top w:val="none" w:sz="0" w:space="0" w:color="auto"/>
            <w:left w:val="none" w:sz="0" w:space="0" w:color="auto"/>
            <w:bottom w:val="none" w:sz="0" w:space="0" w:color="auto"/>
            <w:right w:val="none" w:sz="0" w:space="0" w:color="auto"/>
          </w:divBdr>
        </w:div>
        <w:div w:id="2097092928">
          <w:marLeft w:val="480"/>
          <w:marRight w:val="0"/>
          <w:marTop w:val="0"/>
          <w:marBottom w:val="0"/>
          <w:divBdr>
            <w:top w:val="none" w:sz="0" w:space="0" w:color="auto"/>
            <w:left w:val="none" w:sz="0" w:space="0" w:color="auto"/>
            <w:bottom w:val="none" w:sz="0" w:space="0" w:color="auto"/>
            <w:right w:val="none" w:sz="0" w:space="0" w:color="auto"/>
          </w:divBdr>
        </w:div>
        <w:div w:id="1179731608">
          <w:marLeft w:val="480"/>
          <w:marRight w:val="0"/>
          <w:marTop w:val="0"/>
          <w:marBottom w:val="0"/>
          <w:divBdr>
            <w:top w:val="none" w:sz="0" w:space="0" w:color="auto"/>
            <w:left w:val="none" w:sz="0" w:space="0" w:color="auto"/>
            <w:bottom w:val="none" w:sz="0" w:space="0" w:color="auto"/>
            <w:right w:val="none" w:sz="0" w:space="0" w:color="auto"/>
          </w:divBdr>
        </w:div>
        <w:div w:id="1275016240">
          <w:marLeft w:val="480"/>
          <w:marRight w:val="0"/>
          <w:marTop w:val="0"/>
          <w:marBottom w:val="0"/>
          <w:divBdr>
            <w:top w:val="none" w:sz="0" w:space="0" w:color="auto"/>
            <w:left w:val="none" w:sz="0" w:space="0" w:color="auto"/>
            <w:bottom w:val="none" w:sz="0" w:space="0" w:color="auto"/>
            <w:right w:val="none" w:sz="0" w:space="0" w:color="auto"/>
          </w:divBdr>
        </w:div>
        <w:div w:id="494685230">
          <w:marLeft w:val="480"/>
          <w:marRight w:val="0"/>
          <w:marTop w:val="0"/>
          <w:marBottom w:val="0"/>
          <w:divBdr>
            <w:top w:val="none" w:sz="0" w:space="0" w:color="auto"/>
            <w:left w:val="none" w:sz="0" w:space="0" w:color="auto"/>
            <w:bottom w:val="none" w:sz="0" w:space="0" w:color="auto"/>
            <w:right w:val="none" w:sz="0" w:space="0" w:color="auto"/>
          </w:divBdr>
        </w:div>
        <w:div w:id="286619276">
          <w:marLeft w:val="480"/>
          <w:marRight w:val="0"/>
          <w:marTop w:val="0"/>
          <w:marBottom w:val="0"/>
          <w:divBdr>
            <w:top w:val="none" w:sz="0" w:space="0" w:color="auto"/>
            <w:left w:val="none" w:sz="0" w:space="0" w:color="auto"/>
            <w:bottom w:val="none" w:sz="0" w:space="0" w:color="auto"/>
            <w:right w:val="none" w:sz="0" w:space="0" w:color="auto"/>
          </w:divBdr>
        </w:div>
        <w:div w:id="334574647">
          <w:marLeft w:val="480"/>
          <w:marRight w:val="0"/>
          <w:marTop w:val="0"/>
          <w:marBottom w:val="0"/>
          <w:divBdr>
            <w:top w:val="none" w:sz="0" w:space="0" w:color="auto"/>
            <w:left w:val="none" w:sz="0" w:space="0" w:color="auto"/>
            <w:bottom w:val="none" w:sz="0" w:space="0" w:color="auto"/>
            <w:right w:val="none" w:sz="0" w:space="0" w:color="auto"/>
          </w:divBdr>
        </w:div>
        <w:div w:id="1039470081">
          <w:marLeft w:val="480"/>
          <w:marRight w:val="0"/>
          <w:marTop w:val="0"/>
          <w:marBottom w:val="0"/>
          <w:divBdr>
            <w:top w:val="none" w:sz="0" w:space="0" w:color="auto"/>
            <w:left w:val="none" w:sz="0" w:space="0" w:color="auto"/>
            <w:bottom w:val="none" w:sz="0" w:space="0" w:color="auto"/>
            <w:right w:val="none" w:sz="0" w:space="0" w:color="auto"/>
          </w:divBdr>
        </w:div>
        <w:div w:id="1031802465">
          <w:marLeft w:val="480"/>
          <w:marRight w:val="0"/>
          <w:marTop w:val="0"/>
          <w:marBottom w:val="0"/>
          <w:divBdr>
            <w:top w:val="none" w:sz="0" w:space="0" w:color="auto"/>
            <w:left w:val="none" w:sz="0" w:space="0" w:color="auto"/>
            <w:bottom w:val="none" w:sz="0" w:space="0" w:color="auto"/>
            <w:right w:val="none" w:sz="0" w:space="0" w:color="auto"/>
          </w:divBdr>
        </w:div>
        <w:div w:id="970673511">
          <w:marLeft w:val="480"/>
          <w:marRight w:val="0"/>
          <w:marTop w:val="0"/>
          <w:marBottom w:val="0"/>
          <w:divBdr>
            <w:top w:val="none" w:sz="0" w:space="0" w:color="auto"/>
            <w:left w:val="none" w:sz="0" w:space="0" w:color="auto"/>
            <w:bottom w:val="none" w:sz="0" w:space="0" w:color="auto"/>
            <w:right w:val="none" w:sz="0" w:space="0" w:color="auto"/>
          </w:divBdr>
        </w:div>
        <w:div w:id="285360063">
          <w:marLeft w:val="480"/>
          <w:marRight w:val="0"/>
          <w:marTop w:val="0"/>
          <w:marBottom w:val="0"/>
          <w:divBdr>
            <w:top w:val="none" w:sz="0" w:space="0" w:color="auto"/>
            <w:left w:val="none" w:sz="0" w:space="0" w:color="auto"/>
            <w:bottom w:val="none" w:sz="0" w:space="0" w:color="auto"/>
            <w:right w:val="none" w:sz="0" w:space="0" w:color="auto"/>
          </w:divBdr>
        </w:div>
        <w:div w:id="657853605">
          <w:marLeft w:val="480"/>
          <w:marRight w:val="0"/>
          <w:marTop w:val="0"/>
          <w:marBottom w:val="0"/>
          <w:divBdr>
            <w:top w:val="none" w:sz="0" w:space="0" w:color="auto"/>
            <w:left w:val="none" w:sz="0" w:space="0" w:color="auto"/>
            <w:bottom w:val="none" w:sz="0" w:space="0" w:color="auto"/>
            <w:right w:val="none" w:sz="0" w:space="0" w:color="auto"/>
          </w:divBdr>
        </w:div>
        <w:div w:id="618611665">
          <w:marLeft w:val="480"/>
          <w:marRight w:val="0"/>
          <w:marTop w:val="0"/>
          <w:marBottom w:val="0"/>
          <w:divBdr>
            <w:top w:val="none" w:sz="0" w:space="0" w:color="auto"/>
            <w:left w:val="none" w:sz="0" w:space="0" w:color="auto"/>
            <w:bottom w:val="none" w:sz="0" w:space="0" w:color="auto"/>
            <w:right w:val="none" w:sz="0" w:space="0" w:color="auto"/>
          </w:divBdr>
        </w:div>
        <w:div w:id="1058554776">
          <w:marLeft w:val="480"/>
          <w:marRight w:val="0"/>
          <w:marTop w:val="0"/>
          <w:marBottom w:val="0"/>
          <w:divBdr>
            <w:top w:val="none" w:sz="0" w:space="0" w:color="auto"/>
            <w:left w:val="none" w:sz="0" w:space="0" w:color="auto"/>
            <w:bottom w:val="none" w:sz="0" w:space="0" w:color="auto"/>
            <w:right w:val="none" w:sz="0" w:space="0" w:color="auto"/>
          </w:divBdr>
        </w:div>
        <w:div w:id="1099369922">
          <w:marLeft w:val="480"/>
          <w:marRight w:val="0"/>
          <w:marTop w:val="0"/>
          <w:marBottom w:val="0"/>
          <w:divBdr>
            <w:top w:val="none" w:sz="0" w:space="0" w:color="auto"/>
            <w:left w:val="none" w:sz="0" w:space="0" w:color="auto"/>
            <w:bottom w:val="none" w:sz="0" w:space="0" w:color="auto"/>
            <w:right w:val="none" w:sz="0" w:space="0" w:color="auto"/>
          </w:divBdr>
        </w:div>
        <w:div w:id="1420323258">
          <w:marLeft w:val="480"/>
          <w:marRight w:val="0"/>
          <w:marTop w:val="0"/>
          <w:marBottom w:val="0"/>
          <w:divBdr>
            <w:top w:val="none" w:sz="0" w:space="0" w:color="auto"/>
            <w:left w:val="none" w:sz="0" w:space="0" w:color="auto"/>
            <w:bottom w:val="none" w:sz="0" w:space="0" w:color="auto"/>
            <w:right w:val="none" w:sz="0" w:space="0" w:color="auto"/>
          </w:divBdr>
        </w:div>
        <w:div w:id="744574648">
          <w:marLeft w:val="480"/>
          <w:marRight w:val="0"/>
          <w:marTop w:val="0"/>
          <w:marBottom w:val="0"/>
          <w:divBdr>
            <w:top w:val="none" w:sz="0" w:space="0" w:color="auto"/>
            <w:left w:val="none" w:sz="0" w:space="0" w:color="auto"/>
            <w:bottom w:val="none" w:sz="0" w:space="0" w:color="auto"/>
            <w:right w:val="none" w:sz="0" w:space="0" w:color="auto"/>
          </w:divBdr>
        </w:div>
        <w:div w:id="2082943066">
          <w:marLeft w:val="480"/>
          <w:marRight w:val="0"/>
          <w:marTop w:val="0"/>
          <w:marBottom w:val="0"/>
          <w:divBdr>
            <w:top w:val="none" w:sz="0" w:space="0" w:color="auto"/>
            <w:left w:val="none" w:sz="0" w:space="0" w:color="auto"/>
            <w:bottom w:val="none" w:sz="0" w:space="0" w:color="auto"/>
            <w:right w:val="none" w:sz="0" w:space="0" w:color="auto"/>
          </w:divBdr>
        </w:div>
        <w:div w:id="1923486988">
          <w:marLeft w:val="480"/>
          <w:marRight w:val="0"/>
          <w:marTop w:val="0"/>
          <w:marBottom w:val="0"/>
          <w:divBdr>
            <w:top w:val="none" w:sz="0" w:space="0" w:color="auto"/>
            <w:left w:val="none" w:sz="0" w:space="0" w:color="auto"/>
            <w:bottom w:val="none" w:sz="0" w:space="0" w:color="auto"/>
            <w:right w:val="none" w:sz="0" w:space="0" w:color="auto"/>
          </w:divBdr>
        </w:div>
        <w:div w:id="1849562282">
          <w:marLeft w:val="480"/>
          <w:marRight w:val="0"/>
          <w:marTop w:val="0"/>
          <w:marBottom w:val="0"/>
          <w:divBdr>
            <w:top w:val="none" w:sz="0" w:space="0" w:color="auto"/>
            <w:left w:val="none" w:sz="0" w:space="0" w:color="auto"/>
            <w:bottom w:val="none" w:sz="0" w:space="0" w:color="auto"/>
            <w:right w:val="none" w:sz="0" w:space="0" w:color="auto"/>
          </w:divBdr>
        </w:div>
        <w:div w:id="1481537221">
          <w:marLeft w:val="480"/>
          <w:marRight w:val="0"/>
          <w:marTop w:val="0"/>
          <w:marBottom w:val="0"/>
          <w:divBdr>
            <w:top w:val="none" w:sz="0" w:space="0" w:color="auto"/>
            <w:left w:val="none" w:sz="0" w:space="0" w:color="auto"/>
            <w:bottom w:val="none" w:sz="0" w:space="0" w:color="auto"/>
            <w:right w:val="none" w:sz="0" w:space="0" w:color="auto"/>
          </w:divBdr>
        </w:div>
        <w:div w:id="2094934037">
          <w:marLeft w:val="480"/>
          <w:marRight w:val="0"/>
          <w:marTop w:val="0"/>
          <w:marBottom w:val="0"/>
          <w:divBdr>
            <w:top w:val="none" w:sz="0" w:space="0" w:color="auto"/>
            <w:left w:val="none" w:sz="0" w:space="0" w:color="auto"/>
            <w:bottom w:val="none" w:sz="0" w:space="0" w:color="auto"/>
            <w:right w:val="none" w:sz="0" w:space="0" w:color="auto"/>
          </w:divBdr>
        </w:div>
        <w:div w:id="1150093261">
          <w:marLeft w:val="480"/>
          <w:marRight w:val="0"/>
          <w:marTop w:val="0"/>
          <w:marBottom w:val="0"/>
          <w:divBdr>
            <w:top w:val="none" w:sz="0" w:space="0" w:color="auto"/>
            <w:left w:val="none" w:sz="0" w:space="0" w:color="auto"/>
            <w:bottom w:val="none" w:sz="0" w:space="0" w:color="auto"/>
            <w:right w:val="none" w:sz="0" w:space="0" w:color="auto"/>
          </w:divBdr>
        </w:div>
        <w:div w:id="1380782162">
          <w:marLeft w:val="480"/>
          <w:marRight w:val="0"/>
          <w:marTop w:val="0"/>
          <w:marBottom w:val="0"/>
          <w:divBdr>
            <w:top w:val="none" w:sz="0" w:space="0" w:color="auto"/>
            <w:left w:val="none" w:sz="0" w:space="0" w:color="auto"/>
            <w:bottom w:val="none" w:sz="0" w:space="0" w:color="auto"/>
            <w:right w:val="none" w:sz="0" w:space="0" w:color="auto"/>
          </w:divBdr>
        </w:div>
        <w:div w:id="406536978">
          <w:marLeft w:val="480"/>
          <w:marRight w:val="0"/>
          <w:marTop w:val="0"/>
          <w:marBottom w:val="0"/>
          <w:divBdr>
            <w:top w:val="none" w:sz="0" w:space="0" w:color="auto"/>
            <w:left w:val="none" w:sz="0" w:space="0" w:color="auto"/>
            <w:bottom w:val="none" w:sz="0" w:space="0" w:color="auto"/>
            <w:right w:val="none" w:sz="0" w:space="0" w:color="auto"/>
          </w:divBdr>
        </w:div>
      </w:divsChild>
    </w:div>
    <w:div w:id="581528278">
      <w:bodyDiv w:val="1"/>
      <w:marLeft w:val="0"/>
      <w:marRight w:val="0"/>
      <w:marTop w:val="0"/>
      <w:marBottom w:val="0"/>
      <w:divBdr>
        <w:top w:val="none" w:sz="0" w:space="0" w:color="auto"/>
        <w:left w:val="none" w:sz="0" w:space="0" w:color="auto"/>
        <w:bottom w:val="none" w:sz="0" w:space="0" w:color="auto"/>
        <w:right w:val="none" w:sz="0" w:space="0" w:color="auto"/>
      </w:divBdr>
    </w:div>
    <w:div w:id="584068604">
      <w:bodyDiv w:val="1"/>
      <w:marLeft w:val="0"/>
      <w:marRight w:val="0"/>
      <w:marTop w:val="0"/>
      <w:marBottom w:val="0"/>
      <w:divBdr>
        <w:top w:val="none" w:sz="0" w:space="0" w:color="auto"/>
        <w:left w:val="none" w:sz="0" w:space="0" w:color="auto"/>
        <w:bottom w:val="none" w:sz="0" w:space="0" w:color="auto"/>
        <w:right w:val="none" w:sz="0" w:space="0" w:color="auto"/>
      </w:divBdr>
    </w:div>
    <w:div w:id="584191054">
      <w:bodyDiv w:val="1"/>
      <w:marLeft w:val="0"/>
      <w:marRight w:val="0"/>
      <w:marTop w:val="0"/>
      <w:marBottom w:val="0"/>
      <w:divBdr>
        <w:top w:val="none" w:sz="0" w:space="0" w:color="auto"/>
        <w:left w:val="none" w:sz="0" w:space="0" w:color="auto"/>
        <w:bottom w:val="none" w:sz="0" w:space="0" w:color="auto"/>
        <w:right w:val="none" w:sz="0" w:space="0" w:color="auto"/>
      </w:divBdr>
    </w:div>
    <w:div w:id="584192269">
      <w:bodyDiv w:val="1"/>
      <w:marLeft w:val="0"/>
      <w:marRight w:val="0"/>
      <w:marTop w:val="0"/>
      <w:marBottom w:val="0"/>
      <w:divBdr>
        <w:top w:val="none" w:sz="0" w:space="0" w:color="auto"/>
        <w:left w:val="none" w:sz="0" w:space="0" w:color="auto"/>
        <w:bottom w:val="none" w:sz="0" w:space="0" w:color="auto"/>
        <w:right w:val="none" w:sz="0" w:space="0" w:color="auto"/>
      </w:divBdr>
    </w:div>
    <w:div w:id="586769463">
      <w:bodyDiv w:val="1"/>
      <w:marLeft w:val="0"/>
      <w:marRight w:val="0"/>
      <w:marTop w:val="0"/>
      <w:marBottom w:val="0"/>
      <w:divBdr>
        <w:top w:val="none" w:sz="0" w:space="0" w:color="auto"/>
        <w:left w:val="none" w:sz="0" w:space="0" w:color="auto"/>
        <w:bottom w:val="none" w:sz="0" w:space="0" w:color="auto"/>
        <w:right w:val="none" w:sz="0" w:space="0" w:color="auto"/>
      </w:divBdr>
    </w:div>
    <w:div w:id="588931283">
      <w:bodyDiv w:val="1"/>
      <w:marLeft w:val="0"/>
      <w:marRight w:val="0"/>
      <w:marTop w:val="0"/>
      <w:marBottom w:val="0"/>
      <w:divBdr>
        <w:top w:val="none" w:sz="0" w:space="0" w:color="auto"/>
        <w:left w:val="none" w:sz="0" w:space="0" w:color="auto"/>
        <w:bottom w:val="none" w:sz="0" w:space="0" w:color="auto"/>
        <w:right w:val="none" w:sz="0" w:space="0" w:color="auto"/>
      </w:divBdr>
      <w:divsChild>
        <w:div w:id="1784616522">
          <w:marLeft w:val="640"/>
          <w:marRight w:val="0"/>
          <w:marTop w:val="0"/>
          <w:marBottom w:val="0"/>
          <w:divBdr>
            <w:top w:val="none" w:sz="0" w:space="0" w:color="auto"/>
            <w:left w:val="none" w:sz="0" w:space="0" w:color="auto"/>
            <w:bottom w:val="none" w:sz="0" w:space="0" w:color="auto"/>
            <w:right w:val="none" w:sz="0" w:space="0" w:color="auto"/>
          </w:divBdr>
        </w:div>
        <w:div w:id="760375866">
          <w:marLeft w:val="640"/>
          <w:marRight w:val="0"/>
          <w:marTop w:val="0"/>
          <w:marBottom w:val="0"/>
          <w:divBdr>
            <w:top w:val="none" w:sz="0" w:space="0" w:color="auto"/>
            <w:left w:val="none" w:sz="0" w:space="0" w:color="auto"/>
            <w:bottom w:val="none" w:sz="0" w:space="0" w:color="auto"/>
            <w:right w:val="none" w:sz="0" w:space="0" w:color="auto"/>
          </w:divBdr>
        </w:div>
        <w:div w:id="1749306225">
          <w:marLeft w:val="640"/>
          <w:marRight w:val="0"/>
          <w:marTop w:val="0"/>
          <w:marBottom w:val="0"/>
          <w:divBdr>
            <w:top w:val="none" w:sz="0" w:space="0" w:color="auto"/>
            <w:left w:val="none" w:sz="0" w:space="0" w:color="auto"/>
            <w:bottom w:val="none" w:sz="0" w:space="0" w:color="auto"/>
            <w:right w:val="none" w:sz="0" w:space="0" w:color="auto"/>
          </w:divBdr>
        </w:div>
        <w:div w:id="1320228579">
          <w:marLeft w:val="640"/>
          <w:marRight w:val="0"/>
          <w:marTop w:val="0"/>
          <w:marBottom w:val="0"/>
          <w:divBdr>
            <w:top w:val="none" w:sz="0" w:space="0" w:color="auto"/>
            <w:left w:val="none" w:sz="0" w:space="0" w:color="auto"/>
            <w:bottom w:val="none" w:sz="0" w:space="0" w:color="auto"/>
            <w:right w:val="none" w:sz="0" w:space="0" w:color="auto"/>
          </w:divBdr>
        </w:div>
        <w:div w:id="604457316">
          <w:marLeft w:val="640"/>
          <w:marRight w:val="0"/>
          <w:marTop w:val="0"/>
          <w:marBottom w:val="0"/>
          <w:divBdr>
            <w:top w:val="none" w:sz="0" w:space="0" w:color="auto"/>
            <w:left w:val="none" w:sz="0" w:space="0" w:color="auto"/>
            <w:bottom w:val="none" w:sz="0" w:space="0" w:color="auto"/>
            <w:right w:val="none" w:sz="0" w:space="0" w:color="auto"/>
          </w:divBdr>
        </w:div>
        <w:div w:id="722557156">
          <w:marLeft w:val="640"/>
          <w:marRight w:val="0"/>
          <w:marTop w:val="0"/>
          <w:marBottom w:val="0"/>
          <w:divBdr>
            <w:top w:val="none" w:sz="0" w:space="0" w:color="auto"/>
            <w:left w:val="none" w:sz="0" w:space="0" w:color="auto"/>
            <w:bottom w:val="none" w:sz="0" w:space="0" w:color="auto"/>
            <w:right w:val="none" w:sz="0" w:space="0" w:color="auto"/>
          </w:divBdr>
        </w:div>
        <w:div w:id="1299257956">
          <w:marLeft w:val="640"/>
          <w:marRight w:val="0"/>
          <w:marTop w:val="0"/>
          <w:marBottom w:val="0"/>
          <w:divBdr>
            <w:top w:val="none" w:sz="0" w:space="0" w:color="auto"/>
            <w:left w:val="none" w:sz="0" w:space="0" w:color="auto"/>
            <w:bottom w:val="none" w:sz="0" w:space="0" w:color="auto"/>
            <w:right w:val="none" w:sz="0" w:space="0" w:color="auto"/>
          </w:divBdr>
        </w:div>
        <w:div w:id="1870221076">
          <w:marLeft w:val="640"/>
          <w:marRight w:val="0"/>
          <w:marTop w:val="0"/>
          <w:marBottom w:val="0"/>
          <w:divBdr>
            <w:top w:val="none" w:sz="0" w:space="0" w:color="auto"/>
            <w:left w:val="none" w:sz="0" w:space="0" w:color="auto"/>
            <w:bottom w:val="none" w:sz="0" w:space="0" w:color="auto"/>
            <w:right w:val="none" w:sz="0" w:space="0" w:color="auto"/>
          </w:divBdr>
        </w:div>
        <w:div w:id="1587492833">
          <w:marLeft w:val="640"/>
          <w:marRight w:val="0"/>
          <w:marTop w:val="0"/>
          <w:marBottom w:val="0"/>
          <w:divBdr>
            <w:top w:val="none" w:sz="0" w:space="0" w:color="auto"/>
            <w:left w:val="none" w:sz="0" w:space="0" w:color="auto"/>
            <w:bottom w:val="none" w:sz="0" w:space="0" w:color="auto"/>
            <w:right w:val="none" w:sz="0" w:space="0" w:color="auto"/>
          </w:divBdr>
        </w:div>
        <w:div w:id="1546983453">
          <w:marLeft w:val="640"/>
          <w:marRight w:val="0"/>
          <w:marTop w:val="0"/>
          <w:marBottom w:val="0"/>
          <w:divBdr>
            <w:top w:val="none" w:sz="0" w:space="0" w:color="auto"/>
            <w:left w:val="none" w:sz="0" w:space="0" w:color="auto"/>
            <w:bottom w:val="none" w:sz="0" w:space="0" w:color="auto"/>
            <w:right w:val="none" w:sz="0" w:space="0" w:color="auto"/>
          </w:divBdr>
        </w:div>
        <w:div w:id="591594986">
          <w:marLeft w:val="640"/>
          <w:marRight w:val="0"/>
          <w:marTop w:val="0"/>
          <w:marBottom w:val="0"/>
          <w:divBdr>
            <w:top w:val="none" w:sz="0" w:space="0" w:color="auto"/>
            <w:left w:val="none" w:sz="0" w:space="0" w:color="auto"/>
            <w:bottom w:val="none" w:sz="0" w:space="0" w:color="auto"/>
            <w:right w:val="none" w:sz="0" w:space="0" w:color="auto"/>
          </w:divBdr>
        </w:div>
        <w:div w:id="1995598420">
          <w:marLeft w:val="640"/>
          <w:marRight w:val="0"/>
          <w:marTop w:val="0"/>
          <w:marBottom w:val="0"/>
          <w:divBdr>
            <w:top w:val="none" w:sz="0" w:space="0" w:color="auto"/>
            <w:left w:val="none" w:sz="0" w:space="0" w:color="auto"/>
            <w:bottom w:val="none" w:sz="0" w:space="0" w:color="auto"/>
            <w:right w:val="none" w:sz="0" w:space="0" w:color="auto"/>
          </w:divBdr>
        </w:div>
        <w:div w:id="1189833703">
          <w:marLeft w:val="640"/>
          <w:marRight w:val="0"/>
          <w:marTop w:val="0"/>
          <w:marBottom w:val="0"/>
          <w:divBdr>
            <w:top w:val="none" w:sz="0" w:space="0" w:color="auto"/>
            <w:left w:val="none" w:sz="0" w:space="0" w:color="auto"/>
            <w:bottom w:val="none" w:sz="0" w:space="0" w:color="auto"/>
            <w:right w:val="none" w:sz="0" w:space="0" w:color="auto"/>
          </w:divBdr>
        </w:div>
        <w:div w:id="772670622">
          <w:marLeft w:val="640"/>
          <w:marRight w:val="0"/>
          <w:marTop w:val="0"/>
          <w:marBottom w:val="0"/>
          <w:divBdr>
            <w:top w:val="none" w:sz="0" w:space="0" w:color="auto"/>
            <w:left w:val="none" w:sz="0" w:space="0" w:color="auto"/>
            <w:bottom w:val="none" w:sz="0" w:space="0" w:color="auto"/>
            <w:right w:val="none" w:sz="0" w:space="0" w:color="auto"/>
          </w:divBdr>
        </w:div>
        <w:div w:id="946083489">
          <w:marLeft w:val="640"/>
          <w:marRight w:val="0"/>
          <w:marTop w:val="0"/>
          <w:marBottom w:val="0"/>
          <w:divBdr>
            <w:top w:val="none" w:sz="0" w:space="0" w:color="auto"/>
            <w:left w:val="none" w:sz="0" w:space="0" w:color="auto"/>
            <w:bottom w:val="none" w:sz="0" w:space="0" w:color="auto"/>
            <w:right w:val="none" w:sz="0" w:space="0" w:color="auto"/>
          </w:divBdr>
        </w:div>
        <w:div w:id="663556680">
          <w:marLeft w:val="640"/>
          <w:marRight w:val="0"/>
          <w:marTop w:val="0"/>
          <w:marBottom w:val="0"/>
          <w:divBdr>
            <w:top w:val="none" w:sz="0" w:space="0" w:color="auto"/>
            <w:left w:val="none" w:sz="0" w:space="0" w:color="auto"/>
            <w:bottom w:val="none" w:sz="0" w:space="0" w:color="auto"/>
            <w:right w:val="none" w:sz="0" w:space="0" w:color="auto"/>
          </w:divBdr>
        </w:div>
        <w:div w:id="1872959996">
          <w:marLeft w:val="640"/>
          <w:marRight w:val="0"/>
          <w:marTop w:val="0"/>
          <w:marBottom w:val="0"/>
          <w:divBdr>
            <w:top w:val="none" w:sz="0" w:space="0" w:color="auto"/>
            <w:left w:val="none" w:sz="0" w:space="0" w:color="auto"/>
            <w:bottom w:val="none" w:sz="0" w:space="0" w:color="auto"/>
            <w:right w:val="none" w:sz="0" w:space="0" w:color="auto"/>
          </w:divBdr>
        </w:div>
        <w:div w:id="1814907342">
          <w:marLeft w:val="640"/>
          <w:marRight w:val="0"/>
          <w:marTop w:val="0"/>
          <w:marBottom w:val="0"/>
          <w:divBdr>
            <w:top w:val="none" w:sz="0" w:space="0" w:color="auto"/>
            <w:left w:val="none" w:sz="0" w:space="0" w:color="auto"/>
            <w:bottom w:val="none" w:sz="0" w:space="0" w:color="auto"/>
            <w:right w:val="none" w:sz="0" w:space="0" w:color="auto"/>
          </w:divBdr>
        </w:div>
        <w:div w:id="75367750">
          <w:marLeft w:val="640"/>
          <w:marRight w:val="0"/>
          <w:marTop w:val="0"/>
          <w:marBottom w:val="0"/>
          <w:divBdr>
            <w:top w:val="none" w:sz="0" w:space="0" w:color="auto"/>
            <w:left w:val="none" w:sz="0" w:space="0" w:color="auto"/>
            <w:bottom w:val="none" w:sz="0" w:space="0" w:color="auto"/>
            <w:right w:val="none" w:sz="0" w:space="0" w:color="auto"/>
          </w:divBdr>
        </w:div>
        <w:div w:id="1698576106">
          <w:marLeft w:val="640"/>
          <w:marRight w:val="0"/>
          <w:marTop w:val="0"/>
          <w:marBottom w:val="0"/>
          <w:divBdr>
            <w:top w:val="none" w:sz="0" w:space="0" w:color="auto"/>
            <w:left w:val="none" w:sz="0" w:space="0" w:color="auto"/>
            <w:bottom w:val="none" w:sz="0" w:space="0" w:color="auto"/>
            <w:right w:val="none" w:sz="0" w:space="0" w:color="auto"/>
          </w:divBdr>
        </w:div>
        <w:div w:id="993263798">
          <w:marLeft w:val="640"/>
          <w:marRight w:val="0"/>
          <w:marTop w:val="0"/>
          <w:marBottom w:val="0"/>
          <w:divBdr>
            <w:top w:val="none" w:sz="0" w:space="0" w:color="auto"/>
            <w:left w:val="none" w:sz="0" w:space="0" w:color="auto"/>
            <w:bottom w:val="none" w:sz="0" w:space="0" w:color="auto"/>
            <w:right w:val="none" w:sz="0" w:space="0" w:color="auto"/>
          </w:divBdr>
        </w:div>
        <w:div w:id="1053499454">
          <w:marLeft w:val="640"/>
          <w:marRight w:val="0"/>
          <w:marTop w:val="0"/>
          <w:marBottom w:val="0"/>
          <w:divBdr>
            <w:top w:val="none" w:sz="0" w:space="0" w:color="auto"/>
            <w:left w:val="none" w:sz="0" w:space="0" w:color="auto"/>
            <w:bottom w:val="none" w:sz="0" w:space="0" w:color="auto"/>
            <w:right w:val="none" w:sz="0" w:space="0" w:color="auto"/>
          </w:divBdr>
        </w:div>
        <w:div w:id="2077976317">
          <w:marLeft w:val="640"/>
          <w:marRight w:val="0"/>
          <w:marTop w:val="0"/>
          <w:marBottom w:val="0"/>
          <w:divBdr>
            <w:top w:val="none" w:sz="0" w:space="0" w:color="auto"/>
            <w:left w:val="none" w:sz="0" w:space="0" w:color="auto"/>
            <w:bottom w:val="none" w:sz="0" w:space="0" w:color="auto"/>
            <w:right w:val="none" w:sz="0" w:space="0" w:color="auto"/>
          </w:divBdr>
        </w:div>
        <w:div w:id="558052147">
          <w:marLeft w:val="640"/>
          <w:marRight w:val="0"/>
          <w:marTop w:val="0"/>
          <w:marBottom w:val="0"/>
          <w:divBdr>
            <w:top w:val="none" w:sz="0" w:space="0" w:color="auto"/>
            <w:left w:val="none" w:sz="0" w:space="0" w:color="auto"/>
            <w:bottom w:val="none" w:sz="0" w:space="0" w:color="auto"/>
            <w:right w:val="none" w:sz="0" w:space="0" w:color="auto"/>
          </w:divBdr>
        </w:div>
        <w:div w:id="854460668">
          <w:marLeft w:val="640"/>
          <w:marRight w:val="0"/>
          <w:marTop w:val="0"/>
          <w:marBottom w:val="0"/>
          <w:divBdr>
            <w:top w:val="none" w:sz="0" w:space="0" w:color="auto"/>
            <w:left w:val="none" w:sz="0" w:space="0" w:color="auto"/>
            <w:bottom w:val="none" w:sz="0" w:space="0" w:color="auto"/>
            <w:right w:val="none" w:sz="0" w:space="0" w:color="auto"/>
          </w:divBdr>
        </w:div>
        <w:div w:id="845442739">
          <w:marLeft w:val="640"/>
          <w:marRight w:val="0"/>
          <w:marTop w:val="0"/>
          <w:marBottom w:val="0"/>
          <w:divBdr>
            <w:top w:val="none" w:sz="0" w:space="0" w:color="auto"/>
            <w:left w:val="none" w:sz="0" w:space="0" w:color="auto"/>
            <w:bottom w:val="none" w:sz="0" w:space="0" w:color="auto"/>
            <w:right w:val="none" w:sz="0" w:space="0" w:color="auto"/>
          </w:divBdr>
        </w:div>
        <w:div w:id="1774008452">
          <w:marLeft w:val="640"/>
          <w:marRight w:val="0"/>
          <w:marTop w:val="0"/>
          <w:marBottom w:val="0"/>
          <w:divBdr>
            <w:top w:val="none" w:sz="0" w:space="0" w:color="auto"/>
            <w:left w:val="none" w:sz="0" w:space="0" w:color="auto"/>
            <w:bottom w:val="none" w:sz="0" w:space="0" w:color="auto"/>
            <w:right w:val="none" w:sz="0" w:space="0" w:color="auto"/>
          </w:divBdr>
        </w:div>
        <w:div w:id="793644203">
          <w:marLeft w:val="640"/>
          <w:marRight w:val="0"/>
          <w:marTop w:val="0"/>
          <w:marBottom w:val="0"/>
          <w:divBdr>
            <w:top w:val="none" w:sz="0" w:space="0" w:color="auto"/>
            <w:left w:val="none" w:sz="0" w:space="0" w:color="auto"/>
            <w:bottom w:val="none" w:sz="0" w:space="0" w:color="auto"/>
            <w:right w:val="none" w:sz="0" w:space="0" w:color="auto"/>
          </w:divBdr>
        </w:div>
        <w:div w:id="235359784">
          <w:marLeft w:val="640"/>
          <w:marRight w:val="0"/>
          <w:marTop w:val="0"/>
          <w:marBottom w:val="0"/>
          <w:divBdr>
            <w:top w:val="none" w:sz="0" w:space="0" w:color="auto"/>
            <w:left w:val="none" w:sz="0" w:space="0" w:color="auto"/>
            <w:bottom w:val="none" w:sz="0" w:space="0" w:color="auto"/>
            <w:right w:val="none" w:sz="0" w:space="0" w:color="auto"/>
          </w:divBdr>
        </w:div>
        <w:div w:id="1902709984">
          <w:marLeft w:val="640"/>
          <w:marRight w:val="0"/>
          <w:marTop w:val="0"/>
          <w:marBottom w:val="0"/>
          <w:divBdr>
            <w:top w:val="none" w:sz="0" w:space="0" w:color="auto"/>
            <w:left w:val="none" w:sz="0" w:space="0" w:color="auto"/>
            <w:bottom w:val="none" w:sz="0" w:space="0" w:color="auto"/>
            <w:right w:val="none" w:sz="0" w:space="0" w:color="auto"/>
          </w:divBdr>
        </w:div>
        <w:div w:id="1897431032">
          <w:marLeft w:val="640"/>
          <w:marRight w:val="0"/>
          <w:marTop w:val="0"/>
          <w:marBottom w:val="0"/>
          <w:divBdr>
            <w:top w:val="none" w:sz="0" w:space="0" w:color="auto"/>
            <w:left w:val="none" w:sz="0" w:space="0" w:color="auto"/>
            <w:bottom w:val="none" w:sz="0" w:space="0" w:color="auto"/>
            <w:right w:val="none" w:sz="0" w:space="0" w:color="auto"/>
          </w:divBdr>
        </w:div>
        <w:div w:id="1836990661">
          <w:marLeft w:val="640"/>
          <w:marRight w:val="0"/>
          <w:marTop w:val="0"/>
          <w:marBottom w:val="0"/>
          <w:divBdr>
            <w:top w:val="none" w:sz="0" w:space="0" w:color="auto"/>
            <w:left w:val="none" w:sz="0" w:space="0" w:color="auto"/>
            <w:bottom w:val="none" w:sz="0" w:space="0" w:color="auto"/>
            <w:right w:val="none" w:sz="0" w:space="0" w:color="auto"/>
          </w:divBdr>
        </w:div>
        <w:div w:id="1809742026">
          <w:marLeft w:val="640"/>
          <w:marRight w:val="0"/>
          <w:marTop w:val="0"/>
          <w:marBottom w:val="0"/>
          <w:divBdr>
            <w:top w:val="none" w:sz="0" w:space="0" w:color="auto"/>
            <w:left w:val="none" w:sz="0" w:space="0" w:color="auto"/>
            <w:bottom w:val="none" w:sz="0" w:space="0" w:color="auto"/>
            <w:right w:val="none" w:sz="0" w:space="0" w:color="auto"/>
          </w:divBdr>
        </w:div>
        <w:div w:id="280303872">
          <w:marLeft w:val="640"/>
          <w:marRight w:val="0"/>
          <w:marTop w:val="0"/>
          <w:marBottom w:val="0"/>
          <w:divBdr>
            <w:top w:val="none" w:sz="0" w:space="0" w:color="auto"/>
            <w:left w:val="none" w:sz="0" w:space="0" w:color="auto"/>
            <w:bottom w:val="none" w:sz="0" w:space="0" w:color="auto"/>
            <w:right w:val="none" w:sz="0" w:space="0" w:color="auto"/>
          </w:divBdr>
        </w:div>
        <w:div w:id="574240785">
          <w:marLeft w:val="640"/>
          <w:marRight w:val="0"/>
          <w:marTop w:val="0"/>
          <w:marBottom w:val="0"/>
          <w:divBdr>
            <w:top w:val="none" w:sz="0" w:space="0" w:color="auto"/>
            <w:left w:val="none" w:sz="0" w:space="0" w:color="auto"/>
            <w:bottom w:val="none" w:sz="0" w:space="0" w:color="auto"/>
            <w:right w:val="none" w:sz="0" w:space="0" w:color="auto"/>
          </w:divBdr>
        </w:div>
        <w:div w:id="133716383">
          <w:marLeft w:val="640"/>
          <w:marRight w:val="0"/>
          <w:marTop w:val="0"/>
          <w:marBottom w:val="0"/>
          <w:divBdr>
            <w:top w:val="none" w:sz="0" w:space="0" w:color="auto"/>
            <w:left w:val="none" w:sz="0" w:space="0" w:color="auto"/>
            <w:bottom w:val="none" w:sz="0" w:space="0" w:color="auto"/>
            <w:right w:val="none" w:sz="0" w:space="0" w:color="auto"/>
          </w:divBdr>
        </w:div>
        <w:div w:id="1320422237">
          <w:marLeft w:val="640"/>
          <w:marRight w:val="0"/>
          <w:marTop w:val="0"/>
          <w:marBottom w:val="0"/>
          <w:divBdr>
            <w:top w:val="none" w:sz="0" w:space="0" w:color="auto"/>
            <w:left w:val="none" w:sz="0" w:space="0" w:color="auto"/>
            <w:bottom w:val="none" w:sz="0" w:space="0" w:color="auto"/>
            <w:right w:val="none" w:sz="0" w:space="0" w:color="auto"/>
          </w:divBdr>
        </w:div>
        <w:div w:id="2107649309">
          <w:marLeft w:val="640"/>
          <w:marRight w:val="0"/>
          <w:marTop w:val="0"/>
          <w:marBottom w:val="0"/>
          <w:divBdr>
            <w:top w:val="none" w:sz="0" w:space="0" w:color="auto"/>
            <w:left w:val="none" w:sz="0" w:space="0" w:color="auto"/>
            <w:bottom w:val="none" w:sz="0" w:space="0" w:color="auto"/>
            <w:right w:val="none" w:sz="0" w:space="0" w:color="auto"/>
          </w:divBdr>
        </w:div>
        <w:div w:id="1502040153">
          <w:marLeft w:val="640"/>
          <w:marRight w:val="0"/>
          <w:marTop w:val="0"/>
          <w:marBottom w:val="0"/>
          <w:divBdr>
            <w:top w:val="none" w:sz="0" w:space="0" w:color="auto"/>
            <w:left w:val="none" w:sz="0" w:space="0" w:color="auto"/>
            <w:bottom w:val="none" w:sz="0" w:space="0" w:color="auto"/>
            <w:right w:val="none" w:sz="0" w:space="0" w:color="auto"/>
          </w:divBdr>
        </w:div>
        <w:div w:id="1986743125">
          <w:marLeft w:val="640"/>
          <w:marRight w:val="0"/>
          <w:marTop w:val="0"/>
          <w:marBottom w:val="0"/>
          <w:divBdr>
            <w:top w:val="none" w:sz="0" w:space="0" w:color="auto"/>
            <w:left w:val="none" w:sz="0" w:space="0" w:color="auto"/>
            <w:bottom w:val="none" w:sz="0" w:space="0" w:color="auto"/>
            <w:right w:val="none" w:sz="0" w:space="0" w:color="auto"/>
          </w:divBdr>
        </w:div>
        <w:div w:id="338967648">
          <w:marLeft w:val="640"/>
          <w:marRight w:val="0"/>
          <w:marTop w:val="0"/>
          <w:marBottom w:val="0"/>
          <w:divBdr>
            <w:top w:val="none" w:sz="0" w:space="0" w:color="auto"/>
            <w:left w:val="none" w:sz="0" w:space="0" w:color="auto"/>
            <w:bottom w:val="none" w:sz="0" w:space="0" w:color="auto"/>
            <w:right w:val="none" w:sz="0" w:space="0" w:color="auto"/>
          </w:divBdr>
        </w:div>
        <w:div w:id="1258439243">
          <w:marLeft w:val="640"/>
          <w:marRight w:val="0"/>
          <w:marTop w:val="0"/>
          <w:marBottom w:val="0"/>
          <w:divBdr>
            <w:top w:val="none" w:sz="0" w:space="0" w:color="auto"/>
            <w:left w:val="none" w:sz="0" w:space="0" w:color="auto"/>
            <w:bottom w:val="none" w:sz="0" w:space="0" w:color="auto"/>
            <w:right w:val="none" w:sz="0" w:space="0" w:color="auto"/>
          </w:divBdr>
        </w:div>
        <w:div w:id="1074476717">
          <w:marLeft w:val="640"/>
          <w:marRight w:val="0"/>
          <w:marTop w:val="0"/>
          <w:marBottom w:val="0"/>
          <w:divBdr>
            <w:top w:val="none" w:sz="0" w:space="0" w:color="auto"/>
            <w:left w:val="none" w:sz="0" w:space="0" w:color="auto"/>
            <w:bottom w:val="none" w:sz="0" w:space="0" w:color="auto"/>
            <w:right w:val="none" w:sz="0" w:space="0" w:color="auto"/>
          </w:divBdr>
        </w:div>
        <w:div w:id="491794887">
          <w:marLeft w:val="640"/>
          <w:marRight w:val="0"/>
          <w:marTop w:val="0"/>
          <w:marBottom w:val="0"/>
          <w:divBdr>
            <w:top w:val="none" w:sz="0" w:space="0" w:color="auto"/>
            <w:left w:val="none" w:sz="0" w:space="0" w:color="auto"/>
            <w:bottom w:val="none" w:sz="0" w:space="0" w:color="auto"/>
            <w:right w:val="none" w:sz="0" w:space="0" w:color="auto"/>
          </w:divBdr>
        </w:div>
        <w:div w:id="1204562307">
          <w:marLeft w:val="640"/>
          <w:marRight w:val="0"/>
          <w:marTop w:val="0"/>
          <w:marBottom w:val="0"/>
          <w:divBdr>
            <w:top w:val="none" w:sz="0" w:space="0" w:color="auto"/>
            <w:left w:val="none" w:sz="0" w:space="0" w:color="auto"/>
            <w:bottom w:val="none" w:sz="0" w:space="0" w:color="auto"/>
            <w:right w:val="none" w:sz="0" w:space="0" w:color="auto"/>
          </w:divBdr>
        </w:div>
        <w:div w:id="284234430">
          <w:marLeft w:val="640"/>
          <w:marRight w:val="0"/>
          <w:marTop w:val="0"/>
          <w:marBottom w:val="0"/>
          <w:divBdr>
            <w:top w:val="none" w:sz="0" w:space="0" w:color="auto"/>
            <w:left w:val="none" w:sz="0" w:space="0" w:color="auto"/>
            <w:bottom w:val="none" w:sz="0" w:space="0" w:color="auto"/>
            <w:right w:val="none" w:sz="0" w:space="0" w:color="auto"/>
          </w:divBdr>
        </w:div>
        <w:div w:id="528106187">
          <w:marLeft w:val="640"/>
          <w:marRight w:val="0"/>
          <w:marTop w:val="0"/>
          <w:marBottom w:val="0"/>
          <w:divBdr>
            <w:top w:val="none" w:sz="0" w:space="0" w:color="auto"/>
            <w:left w:val="none" w:sz="0" w:space="0" w:color="auto"/>
            <w:bottom w:val="none" w:sz="0" w:space="0" w:color="auto"/>
            <w:right w:val="none" w:sz="0" w:space="0" w:color="auto"/>
          </w:divBdr>
        </w:div>
        <w:div w:id="1968928056">
          <w:marLeft w:val="640"/>
          <w:marRight w:val="0"/>
          <w:marTop w:val="0"/>
          <w:marBottom w:val="0"/>
          <w:divBdr>
            <w:top w:val="none" w:sz="0" w:space="0" w:color="auto"/>
            <w:left w:val="none" w:sz="0" w:space="0" w:color="auto"/>
            <w:bottom w:val="none" w:sz="0" w:space="0" w:color="auto"/>
            <w:right w:val="none" w:sz="0" w:space="0" w:color="auto"/>
          </w:divBdr>
        </w:div>
        <w:div w:id="243882491">
          <w:marLeft w:val="640"/>
          <w:marRight w:val="0"/>
          <w:marTop w:val="0"/>
          <w:marBottom w:val="0"/>
          <w:divBdr>
            <w:top w:val="none" w:sz="0" w:space="0" w:color="auto"/>
            <w:left w:val="none" w:sz="0" w:space="0" w:color="auto"/>
            <w:bottom w:val="none" w:sz="0" w:space="0" w:color="auto"/>
            <w:right w:val="none" w:sz="0" w:space="0" w:color="auto"/>
          </w:divBdr>
        </w:div>
        <w:div w:id="555509447">
          <w:marLeft w:val="640"/>
          <w:marRight w:val="0"/>
          <w:marTop w:val="0"/>
          <w:marBottom w:val="0"/>
          <w:divBdr>
            <w:top w:val="none" w:sz="0" w:space="0" w:color="auto"/>
            <w:left w:val="none" w:sz="0" w:space="0" w:color="auto"/>
            <w:bottom w:val="none" w:sz="0" w:space="0" w:color="auto"/>
            <w:right w:val="none" w:sz="0" w:space="0" w:color="auto"/>
          </w:divBdr>
        </w:div>
        <w:div w:id="2126609041">
          <w:marLeft w:val="640"/>
          <w:marRight w:val="0"/>
          <w:marTop w:val="0"/>
          <w:marBottom w:val="0"/>
          <w:divBdr>
            <w:top w:val="none" w:sz="0" w:space="0" w:color="auto"/>
            <w:left w:val="none" w:sz="0" w:space="0" w:color="auto"/>
            <w:bottom w:val="none" w:sz="0" w:space="0" w:color="auto"/>
            <w:right w:val="none" w:sz="0" w:space="0" w:color="auto"/>
          </w:divBdr>
        </w:div>
        <w:div w:id="763840112">
          <w:marLeft w:val="640"/>
          <w:marRight w:val="0"/>
          <w:marTop w:val="0"/>
          <w:marBottom w:val="0"/>
          <w:divBdr>
            <w:top w:val="none" w:sz="0" w:space="0" w:color="auto"/>
            <w:left w:val="none" w:sz="0" w:space="0" w:color="auto"/>
            <w:bottom w:val="none" w:sz="0" w:space="0" w:color="auto"/>
            <w:right w:val="none" w:sz="0" w:space="0" w:color="auto"/>
          </w:divBdr>
        </w:div>
        <w:div w:id="1667175044">
          <w:marLeft w:val="640"/>
          <w:marRight w:val="0"/>
          <w:marTop w:val="0"/>
          <w:marBottom w:val="0"/>
          <w:divBdr>
            <w:top w:val="none" w:sz="0" w:space="0" w:color="auto"/>
            <w:left w:val="none" w:sz="0" w:space="0" w:color="auto"/>
            <w:bottom w:val="none" w:sz="0" w:space="0" w:color="auto"/>
            <w:right w:val="none" w:sz="0" w:space="0" w:color="auto"/>
          </w:divBdr>
        </w:div>
        <w:div w:id="1531261163">
          <w:marLeft w:val="640"/>
          <w:marRight w:val="0"/>
          <w:marTop w:val="0"/>
          <w:marBottom w:val="0"/>
          <w:divBdr>
            <w:top w:val="none" w:sz="0" w:space="0" w:color="auto"/>
            <w:left w:val="none" w:sz="0" w:space="0" w:color="auto"/>
            <w:bottom w:val="none" w:sz="0" w:space="0" w:color="auto"/>
            <w:right w:val="none" w:sz="0" w:space="0" w:color="auto"/>
          </w:divBdr>
        </w:div>
        <w:div w:id="1343433236">
          <w:marLeft w:val="640"/>
          <w:marRight w:val="0"/>
          <w:marTop w:val="0"/>
          <w:marBottom w:val="0"/>
          <w:divBdr>
            <w:top w:val="none" w:sz="0" w:space="0" w:color="auto"/>
            <w:left w:val="none" w:sz="0" w:space="0" w:color="auto"/>
            <w:bottom w:val="none" w:sz="0" w:space="0" w:color="auto"/>
            <w:right w:val="none" w:sz="0" w:space="0" w:color="auto"/>
          </w:divBdr>
        </w:div>
        <w:div w:id="1657492699">
          <w:marLeft w:val="640"/>
          <w:marRight w:val="0"/>
          <w:marTop w:val="0"/>
          <w:marBottom w:val="0"/>
          <w:divBdr>
            <w:top w:val="none" w:sz="0" w:space="0" w:color="auto"/>
            <w:left w:val="none" w:sz="0" w:space="0" w:color="auto"/>
            <w:bottom w:val="none" w:sz="0" w:space="0" w:color="auto"/>
            <w:right w:val="none" w:sz="0" w:space="0" w:color="auto"/>
          </w:divBdr>
        </w:div>
        <w:div w:id="1854175815">
          <w:marLeft w:val="640"/>
          <w:marRight w:val="0"/>
          <w:marTop w:val="0"/>
          <w:marBottom w:val="0"/>
          <w:divBdr>
            <w:top w:val="none" w:sz="0" w:space="0" w:color="auto"/>
            <w:left w:val="none" w:sz="0" w:space="0" w:color="auto"/>
            <w:bottom w:val="none" w:sz="0" w:space="0" w:color="auto"/>
            <w:right w:val="none" w:sz="0" w:space="0" w:color="auto"/>
          </w:divBdr>
        </w:div>
        <w:div w:id="523448369">
          <w:marLeft w:val="640"/>
          <w:marRight w:val="0"/>
          <w:marTop w:val="0"/>
          <w:marBottom w:val="0"/>
          <w:divBdr>
            <w:top w:val="none" w:sz="0" w:space="0" w:color="auto"/>
            <w:left w:val="none" w:sz="0" w:space="0" w:color="auto"/>
            <w:bottom w:val="none" w:sz="0" w:space="0" w:color="auto"/>
            <w:right w:val="none" w:sz="0" w:space="0" w:color="auto"/>
          </w:divBdr>
        </w:div>
        <w:div w:id="1837450817">
          <w:marLeft w:val="640"/>
          <w:marRight w:val="0"/>
          <w:marTop w:val="0"/>
          <w:marBottom w:val="0"/>
          <w:divBdr>
            <w:top w:val="none" w:sz="0" w:space="0" w:color="auto"/>
            <w:left w:val="none" w:sz="0" w:space="0" w:color="auto"/>
            <w:bottom w:val="none" w:sz="0" w:space="0" w:color="auto"/>
            <w:right w:val="none" w:sz="0" w:space="0" w:color="auto"/>
          </w:divBdr>
        </w:div>
        <w:div w:id="1301351289">
          <w:marLeft w:val="640"/>
          <w:marRight w:val="0"/>
          <w:marTop w:val="0"/>
          <w:marBottom w:val="0"/>
          <w:divBdr>
            <w:top w:val="none" w:sz="0" w:space="0" w:color="auto"/>
            <w:left w:val="none" w:sz="0" w:space="0" w:color="auto"/>
            <w:bottom w:val="none" w:sz="0" w:space="0" w:color="auto"/>
            <w:right w:val="none" w:sz="0" w:space="0" w:color="auto"/>
          </w:divBdr>
        </w:div>
        <w:div w:id="714694763">
          <w:marLeft w:val="640"/>
          <w:marRight w:val="0"/>
          <w:marTop w:val="0"/>
          <w:marBottom w:val="0"/>
          <w:divBdr>
            <w:top w:val="none" w:sz="0" w:space="0" w:color="auto"/>
            <w:left w:val="none" w:sz="0" w:space="0" w:color="auto"/>
            <w:bottom w:val="none" w:sz="0" w:space="0" w:color="auto"/>
            <w:right w:val="none" w:sz="0" w:space="0" w:color="auto"/>
          </w:divBdr>
        </w:div>
        <w:div w:id="480118698">
          <w:marLeft w:val="640"/>
          <w:marRight w:val="0"/>
          <w:marTop w:val="0"/>
          <w:marBottom w:val="0"/>
          <w:divBdr>
            <w:top w:val="none" w:sz="0" w:space="0" w:color="auto"/>
            <w:left w:val="none" w:sz="0" w:space="0" w:color="auto"/>
            <w:bottom w:val="none" w:sz="0" w:space="0" w:color="auto"/>
            <w:right w:val="none" w:sz="0" w:space="0" w:color="auto"/>
          </w:divBdr>
        </w:div>
        <w:div w:id="537476314">
          <w:marLeft w:val="640"/>
          <w:marRight w:val="0"/>
          <w:marTop w:val="0"/>
          <w:marBottom w:val="0"/>
          <w:divBdr>
            <w:top w:val="none" w:sz="0" w:space="0" w:color="auto"/>
            <w:left w:val="none" w:sz="0" w:space="0" w:color="auto"/>
            <w:bottom w:val="none" w:sz="0" w:space="0" w:color="auto"/>
            <w:right w:val="none" w:sz="0" w:space="0" w:color="auto"/>
          </w:divBdr>
        </w:div>
        <w:div w:id="583874978">
          <w:marLeft w:val="640"/>
          <w:marRight w:val="0"/>
          <w:marTop w:val="0"/>
          <w:marBottom w:val="0"/>
          <w:divBdr>
            <w:top w:val="none" w:sz="0" w:space="0" w:color="auto"/>
            <w:left w:val="none" w:sz="0" w:space="0" w:color="auto"/>
            <w:bottom w:val="none" w:sz="0" w:space="0" w:color="auto"/>
            <w:right w:val="none" w:sz="0" w:space="0" w:color="auto"/>
          </w:divBdr>
        </w:div>
        <w:div w:id="255480374">
          <w:marLeft w:val="640"/>
          <w:marRight w:val="0"/>
          <w:marTop w:val="0"/>
          <w:marBottom w:val="0"/>
          <w:divBdr>
            <w:top w:val="none" w:sz="0" w:space="0" w:color="auto"/>
            <w:left w:val="none" w:sz="0" w:space="0" w:color="auto"/>
            <w:bottom w:val="none" w:sz="0" w:space="0" w:color="auto"/>
            <w:right w:val="none" w:sz="0" w:space="0" w:color="auto"/>
          </w:divBdr>
        </w:div>
        <w:div w:id="320427477">
          <w:marLeft w:val="640"/>
          <w:marRight w:val="0"/>
          <w:marTop w:val="0"/>
          <w:marBottom w:val="0"/>
          <w:divBdr>
            <w:top w:val="none" w:sz="0" w:space="0" w:color="auto"/>
            <w:left w:val="none" w:sz="0" w:space="0" w:color="auto"/>
            <w:bottom w:val="none" w:sz="0" w:space="0" w:color="auto"/>
            <w:right w:val="none" w:sz="0" w:space="0" w:color="auto"/>
          </w:divBdr>
        </w:div>
        <w:div w:id="1745833730">
          <w:marLeft w:val="640"/>
          <w:marRight w:val="0"/>
          <w:marTop w:val="0"/>
          <w:marBottom w:val="0"/>
          <w:divBdr>
            <w:top w:val="none" w:sz="0" w:space="0" w:color="auto"/>
            <w:left w:val="none" w:sz="0" w:space="0" w:color="auto"/>
            <w:bottom w:val="none" w:sz="0" w:space="0" w:color="auto"/>
            <w:right w:val="none" w:sz="0" w:space="0" w:color="auto"/>
          </w:divBdr>
        </w:div>
        <w:div w:id="754983223">
          <w:marLeft w:val="640"/>
          <w:marRight w:val="0"/>
          <w:marTop w:val="0"/>
          <w:marBottom w:val="0"/>
          <w:divBdr>
            <w:top w:val="none" w:sz="0" w:space="0" w:color="auto"/>
            <w:left w:val="none" w:sz="0" w:space="0" w:color="auto"/>
            <w:bottom w:val="none" w:sz="0" w:space="0" w:color="auto"/>
            <w:right w:val="none" w:sz="0" w:space="0" w:color="auto"/>
          </w:divBdr>
        </w:div>
        <w:div w:id="1001082683">
          <w:marLeft w:val="640"/>
          <w:marRight w:val="0"/>
          <w:marTop w:val="0"/>
          <w:marBottom w:val="0"/>
          <w:divBdr>
            <w:top w:val="none" w:sz="0" w:space="0" w:color="auto"/>
            <w:left w:val="none" w:sz="0" w:space="0" w:color="auto"/>
            <w:bottom w:val="none" w:sz="0" w:space="0" w:color="auto"/>
            <w:right w:val="none" w:sz="0" w:space="0" w:color="auto"/>
          </w:divBdr>
        </w:div>
      </w:divsChild>
    </w:div>
    <w:div w:id="590548600">
      <w:bodyDiv w:val="1"/>
      <w:marLeft w:val="0"/>
      <w:marRight w:val="0"/>
      <w:marTop w:val="0"/>
      <w:marBottom w:val="0"/>
      <w:divBdr>
        <w:top w:val="none" w:sz="0" w:space="0" w:color="auto"/>
        <w:left w:val="none" w:sz="0" w:space="0" w:color="auto"/>
        <w:bottom w:val="none" w:sz="0" w:space="0" w:color="auto"/>
        <w:right w:val="none" w:sz="0" w:space="0" w:color="auto"/>
      </w:divBdr>
    </w:div>
    <w:div w:id="594486372">
      <w:bodyDiv w:val="1"/>
      <w:marLeft w:val="0"/>
      <w:marRight w:val="0"/>
      <w:marTop w:val="0"/>
      <w:marBottom w:val="0"/>
      <w:divBdr>
        <w:top w:val="none" w:sz="0" w:space="0" w:color="auto"/>
        <w:left w:val="none" w:sz="0" w:space="0" w:color="auto"/>
        <w:bottom w:val="none" w:sz="0" w:space="0" w:color="auto"/>
        <w:right w:val="none" w:sz="0" w:space="0" w:color="auto"/>
      </w:divBdr>
    </w:div>
    <w:div w:id="597642652">
      <w:bodyDiv w:val="1"/>
      <w:marLeft w:val="0"/>
      <w:marRight w:val="0"/>
      <w:marTop w:val="0"/>
      <w:marBottom w:val="0"/>
      <w:divBdr>
        <w:top w:val="none" w:sz="0" w:space="0" w:color="auto"/>
        <w:left w:val="none" w:sz="0" w:space="0" w:color="auto"/>
        <w:bottom w:val="none" w:sz="0" w:space="0" w:color="auto"/>
        <w:right w:val="none" w:sz="0" w:space="0" w:color="auto"/>
      </w:divBdr>
    </w:div>
    <w:div w:id="603348132">
      <w:bodyDiv w:val="1"/>
      <w:marLeft w:val="0"/>
      <w:marRight w:val="0"/>
      <w:marTop w:val="0"/>
      <w:marBottom w:val="0"/>
      <w:divBdr>
        <w:top w:val="none" w:sz="0" w:space="0" w:color="auto"/>
        <w:left w:val="none" w:sz="0" w:space="0" w:color="auto"/>
        <w:bottom w:val="none" w:sz="0" w:space="0" w:color="auto"/>
        <w:right w:val="none" w:sz="0" w:space="0" w:color="auto"/>
      </w:divBdr>
    </w:div>
    <w:div w:id="604968605">
      <w:bodyDiv w:val="1"/>
      <w:marLeft w:val="0"/>
      <w:marRight w:val="0"/>
      <w:marTop w:val="0"/>
      <w:marBottom w:val="0"/>
      <w:divBdr>
        <w:top w:val="none" w:sz="0" w:space="0" w:color="auto"/>
        <w:left w:val="none" w:sz="0" w:space="0" w:color="auto"/>
        <w:bottom w:val="none" w:sz="0" w:space="0" w:color="auto"/>
        <w:right w:val="none" w:sz="0" w:space="0" w:color="auto"/>
      </w:divBdr>
    </w:div>
    <w:div w:id="606087960">
      <w:bodyDiv w:val="1"/>
      <w:marLeft w:val="0"/>
      <w:marRight w:val="0"/>
      <w:marTop w:val="0"/>
      <w:marBottom w:val="0"/>
      <w:divBdr>
        <w:top w:val="none" w:sz="0" w:space="0" w:color="auto"/>
        <w:left w:val="none" w:sz="0" w:space="0" w:color="auto"/>
        <w:bottom w:val="none" w:sz="0" w:space="0" w:color="auto"/>
        <w:right w:val="none" w:sz="0" w:space="0" w:color="auto"/>
      </w:divBdr>
    </w:div>
    <w:div w:id="611976304">
      <w:bodyDiv w:val="1"/>
      <w:marLeft w:val="0"/>
      <w:marRight w:val="0"/>
      <w:marTop w:val="0"/>
      <w:marBottom w:val="0"/>
      <w:divBdr>
        <w:top w:val="none" w:sz="0" w:space="0" w:color="auto"/>
        <w:left w:val="none" w:sz="0" w:space="0" w:color="auto"/>
        <w:bottom w:val="none" w:sz="0" w:space="0" w:color="auto"/>
        <w:right w:val="none" w:sz="0" w:space="0" w:color="auto"/>
      </w:divBdr>
    </w:div>
    <w:div w:id="615605235">
      <w:bodyDiv w:val="1"/>
      <w:marLeft w:val="0"/>
      <w:marRight w:val="0"/>
      <w:marTop w:val="0"/>
      <w:marBottom w:val="0"/>
      <w:divBdr>
        <w:top w:val="none" w:sz="0" w:space="0" w:color="auto"/>
        <w:left w:val="none" w:sz="0" w:space="0" w:color="auto"/>
        <w:bottom w:val="none" w:sz="0" w:space="0" w:color="auto"/>
        <w:right w:val="none" w:sz="0" w:space="0" w:color="auto"/>
      </w:divBdr>
    </w:div>
    <w:div w:id="621423357">
      <w:bodyDiv w:val="1"/>
      <w:marLeft w:val="0"/>
      <w:marRight w:val="0"/>
      <w:marTop w:val="0"/>
      <w:marBottom w:val="0"/>
      <w:divBdr>
        <w:top w:val="none" w:sz="0" w:space="0" w:color="auto"/>
        <w:left w:val="none" w:sz="0" w:space="0" w:color="auto"/>
        <w:bottom w:val="none" w:sz="0" w:space="0" w:color="auto"/>
        <w:right w:val="none" w:sz="0" w:space="0" w:color="auto"/>
      </w:divBdr>
    </w:div>
    <w:div w:id="623198738">
      <w:bodyDiv w:val="1"/>
      <w:marLeft w:val="0"/>
      <w:marRight w:val="0"/>
      <w:marTop w:val="0"/>
      <w:marBottom w:val="0"/>
      <w:divBdr>
        <w:top w:val="none" w:sz="0" w:space="0" w:color="auto"/>
        <w:left w:val="none" w:sz="0" w:space="0" w:color="auto"/>
        <w:bottom w:val="none" w:sz="0" w:space="0" w:color="auto"/>
        <w:right w:val="none" w:sz="0" w:space="0" w:color="auto"/>
      </w:divBdr>
    </w:div>
    <w:div w:id="628433034">
      <w:bodyDiv w:val="1"/>
      <w:marLeft w:val="0"/>
      <w:marRight w:val="0"/>
      <w:marTop w:val="0"/>
      <w:marBottom w:val="0"/>
      <w:divBdr>
        <w:top w:val="none" w:sz="0" w:space="0" w:color="auto"/>
        <w:left w:val="none" w:sz="0" w:space="0" w:color="auto"/>
        <w:bottom w:val="none" w:sz="0" w:space="0" w:color="auto"/>
        <w:right w:val="none" w:sz="0" w:space="0" w:color="auto"/>
      </w:divBdr>
    </w:div>
    <w:div w:id="639657469">
      <w:bodyDiv w:val="1"/>
      <w:marLeft w:val="0"/>
      <w:marRight w:val="0"/>
      <w:marTop w:val="0"/>
      <w:marBottom w:val="0"/>
      <w:divBdr>
        <w:top w:val="none" w:sz="0" w:space="0" w:color="auto"/>
        <w:left w:val="none" w:sz="0" w:space="0" w:color="auto"/>
        <w:bottom w:val="none" w:sz="0" w:space="0" w:color="auto"/>
        <w:right w:val="none" w:sz="0" w:space="0" w:color="auto"/>
      </w:divBdr>
      <w:divsChild>
        <w:div w:id="999892253">
          <w:marLeft w:val="640"/>
          <w:marRight w:val="0"/>
          <w:marTop w:val="0"/>
          <w:marBottom w:val="0"/>
          <w:divBdr>
            <w:top w:val="none" w:sz="0" w:space="0" w:color="auto"/>
            <w:left w:val="none" w:sz="0" w:space="0" w:color="auto"/>
            <w:bottom w:val="none" w:sz="0" w:space="0" w:color="auto"/>
            <w:right w:val="none" w:sz="0" w:space="0" w:color="auto"/>
          </w:divBdr>
        </w:div>
        <w:div w:id="1261527421">
          <w:marLeft w:val="640"/>
          <w:marRight w:val="0"/>
          <w:marTop w:val="0"/>
          <w:marBottom w:val="0"/>
          <w:divBdr>
            <w:top w:val="none" w:sz="0" w:space="0" w:color="auto"/>
            <w:left w:val="none" w:sz="0" w:space="0" w:color="auto"/>
            <w:bottom w:val="none" w:sz="0" w:space="0" w:color="auto"/>
            <w:right w:val="none" w:sz="0" w:space="0" w:color="auto"/>
          </w:divBdr>
        </w:div>
        <w:div w:id="352347030">
          <w:marLeft w:val="640"/>
          <w:marRight w:val="0"/>
          <w:marTop w:val="0"/>
          <w:marBottom w:val="0"/>
          <w:divBdr>
            <w:top w:val="none" w:sz="0" w:space="0" w:color="auto"/>
            <w:left w:val="none" w:sz="0" w:space="0" w:color="auto"/>
            <w:bottom w:val="none" w:sz="0" w:space="0" w:color="auto"/>
            <w:right w:val="none" w:sz="0" w:space="0" w:color="auto"/>
          </w:divBdr>
        </w:div>
        <w:div w:id="478768953">
          <w:marLeft w:val="640"/>
          <w:marRight w:val="0"/>
          <w:marTop w:val="0"/>
          <w:marBottom w:val="0"/>
          <w:divBdr>
            <w:top w:val="none" w:sz="0" w:space="0" w:color="auto"/>
            <w:left w:val="none" w:sz="0" w:space="0" w:color="auto"/>
            <w:bottom w:val="none" w:sz="0" w:space="0" w:color="auto"/>
            <w:right w:val="none" w:sz="0" w:space="0" w:color="auto"/>
          </w:divBdr>
        </w:div>
        <w:div w:id="74937788">
          <w:marLeft w:val="640"/>
          <w:marRight w:val="0"/>
          <w:marTop w:val="0"/>
          <w:marBottom w:val="0"/>
          <w:divBdr>
            <w:top w:val="none" w:sz="0" w:space="0" w:color="auto"/>
            <w:left w:val="none" w:sz="0" w:space="0" w:color="auto"/>
            <w:bottom w:val="none" w:sz="0" w:space="0" w:color="auto"/>
            <w:right w:val="none" w:sz="0" w:space="0" w:color="auto"/>
          </w:divBdr>
        </w:div>
        <w:div w:id="1307271941">
          <w:marLeft w:val="640"/>
          <w:marRight w:val="0"/>
          <w:marTop w:val="0"/>
          <w:marBottom w:val="0"/>
          <w:divBdr>
            <w:top w:val="none" w:sz="0" w:space="0" w:color="auto"/>
            <w:left w:val="none" w:sz="0" w:space="0" w:color="auto"/>
            <w:bottom w:val="none" w:sz="0" w:space="0" w:color="auto"/>
            <w:right w:val="none" w:sz="0" w:space="0" w:color="auto"/>
          </w:divBdr>
        </w:div>
        <w:div w:id="1313876223">
          <w:marLeft w:val="640"/>
          <w:marRight w:val="0"/>
          <w:marTop w:val="0"/>
          <w:marBottom w:val="0"/>
          <w:divBdr>
            <w:top w:val="none" w:sz="0" w:space="0" w:color="auto"/>
            <w:left w:val="none" w:sz="0" w:space="0" w:color="auto"/>
            <w:bottom w:val="none" w:sz="0" w:space="0" w:color="auto"/>
            <w:right w:val="none" w:sz="0" w:space="0" w:color="auto"/>
          </w:divBdr>
        </w:div>
        <w:div w:id="1340228892">
          <w:marLeft w:val="640"/>
          <w:marRight w:val="0"/>
          <w:marTop w:val="0"/>
          <w:marBottom w:val="0"/>
          <w:divBdr>
            <w:top w:val="none" w:sz="0" w:space="0" w:color="auto"/>
            <w:left w:val="none" w:sz="0" w:space="0" w:color="auto"/>
            <w:bottom w:val="none" w:sz="0" w:space="0" w:color="auto"/>
            <w:right w:val="none" w:sz="0" w:space="0" w:color="auto"/>
          </w:divBdr>
        </w:div>
        <w:div w:id="1331906149">
          <w:marLeft w:val="640"/>
          <w:marRight w:val="0"/>
          <w:marTop w:val="0"/>
          <w:marBottom w:val="0"/>
          <w:divBdr>
            <w:top w:val="none" w:sz="0" w:space="0" w:color="auto"/>
            <w:left w:val="none" w:sz="0" w:space="0" w:color="auto"/>
            <w:bottom w:val="none" w:sz="0" w:space="0" w:color="auto"/>
            <w:right w:val="none" w:sz="0" w:space="0" w:color="auto"/>
          </w:divBdr>
        </w:div>
        <w:div w:id="747578694">
          <w:marLeft w:val="640"/>
          <w:marRight w:val="0"/>
          <w:marTop w:val="0"/>
          <w:marBottom w:val="0"/>
          <w:divBdr>
            <w:top w:val="none" w:sz="0" w:space="0" w:color="auto"/>
            <w:left w:val="none" w:sz="0" w:space="0" w:color="auto"/>
            <w:bottom w:val="none" w:sz="0" w:space="0" w:color="auto"/>
            <w:right w:val="none" w:sz="0" w:space="0" w:color="auto"/>
          </w:divBdr>
        </w:div>
        <w:div w:id="32193064">
          <w:marLeft w:val="640"/>
          <w:marRight w:val="0"/>
          <w:marTop w:val="0"/>
          <w:marBottom w:val="0"/>
          <w:divBdr>
            <w:top w:val="none" w:sz="0" w:space="0" w:color="auto"/>
            <w:left w:val="none" w:sz="0" w:space="0" w:color="auto"/>
            <w:bottom w:val="none" w:sz="0" w:space="0" w:color="auto"/>
            <w:right w:val="none" w:sz="0" w:space="0" w:color="auto"/>
          </w:divBdr>
        </w:div>
        <w:div w:id="590747614">
          <w:marLeft w:val="640"/>
          <w:marRight w:val="0"/>
          <w:marTop w:val="0"/>
          <w:marBottom w:val="0"/>
          <w:divBdr>
            <w:top w:val="none" w:sz="0" w:space="0" w:color="auto"/>
            <w:left w:val="none" w:sz="0" w:space="0" w:color="auto"/>
            <w:bottom w:val="none" w:sz="0" w:space="0" w:color="auto"/>
            <w:right w:val="none" w:sz="0" w:space="0" w:color="auto"/>
          </w:divBdr>
        </w:div>
        <w:div w:id="538905091">
          <w:marLeft w:val="640"/>
          <w:marRight w:val="0"/>
          <w:marTop w:val="0"/>
          <w:marBottom w:val="0"/>
          <w:divBdr>
            <w:top w:val="none" w:sz="0" w:space="0" w:color="auto"/>
            <w:left w:val="none" w:sz="0" w:space="0" w:color="auto"/>
            <w:bottom w:val="none" w:sz="0" w:space="0" w:color="auto"/>
            <w:right w:val="none" w:sz="0" w:space="0" w:color="auto"/>
          </w:divBdr>
        </w:div>
        <w:div w:id="266426020">
          <w:marLeft w:val="640"/>
          <w:marRight w:val="0"/>
          <w:marTop w:val="0"/>
          <w:marBottom w:val="0"/>
          <w:divBdr>
            <w:top w:val="none" w:sz="0" w:space="0" w:color="auto"/>
            <w:left w:val="none" w:sz="0" w:space="0" w:color="auto"/>
            <w:bottom w:val="none" w:sz="0" w:space="0" w:color="auto"/>
            <w:right w:val="none" w:sz="0" w:space="0" w:color="auto"/>
          </w:divBdr>
        </w:div>
        <w:div w:id="2047675758">
          <w:marLeft w:val="640"/>
          <w:marRight w:val="0"/>
          <w:marTop w:val="0"/>
          <w:marBottom w:val="0"/>
          <w:divBdr>
            <w:top w:val="none" w:sz="0" w:space="0" w:color="auto"/>
            <w:left w:val="none" w:sz="0" w:space="0" w:color="auto"/>
            <w:bottom w:val="none" w:sz="0" w:space="0" w:color="auto"/>
            <w:right w:val="none" w:sz="0" w:space="0" w:color="auto"/>
          </w:divBdr>
        </w:div>
        <w:div w:id="884684329">
          <w:marLeft w:val="640"/>
          <w:marRight w:val="0"/>
          <w:marTop w:val="0"/>
          <w:marBottom w:val="0"/>
          <w:divBdr>
            <w:top w:val="none" w:sz="0" w:space="0" w:color="auto"/>
            <w:left w:val="none" w:sz="0" w:space="0" w:color="auto"/>
            <w:bottom w:val="none" w:sz="0" w:space="0" w:color="auto"/>
            <w:right w:val="none" w:sz="0" w:space="0" w:color="auto"/>
          </w:divBdr>
        </w:div>
        <w:div w:id="1416319630">
          <w:marLeft w:val="640"/>
          <w:marRight w:val="0"/>
          <w:marTop w:val="0"/>
          <w:marBottom w:val="0"/>
          <w:divBdr>
            <w:top w:val="none" w:sz="0" w:space="0" w:color="auto"/>
            <w:left w:val="none" w:sz="0" w:space="0" w:color="auto"/>
            <w:bottom w:val="none" w:sz="0" w:space="0" w:color="auto"/>
            <w:right w:val="none" w:sz="0" w:space="0" w:color="auto"/>
          </w:divBdr>
        </w:div>
        <w:div w:id="843670630">
          <w:marLeft w:val="640"/>
          <w:marRight w:val="0"/>
          <w:marTop w:val="0"/>
          <w:marBottom w:val="0"/>
          <w:divBdr>
            <w:top w:val="none" w:sz="0" w:space="0" w:color="auto"/>
            <w:left w:val="none" w:sz="0" w:space="0" w:color="auto"/>
            <w:bottom w:val="none" w:sz="0" w:space="0" w:color="auto"/>
            <w:right w:val="none" w:sz="0" w:space="0" w:color="auto"/>
          </w:divBdr>
        </w:div>
        <w:div w:id="1080758104">
          <w:marLeft w:val="640"/>
          <w:marRight w:val="0"/>
          <w:marTop w:val="0"/>
          <w:marBottom w:val="0"/>
          <w:divBdr>
            <w:top w:val="none" w:sz="0" w:space="0" w:color="auto"/>
            <w:left w:val="none" w:sz="0" w:space="0" w:color="auto"/>
            <w:bottom w:val="none" w:sz="0" w:space="0" w:color="auto"/>
            <w:right w:val="none" w:sz="0" w:space="0" w:color="auto"/>
          </w:divBdr>
        </w:div>
        <w:div w:id="1034816162">
          <w:marLeft w:val="640"/>
          <w:marRight w:val="0"/>
          <w:marTop w:val="0"/>
          <w:marBottom w:val="0"/>
          <w:divBdr>
            <w:top w:val="none" w:sz="0" w:space="0" w:color="auto"/>
            <w:left w:val="none" w:sz="0" w:space="0" w:color="auto"/>
            <w:bottom w:val="none" w:sz="0" w:space="0" w:color="auto"/>
            <w:right w:val="none" w:sz="0" w:space="0" w:color="auto"/>
          </w:divBdr>
        </w:div>
        <w:div w:id="1867448864">
          <w:marLeft w:val="640"/>
          <w:marRight w:val="0"/>
          <w:marTop w:val="0"/>
          <w:marBottom w:val="0"/>
          <w:divBdr>
            <w:top w:val="none" w:sz="0" w:space="0" w:color="auto"/>
            <w:left w:val="none" w:sz="0" w:space="0" w:color="auto"/>
            <w:bottom w:val="none" w:sz="0" w:space="0" w:color="auto"/>
            <w:right w:val="none" w:sz="0" w:space="0" w:color="auto"/>
          </w:divBdr>
        </w:div>
        <w:div w:id="2083527985">
          <w:marLeft w:val="640"/>
          <w:marRight w:val="0"/>
          <w:marTop w:val="0"/>
          <w:marBottom w:val="0"/>
          <w:divBdr>
            <w:top w:val="none" w:sz="0" w:space="0" w:color="auto"/>
            <w:left w:val="none" w:sz="0" w:space="0" w:color="auto"/>
            <w:bottom w:val="none" w:sz="0" w:space="0" w:color="auto"/>
            <w:right w:val="none" w:sz="0" w:space="0" w:color="auto"/>
          </w:divBdr>
        </w:div>
        <w:div w:id="1784425440">
          <w:marLeft w:val="640"/>
          <w:marRight w:val="0"/>
          <w:marTop w:val="0"/>
          <w:marBottom w:val="0"/>
          <w:divBdr>
            <w:top w:val="none" w:sz="0" w:space="0" w:color="auto"/>
            <w:left w:val="none" w:sz="0" w:space="0" w:color="auto"/>
            <w:bottom w:val="none" w:sz="0" w:space="0" w:color="auto"/>
            <w:right w:val="none" w:sz="0" w:space="0" w:color="auto"/>
          </w:divBdr>
        </w:div>
        <w:div w:id="1424641748">
          <w:marLeft w:val="640"/>
          <w:marRight w:val="0"/>
          <w:marTop w:val="0"/>
          <w:marBottom w:val="0"/>
          <w:divBdr>
            <w:top w:val="none" w:sz="0" w:space="0" w:color="auto"/>
            <w:left w:val="none" w:sz="0" w:space="0" w:color="auto"/>
            <w:bottom w:val="none" w:sz="0" w:space="0" w:color="auto"/>
            <w:right w:val="none" w:sz="0" w:space="0" w:color="auto"/>
          </w:divBdr>
        </w:div>
        <w:div w:id="1091043631">
          <w:marLeft w:val="640"/>
          <w:marRight w:val="0"/>
          <w:marTop w:val="0"/>
          <w:marBottom w:val="0"/>
          <w:divBdr>
            <w:top w:val="none" w:sz="0" w:space="0" w:color="auto"/>
            <w:left w:val="none" w:sz="0" w:space="0" w:color="auto"/>
            <w:bottom w:val="none" w:sz="0" w:space="0" w:color="auto"/>
            <w:right w:val="none" w:sz="0" w:space="0" w:color="auto"/>
          </w:divBdr>
        </w:div>
        <w:div w:id="48577709">
          <w:marLeft w:val="640"/>
          <w:marRight w:val="0"/>
          <w:marTop w:val="0"/>
          <w:marBottom w:val="0"/>
          <w:divBdr>
            <w:top w:val="none" w:sz="0" w:space="0" w:color="auto"/>
            <w:left w:val="none" w:sz="0" w:space="0" w:color="auto"/>
            <w:bottom w:val="none" w:sz="0" w:space="0" w:color="auto"/>
            <w:right w:val="none" w:sz="0" w:space="0" w:color="auto"/>
          </w:divBdr>
        </w:div>
        <w:div w:id="1688943307">
          <w:marLeft w:val="640"/>
          <w:marRight w:val="0"/>
          <w:marTop w:val="0"/>
          <w:marBottom w:val="0"/>
          <w:divBdr>
            <w:top w:val="none" w:sz="0" w:space="0" w:color="auto"/>
            <w:left w:val="none" w:sz="0" w:space="0" w:color="auto"/>
            <w:bottom w:val="none" w:sz="0" w:space="0" w:color="auto"/>
            <w:right w:val="none" w:sz="0" w:space="0" w:color="auto"/>
          </w:divBdr>
        </w:div>
        <w:div w:id="367877868">
          <w:marLeft w:val="640"/>
          <w:marRight w:val="0"/>
          <w:marTop w:val="0"/>
          <w:marBottom w:val="0"/>
          <w:divBdr>
            <w:top w:val="none" w:sz="0" w:space="0" w:color="auto"/>
            <w:left w:val="none" w:sz="0" w:space="0" w:color="auto"/>
            <w:bottom w:val="none" w:sz="0" w:space="0" w:color="auto"/>
            <w:right w:val="none" w:sz="0" w:space="0" w:color="auto"/>
          </w:divBdr>
        </w:div>
        <w:div w:id="973293152">
          <w:marLeft w:val="640"/>
          <w:marRight w:val="0"/>
          <w:marTop w:val="0"/>
          <w:marBottom w:val="0"/>
          <w:divBdr>
            <w:top w:val="none" w:sz="0" w:space="0" w:color="auto"/>
            <w:left w:val="none" w:sz="0" w:space="0" w:color="auto"/>
            <w:bottom w:val="none" w:sz="0" w:space="0" w:color="auto"/>
            <w:right w:val="none" w:sz="0" w:space="0" w:color="auto"/>
          </w:divBdr>
        </w:div>
        <w:div w:id="2023167762">
          <w:marLeft w:val="640"/>
          <w:marRight w:val="0"/>
          <w:marTop w:val="0"/>
          <w:marBottom w:val="0"/>
          <w:divBdr>
            <w:top w:val="none" w:sz="0" w:space="0" w:color="auto"/>
            <w:left w:val="none" w:sz="0" w:space="0" w:color="auto"/>
            <w:bottom w:val="none" w:sz="0" w:space="0" w:color="auto"/>
            <w:right w:val="none" w:sz="0" w:space="0" w:color="auto"/>
          </w:divBdr>
        </w:div>
        <w:div w:id="223609004">
          <w:marLeft w:val="640"/>
          <w:marRight w:val="0"/>
          <w:marTop w:val="0"/>
          <w:marBottom w:val="0"/>
          <w:divBdr>
            <w:top w:val="none" w:sz="0" w:space="0" w:color="auto"/>
            <w:left w:val="none" w:sz="0" w:space="0" w:color="auto"/>
            <w:bottom w:val="none" w:sz="0" w:space="0" w:color="auto"/>
            <w:right w:val="none" w:sz="0" w:space="0" w:color="auto"/>
          </w:divBdr>
        </w:div>
        <w:div w:id="1211380519">
          <w:marLeft w:val="640"/>
          <w:marRight w:val="0"/>
          <w:marTop w:val="0"/>
          <w:marBottom w:val="0"/>
          <w:divBdr>
            <w:top w:val="none" w:sz="0" w:space="0" w:color="auto"/>
            <w:left w:val="none" w:sz="0" w:space="0" w:color="auto"/>
            <w:bottom w:val="none" w:sz="0" w:space="0" w:color="auto"/>
            <w:right w:val="none" w:sz="0" w:space="0" w:color="auto"/>
          </w:divBdr>
        </w:div>
        <w:div w:id="1901362172">
          <w:marLeft w:val="640"/>
          <w:marRight w:val="0"/>
          <w:marTop w:val="0"/>
          <w:marBottom w:val="0"/>
          <w:divBdr>
            <w:top w:val="none" w:sz="0" w:space="0" w:color="auto"/>
            <w:left w:val="none" w:sz="0" w:space="0" w:color="auto"/>
            <w:bottom w:val="none" w:sz="0" w:space="0" w:color="auto"/>
            <w:right w:val="none" w:sz="0" w:space="0" w:color="auto"/>
          </w:divBdr>
        </w:div>
        <w:div w:id="607742593">
          <w:marLeft w:val="640"/>
          <w:marRight w:val="0"/>
          <w:marTop w:val="0"/>
          <w:marBottom w:val="0"/>
          <w:divBdr>
            <w:top w:val="none" w:sz="0" w:space="0" w:color="auto"/>
            <w:left w:val="none" w:sz="0" w:space="0" w:color="auto"/>
            <w:bottom w:val="none" w:sz="0" w:space="0" w:color="auto"/>
            <w:right w:val="none" w:sz="0" w:space="0" w:color="auto"/>
          </w:divBdr>
        </w:div>
        <w:div w:id="56559310">
          <w:marLeft w:val="640"/>
          <w:marRight w:val="0"/>
          <w:marTop w:val="0"/>
          <w:marBottom w:val="0"/>
          <w:divBdr>
            <w:top w:val="none" w:sz="0" w:space="0" w:color="auto"/>
            <w:left w:val="none" w:sz="0" w:space="0" w:color="auto"/>
            <w:bottom w:val="none" w:sz="0" w:space="0" w:color="auto"/>
            <w:right w:val="none" w:sz="0" w:space="0" w:color="auto"/>
          </w:divBdr>
        </w:div>
        <w:div w:id="137695617">
          <w:marLeft w:val="640"/>
          <w:marRight w:val="0"/>
          <w:marTop w:val="0"/>
          <w:marBottom w:val="0"/>
          <w:divBdr>
            <w:top w:val="none" w:sz="0" w:space="0" w:color="auto"/>
            <w:left w:val="none" w:sz="0" w:space="0" w:color="auto"/>
            <w:bottom w:val="none" w:sz="0" w:space="0" w:color="auto"/>
            <w:right w:val="none" w:sz="0" w:space="0" w:color="auto"/>
          </w:divBdr>
        </w:div>
        <w:div w:id="482624797">
          <w:marLeft w:val="640"/>
          <w:marRight w:val="0"/>
          <w:marTop w:val="0"/>
          <w:marBottom w:val="0"/>
          <w:divBdr>
            <w:top w:val="none" w:sz="0" w:space="0" w:color="auto"/>
            <w:left w:val="none" w:sz="0" w:space="0" w:color="auto"/>
            <w:bottom w:val="none" w:sz="0" w:space="0" w:color="auto"/>
            <w:right w:val="none" w:sz="0" w:space="0" w:color="auto"/>
          </w:divBdr>
        </w:div>
        <w:div w:id="358354658">
          <w:marLeft w:val="640"/>
          <w:marRight w:val="0"/>
          <w:marTop w:val="0"/>
          <w:marBottom w:val="0"/>
          <w:divBdr>
            <w:top w:val="none" w:sz="0" w:space="0" w:color="auto"/>
            <w:left w:val="none" w:sz="0" w:space="0" w:color="auto"/>
            <w:bottom w:val="none" w:sz="0" w:space="0" w:color="auto"/>
            <w:right w:val="none" w:sz="0" w:space="0" w:color="auto"/>
          </w:divBdr>
        </w:div>
        <w:div w:id="1848597584">
          <w:marLeft w:val="640"/>
          <w:marRight w:val="0"/>
          <w:marTop w:val="0"/>
          <w:marBottom w:val="0"/>
          <w:divBdr>
            <w:top w:val="none" w:sz="0" w:space="0" w:color="auto"/>
            <w:left w:val="none" w:sz="0" w:space="0" w:color="auto"/>
            <w:bottom w:val="none" w:sz="0" w:space="0" w:color="auto"/>
            <w:right w:val="none" w:sz="0" w:space="0" w:color="auto"/>
          </w:divBdr>
        </w:div>
        <w:div w:id="230164607">
          <w:marLeft w:val="640"/>
          <w:marRight w:val="0"/>
          <w:marTop w:val="0"/>
          <w:marBottom w:val="0"/>
          <w:divBdr>
            <w:top w:val="none" w:sz="0" w:space="0" w:color="auto"/>
            <w:left w:val="none" w:sz="0" w:space="0" w:color="auto"/>
            <w:bottom w:val="none" w:sz="0" w:space="0" w:color="auto"/>
            <w:right w:val="none" w:sz="0" w:space="0" w:color="auto"/>
          </w:divBdr>
        </w:div>
        <w:div w:id="2096127046">
          <w:marLeft w:val="640"/>
          <w:marRight w:val="0"/>
          <w:marTop w:val="0"/>
          <w:marBottom w:val="0"/>
          <w:divBdr>
            <w:top w:val="none" w:sz="0" w:space="0" w:color="auto"/>
            <w:left w:val="none" w:sz="0" w:space="0" w:color="auto"/>
            <w:bottom w:val="none" w:sz="0" w:space="0" w:color="auto"/>
            <w:right w:val="none" w:sz="0" w:space="0" w:color="auto"/>
          </w:divBdr>
        </w:div>
        <w:div w:id="2063481853">
          <w:marLeft w:val="640"/>
          <w:marRight w:val="0"/>
          <w:marTop w:val="0"/>
          <w:marBottom w:val="0"/>
          <w:divBdr>
            <w:top w:val="none" w:sz="0" w:space="0" w:color="auto"/>
            <w:left w:val="none" w:sz="0" w:space="0" w:color="auto"/>
            <w:bottom w:val="none" w:sz="0" w:space="0" w:color="auto"/>
            <w:right w:val="none" w:sz="0" w:space="0" w:color="auto"/>
          </w:divBdr>
        </w:div>
        <w:div w:id="2097435584">
          <w:marLeft w:val="640"/>
          <w:marRight w:val="0"/>
          <w:marTop w:val="0"/>
          <w:marBottom w:val="0"/>
          <w:divBdr>
            <w:top w:val="none" w:sz="0" w:space="0" w:color="auto"/>
            <w:left w:val="none" w:sz="0" w:space="0" w:color="auto"/>
            <w:bottom w:val="none" w:sz="0" w:space="0" w:color="auto"/>
            <w:right w:val="none" w:sz="0" w:space="0" w:color="auto"/>
          </w:divBdr>
        </w:div>
        <w:div w:id="11954003">
          <w:marLeft w:val="640"/>
          <w:marRight w:val="0"/>
          <w:marTop w:val="0"/>
          <w:marBottom w:val="0"/>
          <w:divBdr>
            <w:top w:val="none" w:sz="0" w:space="0" w:color="auto"/>
            <w:left w:val="none" w:sz="0" w:space="0" w:color="auto"/>
            <w:bottom w:val="none" w:sz="0" w:space="0" w:color="auto"/>
            <w:right w:val="none" w:sz="0" w:space="0" w:color="auto"/>
          </w:divBdr>
        </w:div>
        <w:div w:id="1994286481">
          <w:marLeft w:val="640"/>
          <w:marRight w:val="0"/>
          <w:marTop w:val="0"/>
          <w:marBottom w:val="0"/>
          <w:divBdr>
            <w:top w:val="none" w:sz="0" w:space="0" w:color="auto"/>
            <w:left w:val="none" w:sz="0" w:space="0" w:color="auto"/>
            <w:bottom w:val="none" w:sz="0" w:space="0" w:color="auto"/>
            <w:right w:val="none" w:sz="0" w:space="0" w:color="auto"/>
          </w:divBdr>
        </w:div>
        <w:div w:id="238179916">
          <w:marLeft w:val="640"/>
          <w:marRight w:val="0"/>
          <w:marTop w:val="0"/>
          <w:marBottom w:val="0"/>
          <w:divBdr>
            <w:top w:val="none" w:sz="0" w:space="0" w:color="auto"/>
            <w:left w:val="none" w:sz="0" w:space="0" w:color="auto"/>
            <w:bottom w:val="none" w:sz="0" w:space="0" w:color="auto"/>
            <w:right w:val="none" w:sz="0" w:space="0" w:color="auto"/>
          </w:divBdr>
        </w:div>
        <w:div w:id="1340355566">
          <w:marLeft w:val="640"/>
          <w:marRight w:val="0"/>
          <w:marTop w:val="0"/>
          <w:marBottom w:val="0"/>
          <w:divBdr>
            <w:top w:val="none" w:sz="0" w:space="0" w:color="auto"/>
            <w:left w:val="none" w:sz="0" w:space="0" w:color="auto"/>
            <w:bottom w:val="none" w:sz="0" w:space="0" w:color="auto"/>
            <w:right w:val="none" w:sz="0" w:space="0" w:color="auto"/>
          </w:divBdr>
        </w:div>
        <w:div w:id="1528908394">
          <w:marLeft w:val="640"/>
          <w:marRight w:val="0"/>
          <w:marTop w:val="0"/>
          <w:marBottom w:val="0"/>
          <w:divBdr>
            <w:top w:val="none" w:sz="0" w:space="0" w:color="auto"/>
            <w:left w:val="none" w:sz="0" w:space="0" w:color="auto"/>
            <w:bottom w:val="none" w:sz="0" w:space="0" w:color="auto"/>
            <w:right w:val="none" w:sz="0" w:space="0" w:color="auto"/>
          </w:divBdr>
        </w:div>
        <w:div w:id="1668749564">
          <w:marLeft w:val="640"/>
          <w:marRight w:val="0"/>
          <w:marTop w:val="0"/>
          <w:marBottom w:val="0"/>
          <w:divBdr>
            <w:top w:val="none" w:sz="0" w:space="0" w:color="auto"/>
            <w:left w:val="none" w:sz="0" w:space="0" w:color="auto"/>
            <w:bottom w:val="none" w:sz="0" w:space="0" w:color="auto"/>
            <w:right w:val="none" w:sz="0" w:space="0" w:color="auto"/>
          </w:divBdr>
        </w:div>
        <w:div w:id="2128429600">
          <w:marLeft w:val="640"/>
          <w:marRight w:val="0"/>
          <w:marTop w:val="0"/>
          <w:marBottom w:val="0"/>
          <w:divBdr>
            <w:top w:val="none" w:sz="0" w:space="0" w:color="auto"/>
            <w:left w:val="none" w:sz="0" w:space="0" w:color="auto"/>
            <w:bottom w:val="none" w:sz="0" w:space="0" w:color="auto"/>
            <w:right w:val="none" w:sz="0" w:space="0" w:color="auto"/>
          </w:divBdr>
        </w:div>
        <w:div w:id="1947225357">
          <w:marLeft w:val="640"/>
          <w:marRight w:val="0"/>
          <w:marTop w:val="0"/>
          <w:marBottom w:val="0"/>
          <w:divBdr>
            <w:top w:val="none" w:sz="0" w:space="0" w:color="auto"/>
            <w:left w:val="none" w:sz="0" w:space="0" w:color="auto"/>
            <w:bottom w:val="none" w:sz="0" w:space="0" w:color="auto"/>
            <w:right w:val="none" w:sz="0" w:space="0" w:color="auto"/>
          </w:divBdr>
        </w:div>
        <w:div w:id="235939093">
          <w:marLeft w:val="640"/>
          <w:marRight w:val="0"/>
          <w:marTop w:val="0"/>
          <w:marBottom w:val="0"/>
          <w:divBdr>
            <w:top w:val="none" w:sz="0" w:space="0" w:color="auto"/>
            <w:left w:val="none" w:sz="0" w:space="0" w:color="auto"/>
            <w:bottom w:val="none" w:sz="0" w:space="0" w:color="auto"/>
            <w:right w:val="none" w:sz="0" w:space="0" w:color="auto"/>
          </w:divBdr>
        </w:div>
        <w:div w:id="1004554182">
          <w:marLeft w:val="640"/>
          <w:marRight w:val="0"/>
          <w:marTop w:val="0"/>
          <w:marBottom w:val="0"/>
          <w:divBdr>
            <w:top w:val="none" w:sz="0" w:space="0" w:color="auto"/>
            <w:left w:val="none" w:sz="0" w:space="0" w:color="auto"/>
            <w:bottom w:val="none" w:sz="0" w:space="0" w:color="auto"/>
            <w:right w:val="none" w:sz="0" w:space="0" w:color="auto"/>
          </w:divBdr>
        </w:div>
        <w:div w:id="636183716">
          <w:marLeft w:val="640"/>
          <w:marRight w:val="0"/>
          <w:marTop w:val="0"/>
          <w:marBottom w:val="0"/>
          <w:divBdr>
            <w:top w:val="none" w:sz="0" w:space="0" w:color="auto"/>
            <w:left w:val="none" w:sz="0" w:space="0" w:color="auto"/>
            <w:bottom w:val="none" w:sz="0" w:space="0" w:color="auto"/>
            <w:right w:val="none" w:sz="0" w:space="0" w:color="auto"/>
          </w:divBdr>
        </w:div>
        <w:div w:id="133064928">
          <w:marLeft w:val="640"/>
          <w:marRight w:val="0"/>
          <w:marTop w:val="0"/>
          <w:marBottom w:val="0"/>
          <w:divBdr>
            <w:top w:val="none" w:sz="0" w:space="0" w:color="auto"/>
            <w:left w:val="none" w:sz="0" w:space="0" w:color="auto"/>
            <w:bottom w:val="none" w:sz="0" w:space="0" w:color="auto"/>
            <w:right w:val="none" w:sz="0" w:space="0" w:color="auto"/>
          </w:divBdr>
        </w:div>
        <w:div w:id="186214866">
          <w:marLeft w:val="640"/>
          <w:marRight w:val="0"/>
          <w:marTop w:val="0"/>
          <w:marBottom w:val="0"/>
          <w:divBdr>
            <w:top w:val="none" w:sz="0" w:space="0" w:color="auto"/>
            <w:left w:val="none" w:sz="0" w:space="0" w:color="auto"/>
            <w:bottom w:val="none" w:sz="0" w:space="0" w:color="auto"/>
            <w:right w:val="none" w:sz="0" w:space="0" w:color="auto"/>
          </w:divBdr>
        </w:div>
        <w:div w:id="1064379737">
          <w:marLeft w:val="640"/>
          <w:marRight w:val="0"/>
          <w:marTop w:val="0"/>
          <w:marBottom w:val="0"/>
          <w:divBdr>
            <w:top w:val="none" w:sz="0" w:space="0" w:color="auto"/>
            <w:left w:val="none" w:sz="0" w:space="0" w:color="auto"/>
            <w:bottom w:val="none" w:sz="0" w:space="0" w:color="auto"/>
            <w:right w:val="none" w:sz="0" w:space="0" w:color="auto"/>
          </w:divBdr>
        </w:div>
        <w:div w:id="1633055253">
          <w:marLeft w:val="640"/>
          <w:marRight w:val="0"/>
          <w:marTop w:val="0"/>
          <w:marBottom w:val="0"/>
          <w:divBdr>
            <w:top w:val="none" w:sz="0" w:space="0" w:color="auto"/>
            <w:left w:val="none" w:sz="0" w:space="0" w:color="auto"/>
            <w:bottom w:val="none" w:sz="0" w:space="0" w:color="auto"/>
            <w:right w:val="none" w:sz="0" w:space="0" w:color="auto"/>
          </w:divBdr>
        </w:div>
        <w:div w:id="854148370">
          <w:marLeft w:val="640"/>
          <w:marRight w:val="0"/>
          <w:marTop w:val="0"/>
          <w:marBottom w:val="0"/>
          <w:divBdr>
            <w:top w:val="none" w:sz="0" w:space="0" w:color="auto"/>
            <w:left w:val="none" w:sz="0" w:space="0" w:color="auto"/>
            <w:bottom w:val="none" w:sz="0" w:space="0" w:color="auto"/>
            <w:right w:val="none" w:sz="0" w:space="0" w:color="auto"/>
          </w:divBdr>
        </w:div>
        <w:div w:id="1734502481">
          <w:marLeft w:val="640"/>
          <w:marRight w:val="0"/>
          <w:marTop w:val="0"/>
          <w:marBottom w:val="0"/>
          <w:divBdr>
            <w:top w:val="none" w:sz="0" w:space="0" w:color="auto"/>
            <w:left w:val="none" w:sz="0" w:space="0" w:color="auto"/>
            <w:bottom w:val="none" w:sz="0" w:space="0" w:color="auto"/>
            <w:right w:val="none" w:sz="0" w:space="0" w:color="auto"/>
          </w:divBdr>
        </w:div>
        <w:div w:id="425855478">
          <w:marLeft w:val="640"/>
          <w:marRight w:val="0"/>
          <w:marTop w:val="0"/>
          <w:marBottom w:val="0"/>
          <w:divBdr>
            <w:top w:val="none" w:sz="0" w:space="0" w:color="auto"/>
            <w:left w:val="none" w:sz="0" w:space="0" w:color="auto"/>
            <w:bottom w:val="none" w:sz="0" w:space="0" w:color="auto"/>
            <w:right w:val="none" w:sz="0" w:space="0" w:color="auto"/>
          </w:divBdr>
        </w:div>
        <w:div w:id="1041394117">
          <w:marLeft w:val="640"/>
          <w:marRight w:val="0"/>
          <w:marTop w:val="0"/>
          <w:marBottom w:val="0"/>
          <w:divBdr>
            <w:top w:val="none" w:sz="0" w:space="0" w:color="auto"/>
            <w:left w:val="none" w:sz="0" w:space="0" w:color="auto"/>
            <w:bottom w:val="none" w:sz="0" w:space="0" w:color="auto"/>
            <w:right w:val="none" w:sz="0" w:space="0" w:color="auto"/>
          </w:divBdr>
        </w:div>
        <w:div w:id="1328050754">
          <w:marLeft w:val="640"/>
          <w:marRight w:val="0"/>
          <w:marTop w:val="0"/>
          <w:marBottom w:val="0"/>
          <w:divBdr>
            <w:top w:val="none" w:sz="0" w:space="0" w:color="auto"/>
            <w:left w:val="none" w:sz="0" w:space="0" w:color="auto"/>
            <w:bottom w:val="none" w:sz="0" w:space="0" w:color="auto"/>
            <w:right w:val="none" w:sz="0" w:space="0" w:color="auto"/>
          </w:divBdr>
        </w:div>
        <w:div w:id="40718548">
          <w:marLeft w:val="640"/>
          <w:marRight w:val="0"/>
          <w:marTop w:val="0"/>
          <w:marBottom w:val="0"/>
          <w:divBdr>
            <w:top w:val="none" w:sz="0" w:space="0" w:color="auto"/>
            <w:left w:val="none" w:sz="0" w:space="0" w:color="auto"/>
            <w:bottom w:val="none" w:sz="0" w:space="0" w:color="auto"/>
            <w:right w:val="none" w:sz="0" w:space="0" w:color="auto"/>
          </w:divBdr>
        </w:div>
        <w:div w:id="1782649870">
          <w:marLeft w:val="640"/>
          <w:marRight w:val="0"/>
          <w:marTop w:val="0"/>
          <w:marBottom w:val="0"/>
          <w:divBdr>
            <w:top w:val="none" w:sz="0" w:space="0" w:color="auto"/>
            <w:left w:val="none" w:sz="0" w:space="0" w:color="auto"/>
            <w:bottom w:val="none" w:sz="0" w:space="0" w:color="auto"/>
            <w:right w:val="none" w:sz="0" w:space="0" w:color="auto"/>
          </w:divBdr>
        </w:div>
        <w:div w:id="1710952163">
          <w:marLeft w:val="640"/>
          <w:marRight w:val="0"/>
          <w:marTop w:val="0"/>
          <w:marBottom w:val="0"/>
          <w:divBdr>
            <w:top w:val="none" w:sz="0" w:space="0" w:color="auto"/>
            <w:left w:val="none" w:sz="0" w:space="0" w:color="auto"/>
            <w:bottom w:val="none" w:sz="0" w:space="0" w:color="auto"/>
            <w:right w:val="none" w:sz="0" w:space="0" w:color="auto"/>
          </w:divBdr>
        </w:div>
        <w:div w:id="476413156">
          <w:marLeft w:val="640"/>
          <w:marRight w:val="0"/>
          <w:marTop w:val="0"/>
          <w:marBottom w:val="0"/>
          <w:divBdr>
            <w:top w:val="none" w:sz="0" w:space="0" w:color="auto"/>
            <w:left w:val="none" w:sz="0" w:space="0" w:color="auto"/>
            <w:bottom w:val="none" w:sz="0" w:space="0" w:color="auto"/>
            <w:right w:val="none" w:sz="0" w:space="0" w:color="auto"/>
          </w:divBdr>
        </w:div>
        <w:div w:id="1616405725">
          <w:marLeft w:val="640"/>
          <w:marRight w:val="0"/>
          <w:marTop w:val="0"/>
          <w:marBottom w:val="0"/>
          <w:divBdr>
            <w:top w:val="none" w:sz="0" w:space="0" w:color="auto"/>
            <w:left w:val="none" w:sz="0" w:space="0" w:color="auto"/>
            <w:bottom w:val="none" w:sz="0" w:space="0" w:color="auto"/>
            <w:right w:val="none" w:sz="0" w:space="0" w:color="auto"/>
          </w:divBdr>
        </w:div>
        <w:div w:id="320279471">
          <w:marLeft w:val="640"/>
          <w:marRight w:val="0"/>
          <w:marTop w:val="0"/>
          <w:marBottom w:val="0"/>
          <w:divBdr>
            <w:top w:val="none" w:sz="0" w:space="0" w:color="auto"/>
            <w:left w:val="none" w:sz="0" w:space="0" w:color="auto"/>
            <w:bottom w:val="none" w:sz="0" w:space="0" w:color="auto"/>
            <w:right w:val="none" w:sz="0" w:space="0" w:color="auto"/>
          </w:divBdr>
        </w:div>
      </w:divsChild>
    </w:div>
    <w:div w:id="643050809">
      <w:bodyDiv w:val="1"/>
      <w:marLeft w:val="0"/>
      <w:marRight w:val="0"/>
      <w:marTop w:val="0"/>
      <w:marBottom w:val="0"/>
      <w:divBdr>
        <w:top w:val="none" w:sz="0" w:space="0" w:color="auto"/>
        <w:left w:val="none" w:sz="0" w:space="0" w:color="auto"/>
        <w:bottom w:val="none" w:sz="0" w:space="0" w:color="auto"/>
        <w:right w:val="none" w:sz="0" w:space="0" w:color="auto"/>
      </w:divBdr>
    </w:div>
    <w:div w:id="646403029">
      <w:bodyDiv w:val="1"/>
      <w:marLeft w:val="0"/>
      <w:marRight w:val="0"/>
      <w:marTop w:val="0"/>
      <w:marBottom w:val="0"/>
      <w:divBdr>
        <w:top w:val="none" w:sz="0" w:space="0" w:color="auto"/>
        <w:left w:val="none" w:sz="0" w:space="0" w:color="auto"/>
        <w:bottom w:val="none" w:sz="0" w:space="0" w:color="auto"/>
        <w:right w:val="none" w:sz="0" w:space="0" w:color="auto"/>
      </w:divBdr>
    </w:div>
    <w:div w:id="651838798">
      <w:bodyDiv w:val="1"/>
      <w:marLeft w:val="0"/>
      <w:marRight w:val="0"/>
      <w:marTop w:val="0"/>
      <w:marBottom w:val="0"/>
      <w:divBdr>
        <w:top w:val="none" w:sz="0" w:space="0" w:color="auto"/>
        <w:left w:val="none" w:sz="0" w:space="0" w:color="auto"/>
        <w:bottom w:val="none" w:sz="0" w:space="0" w:color="auto"/>
        <w:right w:val="none" w:sz="0" w:space="0" w:color="auto"/>
      </w:divBdr>
      <w:divsChild>
        <w:div w:id="550727773">
          <w:marLeft w:val="480"/>
          <w:marRight w:val="0"/>
          <w:marTop w:val="0"/>
          <w:marBottom w:val="0"/>
          <w:divBdr>
            <w:top w:val="none" w:sz="0" w:space="0" w:color="auto"/>
            <w:left w:val="none" w:sz="0" w:space="0" w:color="auto"/>
            <w:bottom w:val="none" w:sz="0" w:space="0" w:color="auto"/>
            <w:right w:val="none" w:sz="0" w:space="0" w:color="auto"/>
          </w:divBdr>
        </w:div>
        <w:div w:id="1131362780">
          <w:marLeft w:val="480"/>
          <w:marRight w:val="0"/>
          <w:marTop w:val="0"/>
          <w:marBottom w:val="0"/>
          <w:divBdr>
            <w:top w:val="none" w:sz="0" w:space="0" w:color="auto"/>
            <w:left w:val="none" w:sz="0" w:space="0" w:color="auto"/>
            <w:bottom w:val="none" w:sz="0" w:space="0" w:color="auto"/>
            <w:right w:val="none" w:sz="0" w:space="0" w:color="auto"/>
          </w:divBdr>
        </w:div>
        <w:div w:id="1133910274">
          <w:marLeft w:val="480"/>
          <w:marRight w:val="0"/>
          <w:marTop w:val="0"/>
          <w:marBottom w:val="0"/>
          <w:divBdr>
            <w:top w:val="none" w:sz="0" w:space="0" w:color="auto"/>
            <w:left w:val="none" w:sz="0" w:space="0" w:color="auto"/>
            <w:bottom w:val="none" w:sz="0" w:space="0" w:color="auto"/>
            <w:right w:val="none" w:sz="0" w:space="0" w:color="auto"/>
          </w:divBdr>
        </w:div>
        <w:div w:id="1790971815">
          <w:marLeft w:val="480"/>
          <w:marRight w:val="0"/>
          <w:marTop w:val="0"/>
          <w:marBottom w:val="0"/>
          <w:divBdr>
            <w:top w:val="none" w:sz="0" w:space="0" w:color="auto"/>
            <w:left w:val="none" w:sz="0" w:space="0" w:color="auto"/>
            <w:bottom w:val="none" w:sz="0" w:space="0" w:color="auto"/>
            <w:right w:val="none" w:sz="0" w:space="0" w:color="auto"/>
          </w:divBdr>
        </w:div>
        <w:div w:id="2133591097">
          <w:marLeft w:val="480"/>
          <w:marRight w:val="0"/>
          <w:marTop w:val="0"/>
          <w:marBottom w:val="0"/>
          <w:divBdr>
            <w:top w:val="none" w:sz="0" w:space="0" w:color="auto"/>
            <w:left w:val="none" w:sz="0" w:space="0" w:color="auto"/>
            <w:bottom w:val="none" w:sz="0" w:space="0" w:color="auto"/>
            <w:right w:val="none" w:sz="0" w:space="0" w:color="auto"/>
          </w:divBdr>
        </w:div>
        <w:div w:id="2096969445">
          <w:marLeft w:val="480"/>
          <w:marRight w:val="0"/>
          <w:marTop w:val="0"/>
          <w:marBottom w:val="0"/>
          <w:divBdr>
            <w:top w:val="none" w:sz="0" w:space="0" w:color="auto"/>
            <w:left w:val="none" w:sz="0" w:space="0" w:color="auto"/>
            <w:bottom w:val="none" w:sz="0" w:space="0" w:color="auto"/>
            <w:right w:val="none" w:sz="0" w:space="0" w:color="auto"/>
          </w:divBdr>
        </w:div>
        <w:div w:id="2069378108">
          <w:marLeft w:val="480"/>
          <w:marRight w:val="0"/>
          <w:marTop w:val="0"/>
          <w:marBottom w:val="0"/>
          <w:divBdr>
            <w:top w:val="none" w:sz="0" w:space="0" w:color="auto"/>
            <w:left w:val="none" w:sz="0" w:space="0" w:color="auto"/>
            <w:bottom w:val="none" w:sz="0" w:space="0" w:color="auto"/>
            <w:right w:val="none" w:sz="0" w:space="0" w:color="auto"/>
          </w:divBdr>
        </w:div>
        <w:div w:id="1734114659">
          <w:marLeft w:val="480"/>
          <w:marRight w:val="0"/>
          <w:marTop w:val="0"/>
          <w:marBottom w:val="0"/>
          <w:divBdr>
            <w:top w:val="none" w:sz="0" w:space="0" w:color="auto"/>
            <w:left w:val="none" w:sz="0" w:space="0" w:color="auto"/>
            <w:bottom w:val="none" w:sz="0" w:space="0" w:color="auto"/>
            <w:right w:val="none" w:sz="0" w:space="0" w:color="auto"/>
          </w:divBdr>
        </w:div>
        <w:div w:id="1669363875">
          <w:marLeft w:val="480"/>
          <w:marRight w:val="0"/>
          <w:marTop w:val="0"/>
          <w:marBottom w:val="0"/>
          <w:divBdr>
            <w:top w:val="none" w:sz="0" w:space="0" w:color="auto"/>
            <w:left w:val="none" w:sz="0" w:space="0" w:color="auto"/>
            <w:bottom w:val="none" w:sz="0" w:space="0" w:color="auto"/>
            <w:right w:val="none" w:sz="0" w:space="0" w:color="auto"/>
          </w:divBdr>
        </w:div>
        <w:div w:id="620574724">
          <w:marLeft w:val="480"/>
          <w:marRight w:val="0"/>
          <w:marTop w:val="0"/>
          <w:marBottom w:val="0"/>
          <w:divBdr>
            <w:top w:val="none" w:sz="0" w:space="0" w:color="auto"/>
            <w:left w:val="none" w:sz="0" w:space="0" w:color="auto"/>
            <w:bottom w:val="none" w:sz="0" w:space="0" w:color="auto"/>
            <w:right w:val="none" w:sz="0" w:space="0" w:color="auto"/>
          </w:divBdr>
        </w:div>
        <w:div w:id="442960110">
          <w:marLeft w:val="480"/>
          <w:marRight w:val="0"/>
          <w:marTop w:val="0"/>
          <w:marBottom w:val="0"/>
          <w:divBdr>
            <w:top w:val="none" w:sz="0" w:space="0" w:color="auto"/>
            <w:left w:val="none" w:sz="0" w:space="0" w:color="auto"/>
            <w:bottom w:val="none" w:sz="0" w:space="0" w:color="auto"/>
            <w:right w:val="none" w:sz="0" w:space="0" w:color="auto"/>
          </w:divBdr>
        </w:div>
        <w:div w:id="497044067">
          <w:marLeft w:val="480"/>
          <w:marRight w:val="0"/>
          <w:marTop w:val="0"/>
          <w:marBottom w:val="0"/>
          <w:divBdr>
            <w:top w:val="none" w:sz="0" w:space="0" w:color="auto"/>
            <w:left w:val="none" w:sz="0" w:space="0" w:color="auto"/>
            <w:bottom w:val="none" w:sz="0" w:space="0" w:color="auto"/>
            <w:right w:val="none" w:sz="0" w:space="0" w:color="auto"/>
          </w:divBdr>
        </w:div>
        <w:div w:id="1149323362">
          <w:marLeft w:val="480"/>
          <w:marRight w:val="0"/>
          <w:marTop w:val="0"/>
          <w:marBottom w:val="0"/>
          <w:divBdr>
            <w:top w:val="none" w:sz="0" w:space="0" w:color="auto"/>
            <w:left w:val="none" w:sz="0" w:space="0" w:color="auto"/>
            <w:bottom w:val="none" w:sz="0" w:space="0" w:color="auto"/>
            <w:right w:val="none" w:sz="0" w:space="0" w:color="auto"/>
          </w:divBdr>
        </w:div>
        <w:div w:id="2032684786">
          <w:marLeft w:val="480"/>
          <w:marRight w:val="0"/>
          <w:marTop w:val="0"/>
          <w:marBottom w:val="0"/>
          <w:divBdr>
            <w:top w:val="none" w:sz="0" w:space="0" w:color="auto"/>
            <w:left w:val="none" w:sz="0" w:space="0" w:color="auto"/>
            <w:bottom w:val="none" w:sz="0" w:space="0" w:color="auto"/>
            <w:right w:val="none" w:sz="0" w:space="0" w:color="auto"/>
          </w:divBdr>
        </w:div>
        <w:div w:id="766268932">
          <w:marLeft w:val="480"/>
          <w:marRight w:val="0"/>
          <w:marTop w:val="0"/>
          <w:marBottom w:val="0"/>
          <w:divBdr>
            <w:top w:val="none" w:sz="0" w:space="0" w:color="auto"/>
            <w:left w:val="none" w:sz="0" w:space="0" w:color="auto"/>
            <w:bottom w:val="none" w:sz="0" w:space="0" w:color="auto"/>
            <w:right w:val="none" w:sz="0" w:space="0" w:color="auto"/>
          </w:divBdr>
        </w:div>
        <w:div w:id="2120298586">
          <w:marLeft w:val="480"/>
          <w:marRight w:val="0"/>
          <w:marTop w:val="0"/>
          <w:marBottom w:val="0"/>
          <w:divBdr>
            <w:top w:val="none" w:sz="0" w:space="0" w:color="auto"/>
            <w:left w:val="none" w:sz="0" w:space="0" w:color="auto"/>
            <w:bottom w:val="none" w:sz="0" w:space="0" w:color="auto"/>
            <w:right w:val="none" w:sz="0" w:space="0" w:color="auto"/>
          </w:divBdr>
        </w:div>
        <w:div w:id="2074620846">
          <w:marLeft w:val="480"/>
          <w:marRight w:val="0"/>
          <w:marTop w:val="0"/>
          <w:marBottom w:val="0"/>
          <w:divBdr>
            <w:top w:val="none" w:sz="0" w:space="0" w:color="auto"/>
            <w:left w:val="none" w:sz="0" w:space="0" w:color="auto"/>
            <w:bottom w:val="none" w:sz="0" w:space="0" w:color="auto"/>
            <w:right w:val="none" w:sz="0" w:space="0" w:color="auto"/>
          </w:divBdr>
        </w:div>
        <w:div w:id="791903879">
          <w:marLeft w:val="480"/>
          <w:marRight w:val="0"/>
          <w:marTop w:val="0"/>
          <w:marBottom w:val="0"/>
          <w:divBdr>
            <w:top w:val="none" w:sz="0" w:space="0" w:color="auto"/>
            <w:left w:val="none" w:sz="0" w:space="0" w:color="auto"/>
            <w:bottom w:val="none" w:sz="0" w:space="0" w:color="auto"/>
            <w:right w:val="none" w:sz="0" w:space="0" w:color="auto"/>
          </w:divBdr>
        </w:div>
        <w:div w:id="1037778359">
          <w:marLeft w:val="480"/>
          <w:marRight w:val="0"/>
          <w:marTop w:val="0"/>
          <w:marBottom w:val="0"/>
          <w:divBdr>
            <w:top w:val="none" w:sz="0" w:space="0" w:color="auto"/>
            <w:left w:val="none" w:sz="0" w:space="0" w:color="auto"/>
            <w:bottom w:val="none" w:sz="0" w:space="0" w:color="auto"/>
            <w:right w:val="none" w:sz="0" w:space="0" w:color="auto"/>
          </w:divBdr>
        </w:div>
        <w:div w:id="995186443">
          <w:marLeft w:val="480"/>
          <w:marRight w:val="0"/>
          <w:marTop w:val="0"/>
          <w:marBottom w:val="0"/>
          <w:divBdr>
            <w:top w:val="none" w:sz="0" w:space="0" w:color="auto"/>
            <w:left w:val="none" w:sz="0" w:space="0" w:color="auto"/>
            <w:bottom w:val="none" w:sz="0" w:space="0" w:color="auto"/>
            <w:right w:val="none" w:sz="0" w:space="0" w:color="auto"/>
          </w:divBdr>
        </w:div>
        <w:div w:id="1959068986">
          <w:marLeft w:val="480"/>
          <w:marRight w:val="0"/>
          <w:marTop w:val="0"/>
          <w:marBottom w:val="0"/>
          <w:divBdr>
            <w:top w:val="none" w:sz="0" w:space="0" w:color="auto"/>
            <w:left w:val="none" w:sz="0" w:space="0" w:color="auto"/>
            <w:bottom w:val="none" w:sz="0" w:space="0" w:color="auto"/>
            <w:right w:val="none" w:sz="0" w:space="0" w:color="auto"/>
          </w:divBdr>
        </w:div>
        <w:div w:id="492841225">
          <w:marLeft w:val="480"/>
          <w:marRight w:val="0"/>
          <w:marTop w:val="0"/>
          <w:marBottom w:val="0"/>
          <w:divBdr>
            <w:top w:val="none" w:sz="0" w:space="0" w:color="auto"/>
            <w:left w:val="none" w:sz="0" w:space="0" w:color="auto"/>
            <w:bottom w:val="none" w:sz="0" w:space="0" w:color="auto"/>
            <w:right w:val="none" w:sz="0" w:space="0" w:color="auto"/>
          </w:divBdr>
        </w:div>
        <w:div w:id="1265920771">
          <w:marLeft w:val="480"/>
          <w:marRight w:val="0"/>
          <w:marTop w:val="0"/>
          <w:marBottom w:val="0"/>
          <w:divBdr>
            <w:top w:val="none" w:sz="0" w:space="0" w:color="auto"/>
            <w:left w:val="none" w:sz="0" w:space="0" w:color="auto"/>
            <w:bottom w:val="none" w:sz="0" w:space="0" w:color="auto"/>
            <w:right w:val="none" w:sz="0" w:space="0" w:color="auto"/>
          </w:divBdr>
        </w:div>
        <w:div w:id="2017460796">
          <w:marLeft w:val="480"/>
          <w:marRight w:val="0"/>
          <w:marTop w:val="0"/>
          <w:marBottom w:val="0"/>
          <w:divBdr>
            <w:top w:val="none" w:sz="0" w:space="0" w:color="auto"/>
            <w:left w:val="none" w:sz="0" w:space="0" w:color="auto"/>
            <w:bottom w:val="none" w:sz="0" w:space="0" w:color="auto"/>
            <w:right w:val="none" w:sz="0" w:space="0" w:color="auto"/>
          </w:divBdr>
        </w:div>
        <w:div w:id="1142776086">
          <w:marLeft w:val="480"/>
          <w:marRight w:val="0"/>
          <w:marTop w:val="0"/>
          <w:marBottom w:val="0"/>
          <w:divBdr>
            <w:top w:val="none" w:sz="0" w:space="0" w:color="auto"/>
            <w:left w:val="none" w:sz="0" w:space="0" w:color="auto"/>
            <w:bottom w:val="none" w:sz="0" w:space="0" w:color="auto"/>
            <w:right w:val="none" w:sz="0" w:space="0" w:color="auto"/>
          </w:divBdr>
        </w:div>
        <w:div w:id="1074620247">
          <w:marLeft w:val="480"/>
          <w:marRight w:val="0"/>
          <w:marTop w:val="0"/>
          <w:marBottom w:val="0"/>
          <w:divBdr>
            <w:top w:val="none" w:sz="0" w:space="0" w:color="auto"/>
            <w:left w:val="none" w:sz="0" w:space="0" w:color="auto"/>
            <w:bottom w:val="none" w:sz="0" w:space="0" w:color="auto"/>
            <w:right w:val="none" w:sz="0" w:space="0" w:color="auto"/>
          </w:divBdr>
        </w:div>
        <w:div w:id="713888249">
          <w:marLeft w:val="480"/>
          <w:marRight w:val="0"/>
          <w:marTop w:val="0"/>
          <w:marBottom w:val="0"/>
          <w:divBdr>
            <w:top w:val="none" w:sz="0" w:space="0" w:color="auto"/>
            <w:left w:val="none" w:sz="0" w:space="0" w:color="auto"/>
            <w:bottom w:val="none" w:sz="0" w:space="0" w:color="auto"/>
            <w:right w:val="none" w:sz="0" w:space="0" w:color="auto"/>
          </w:divBdr>
        </w:div>
        <w:div w:id="169103895">
          <w:marLeft w:val="480"/>
          <w:marRight w:val="0"/>
          <w:marTop w:val="0"/>
          <w:marBottom w:val="0"/>
          <w:divBdr>
            <w:top w:val="none" w:sz="0" w:space="0" w:color="auto"/>
            <w:left w:val="none" w:sz="0" w:space="0" w:color="auto"/>
            <w:bottom w:val="none" w:sz="0" w:space="0" w:color="auto"/>
            <w:right w:val="none" w:sz="0" w:space="0" w:color="auto"/>
          </w:divBdr>
        </w:div>
        <w:div w:id="1842813052">
          <w:marLeft w:val="480"/>
          <w:marRight w:val="0"/>
          <w:marTop w:val="0"/>
          <w:marBottom w:val="0"/>
          <w:divBdr>
            <w:top w:val="none" w:sz="0" w:space="0" w:color="auto"/>
            <w:left w:val="none" w:sz="0" w:space="0" w:color="auto"/>
            <w:bottom w:val="none" w:sz="0" w:space="0" w:color="auto"/>
            <w:right w:val="none" w:sz="0" w:space="0" w:color="auto"/>
          </w:divBdr>
        </w:div>
        <w:div w:id="1812290948">
          <w:marLeft w:val="480"/>
          <w:marRight w:val="0"/>
          <w:marTop w:val="0"/>
          <w:marBottom w:val="0"/>
          <w:divBdr>
            <w:top w:val="none" w:sz="0" w:space="0" w:color="auto"/>
            <w:left w:val="none" w:sz="0" w:space="0" w:color="auto"/>
            <w:bottom w:val="none" w:sz="0" w:space="0" w:color="auto"/>
            <w:right w:val="none" w:sz="0" w:space="0" w:color="auto"/>
          </w:divBdr>
        </w:div>
        <w:div w:id="760764138">
          <w:marLeft w:val="480"/>
          <w:marRight w:val="0"/>
          <w:marTop w:val="0"/>
          <w:marBottom w:val="0"/>
          <w:divBdr>
            <w:top w:val="none" w:sz="0" w:space="0" w:color="auto"/>
            <w:left w:val="none" w:sz="0" w:space="0" w:color="auto"/>
            <w:bottom w:val="none" w:sz="0" w:space="0" w:color="auto"/>
            <w:right w:val="none" w:sz="0" w:space="0" w:color="auto"/>
          </w:divBdr>
        </w:div>
        <w:div w:id="1976643531">
          <w:marLeft w:val="480"/>
          <w:marRight w:val="0"/>
          <w:marTop w:val="0"/>
          <w:marBottom w:val="0"/>
          <w:divBdr>
            <w:top w:val="none" w:sz="0" w:space="0" w:color="auto"/>
            <w:left w:val="none" w:sz="0" w:space="0" w:color="auto"/>
            <w:bottom w:val="none" w:sz="0" w:space="0" w:color="auto"/>
            <w:right w:val="none" w:sz="0" w:space="0" w:color="auto"/>
          </w:divBdr>
        </w:div>
        <w:div w:id="533076542">
          <w:marLeft w:val="480"/>
          <w:marRight w:val="0"/>
          <w:marTop w:val="0"/>
          <w:marBottom w:val="0"/>
          <w:divBdr>
            <w:top w:val="none" w:sz="0" w:space="0" w:color="auto"/>
            <w:left w:val="none" w:sz="0" w:space="0" w:color="auto"/>
            <w:bottom w:val="none" w:sz="0" w:space="0" w:color="auto"/>
            <w:right w:val="none" w:sz="0" w:space="0" w:color="auto"/>
          </w:divBdr>
        </w:div>
        <w:div w:id="1217203786">
          <w:marLeft w:val="480"/>
          <w:marRight w:val="0"/>
          <w:marTop w:val="0"/>
          <w:marBottom w:val="0"/>
          <w:divBdr>
            <w:top w:val="none" w:sz="0" w:space="0" w:color="auto"/>
            <w:left w:val="none" w:sz="0" w:space="0" w:color="auto"/>
            <w:bottom w:val="none" w:sz="0" w:space="0" w:color="auto"/>
            <w:right w:val="none" w:sz="0" w:space="0" w:color="auto"/>
          </w:divBdr>
        </w:div>
        <w:div w:id="660162670">
          <w:marLeft w:val="480"/>
          <w:marRight w:val="0"/>
          <w:marTop w:val="0"/>
          <w:marBottom w:val="0"/>
          <w:divBdr>
            <w:top w:val="none" w:sz="0" w:space="0" w:color="auto"/>
            <w:left w:val="none" w:sz="0" w:space="0" w:color="auto"/>
            <w:bottom w:val="none" w:sz="0" w:space="0" w:color="auto"/>
            <w:right w:val="none" w:sz="0" w:space="0" w:color="auto"/>
          </w:divBdr>
        </w:div>
        <w:div w:id="982543392">
          <w:marLeft w:val="480"/>
          <w:marRight w:val="0"/>
          <w:marTop w:val="0"/>
          <w:marBottom w:val="0"/>
          <w:divBdr>
            <w:top w:val="none" w:sz="0" w:space="0" w:color="auto"/>
            <w:left w:val="none" w:sz="0" w:space="0" w:color="auto"/>
            <w:bottom w:val="none" w:sz="0" w:space="0" w:color="auto"/>
            <w:right w:val="none" w:sz="0" w:space="0" w:color="auto"/>
          </w:divBdr>
        </w:div>
        <w:div w:id="805468918">
          <w:marLeft w:val="480"/>
          <w:marRight w:val="0"/>
          <w:marTop w:val="0"/>
          <w:marBottom w:val="0"/>
          <w:divBdr>
            <w:top w:val="none" w:sz="0" w:space="0" w:color="auto"/>
            <w:left w:val="none" w:sz="0" w:space="0" w:color="auto"/>
            <w:bottom w:val="none" w:sz="0" w:space="0" w:color="auto"/>
            <w:right w:val="none" w:sz="0" w:space="0" w:color="auto"/>
          </w:divBdr>
        </w:div>
        <w:div w:id="1704209828">
          <w:marLeft w:val="480"/>
          <w:marRight w:val="0"/>
          <w:marTop w:val="0"/>
          <w:marBottom w:val="0"/>
          <w:divBdr>
            <w:top w:val="none" w:sz="0" w:space="0" w:color="auto"/>
            <w:left w:val="none" w:sz="0" w:space="0" w:color="auto"/>
            <w:bottom w:val="none" w:sz="0" w:space="0" w:color="auto"/>
            <w:right w:val="none" w:sz="0" w:space="0" w:color="auto"/>
          </w:divBdr>
        </w:div>
        <w:div w:id="167521359">
          <w:marLeft w:val="480"/>
          <w:marRight w:val="0"/>
          <w:marTop w:val="0"/>
          <w:marBottom w:val="0"/>
          <w:divBdr>
            <w:top w:val="none" w:sz="0" w:space="0" w:color="auto"/>
            <w:left w:val="none" w:sz="0" w:space="0" w:color="auto"/>
            <w:bottom w:val="none" w:sz="0" w:space="0" w:color="auto"/>
            <w:right w:val="none" w:sz="0" w:space="0" w:color="auto"/>
          </w:divBdr>
        </w:div>
        <w:div w:id="1565027556">
          <w:marLeft w:val="480"/>
          <w:marRight w:val="0"/>
          <w:marTop w:val="0"/>
          <w:marBottom w:val="0"/>
          <w:divBdr>
            <w:top w:val="none" w:sz="0" w:space="0" w:color="auto"/>
            <w:left w:val="none" w:sz="0" w:space="0" w:color="auto"/>
            <w:bottom w:val="none" w:sz="0" w:space="0" w:color="auto"/>
            <w:right w:val="none" w:sz="0" w:space="0" w:color="auto"/>
          </w:divBdr>
        </w:div>
        <w:div w:id="330065382">
          <w:marLeft w:val="480"/>
          <w:marRight w:val="0"/>
          <w:marTop w:val="0"/>
          <w:marBottom w:val="0"/>
          <w:divBdr>
            <w:top w:val="none" w:sz="0" w:space="0" w:color="auto"/>
            <w:left w:val="none" w:sz="0" w:space="0" w:color="auto"/>
            <w:bottom w:val="none" w:sz="0" w:space="0" w:color="auto"/>
            <w:right w:val="none" w:sz="0" w:space="0" w:color="auto"/>
          </w:divBdr>
        </w:div>
        <w:div w:id="1139804054">
          <w:marLeft w:val="480"/>
          <w:marRight w:val="0"/>
          <w:marTop w:val="0"/>
          <w:marBottom w:val="0"/>
          <w:divBdr>
            <w:top w:val="none" w:sz="0" w:space="0" w:color="auto"/>
            <w:left w:val="none" w:sz="0" w:space="0" w:color="auto"/>
            <w:bottom w:val="none" w:sz="0" w:space="0" w:color="auto"/>
            <w:right w:val="none" w:sz="0" w:space="0" w:color="auto"/>
          </w:divBdr>
        </w:div>
        <w:div w:id="329060419">
          <w:marLeft w:val="480"/>
          <w:marRight w:val="0"/>
          <w:marTop w:val="0"/>
          <w:marBottom w:val="0"/>
          <w:divBdr>
            <w:top w:val="none" w:sz="0" w:space="0" w:color="auto"/>
            <w:left w:val="none" w:sz="0" w:space="0" w:color="auto"/>
            <w:bottom w:val="none" w:sz="0" w:space="0" w:color="auto"/>
            <w:right w:val="none" w:sz="0" w:space="0" w:color="auto"/>
          </w:divBdr>
        </w:div>
        <w:div w:id="1460761856">
          <w:marLeft w:val="480"/>
          <w:marRight w:val="0"/>
          <w:marTop w:val="0"/>
          <w:marBottom w:val="0"/>
          <w:divBdr>
            <w:top w:val="none" w:sz="0" w:space="0" w:color="auto"/>
            <w:left w:val="none" w:sz="0" w:space="0" w:color="auto"/>
            <w:bottom w:val="none" w:sz="0" w:space="0" w:color="auto"/>
            <w:right w:val="none" w:sz="0" w:space="0" w:color="auto"/>
          </w:divBdr>
        </w:div>
        <w:div w:id="1020862871">
          <w:marLeft w:val="480"/>
          <w:marRight w:val="0"/>
          <w:marTop w:val="0"/>
          <w:marBottom w:val="0"/>
          <w:divBdr>
            <w:top w:val="none" w:sz="0" w:space="0" w:color="auto"/>
            <w:left w:val="none" w:sz="0" w:space="0" w:color="auto"/>
            <w:bottom w:val="none" w:sz="0" w:space="0" w:color="auto"/>
            <w:right w:val="none" w:sz="0" w:space="0" w:color="auto"/>
          </w:divBdr>
        </w:div>
        <w:div w:id="1028606202">
          <w:marLeft w:val="480"/>
          <w:marRight w:val="0"/>
          <w:marTop w:val="0"/>
          <w:marBottom w:val="0"/>
          <w:divBdr>
            <w:top w:val="none" w:sz="0" w:space="0" w:color="auto"/>
            <w:left w:val="none" w:sz="0" w:space="0" w:color="auto"/>
            <w:bottom w:val="none" w:sz="0" w:space="0" w:color="auto"/>
            <w:right w:val="none" w:sz="0" w:space="0" w:color="auto"/>
          </w:divBdr>
        </w:div>
        <w:div w:id="1267805493">
          <w:marLeft w:val="480"/>
          <w:marRight w:val="0"/>
          <w:marTop w:val="0"/>
          <w:marBottom w:val="0"/>
          <w:divBdr>
            <w:top w:val="none" w:sz="0" w:space="0" w:color="auto"/>
            <w:left w:val="none" w:sz="0" w:space="0" w:color="auto"/>
            <w:bottom w:val="none" w:sz="0" w:space="0" w:color="auto"/>
            <w:right w:val="none" w:sz="0" w:space="0" w:color="auto"/>
          </w:divBdr>
        </w:div>
        <w:div w:id="1459957047">
          <w:marLeft w:val="480"/>
          <w:marRight w:val="0"/>
          <w:marTop w:val="0"/>
          <w:marBottom w:val="0"/>
          <w:divBdr>
            <w:top w:val="none" w:sz="0" w:space="0" w:color="auto"/>
            <w:left w:val="none" w:sz="0" w:space="0" w:color="auto"/>
            <w:bottom w:val="none" w:sz="0" w:space="0" w:color="auto"/>
            <w:right w:val="none" w:sz="0" w:space="0" w:color="auto"/>
          </w:divBdr>
        </w:div>
        <w:div w:id="654384038">
          <w:marLeft w:val="480"/>
          <w:marRight w:val="0"/>
          <w:marTop w:val="0"/>
          <w:marBottom w:val="0"/>
          <w:divBdr>
            <w:top w:val="none" w:sz="0" w:space="0" w:color="auto"/>
            <w:left w:val="none" w:sz="0" w:space="0" w:color="auto"/>
            <w:bottom w:val="none" w:sz="0" w:space="0" w:color="auto"/>
            <w:right w:val="none" w:sz="0" w:space="0" w:color="auto"/>
          </w:divBdr>
        </w:div>
        <w:div w:id="827593186">
          <w:marLeft w:val="480"/>
          <w:marRight w:val="0"/>
          <w:marTop w:val="0"/>
          <w:marBottom w:val="0"/>
          <w:divBdr>
            <w:top w:val="none" w:sz="0" w:space="0" w:color="auto"/>
            <w:left w:val="none" w:sz="0" w:space="0" w:color="auto"/>
            <w:bottom w:val="none" w:sz="0" w:space="0" w:color="auto"/>
            <w:right w:val="none" w:sz="0" w:space="0" w:color="auto"/>
          </w:divBdr>
        </w:div>
        <w:div w:id="202988554">
          <w:marLeft w:val="480"/>
          <w:marRight w:val="0"/>
          <w:marTop w:val="0"/>
          <w:marBottom w:val="0"/>
          <w:divBdr>
            <w:top w:val="none" w:sz="0" w:space="0" w:color="auto"/>
            <w:left w:val="none" w:sz="0" w:space="0" w:color="auto"/>
            <w:bottom w:val="none" w:sz="0" w:space="0" w:color="auto"/>
            <w:right w:val="none" w:sz="0" w:space="0" w:color="auto"/>
          </w:divBdr>
        </w:div>
        <w:div w:id="222328123">
          <w:marLeft w:val="480"/>
          <w:marRight w:val="0"/>
          <w:marTop w:val="0"/>
          <w:marBottom w:val="0"/>
          <w:divBdr>
            <w:top w:val="none" w:sz="0" w:space="0" w:color="auto"/>
            <w:left w:val="none" w:sz="0" w:space="0" w:color="auto"/>
            <w:bottom w:val="none" w:sz="0" w:space="0" w:color="auto"/>
            <w:right w:val="none" w:sz="0" w:space="0" w:color="auto"/>
          </w:divBdr>
        </w:div>
        <w:div w:id="42945241">
          <w:marLeft w:val="480"/>
          <w:marRight w:val="0"/>
          <w:marTop w:val="0"/>
          <w:marBottom w:val="0"/>
          <w:divBdr>
            <w:top w:val="none" w:sz="0" w:space="0" w:color="auto"/>
            <w:left w:val="none" w:sz="0" w:space="0" w:color="auto"/>
            <w:bottom w:val="none" w:sz="0" w:space="0" w:color="auto"/>
            <w:right w:val="none" w:sz="0" w:space="0" w:color="auto"/>
          </w:divBdr>
        </w:div>
        <w:div w:id="43721902">
          <w:marLeft w:val="480"/>
          <w:marRight w:val="0"/>
          <w:marTop w:val="0"/>
          <w:marBottom w:val="0"/>
          <w:divBdr>
            <w:top w:val="none" w:sz="0" w:space="0" w:color="auto"/>
            <w:left w:val="none" w:sz="0" w:space="0" w:color="auto"/>
            <w:bottom w:val="none" w:sz="0" w:space="0" w:color="auto"/>
            <w:right w:val="none" w:sz="0" w:space="0" w:color="auto"/>
          </w:divBdr>
        </w:div>
        <w:div w:id="828133082">
          <w:marLeft w:val="480"/>
          <w:marRight w:val="0"/>
          <w:marTop w:val="0"/>
          <w:marBottom w:val="0"/>
          <w:divBdr>
            <w:top w:val="none" w:sz="0" w:space="0" w:color="auto"/>
            <w:left w:val="none" w:sz="0" w:space="0" w:color="auto"/>
            <w:bottom w:val="none" w:sz="0" w:space="0" w:color="auto"/>
            <w:right w:val="none" w:sz="0" w:space="0" w:color="auto"/>
          </w:divBdr>
        </w:div>
        <w:div w:id="321130459">
          <w:marLeft w:val="480"/>
          <w:marRight w:val="0"/>
          <w:marTop w:val="0"/>
          <w:marBottom w:val="0"/>
          <w:divBdr>
            <w:top w:val="none" w:sz="0" w:space="0" w:color="auto"/>
            <w:left w:val="none" w:sz="0" w:space="0" w:color="auto"/>
            <w:bottom w:val="none" w:sz="0" w:space="0" w:color="auto"/>
            <w:right w:val="none" w:sz="0" w:space="0" w:color="auto"/>
          </w:divBdr>
        </w:div>
        <w:div w:id="1572233880">
          <w:marLeft w:val="480"/>
          <w:marRight w:val="0"/>
          <w:marTop w:val="0"/>
          <w:marBottom w:val="0"/>
          <w:divBdr>
            <w:top w:val="none" w:sz="0" w:space="0" w:color="auto"/>
            <w:left w:val="none" w:sz="0" w:space="0" w:color="auto"/>
            <w:bottom w:val="none" w:sz="0" w:space="0" w:color="auto"/>
            <w:right w:val="none" w:sz="0" w:space="0" w:color="auto"/>
          </w:divBdr>
        </w:div>
        <w:div w:id="280379924">
          <w:marLeft w:val="480"/>
          <w:marRight w:val="0"/>
          <w:marTop w:val="0"/>
          <w:marBottom w:val="0"/>
          <w:divBdr>
            <w:top w:val="none" w:sz="0" w:space="0" w:color="auto"/>
            <w:left w:val="none" w:sz="0" w:space="0" w:color="auto"/>
            <w:bottom w:val="none" w:sz="0" w:space="0" w:color="auto"/>
            <w:right w:val="none" w:sz="0" w:space="0" w:color="auto"/>
          </w:divBdr>
        </w:div>
        <w:div w:id="401030872">
          <w:marLeft w:val="480"/>
          <w:marRight w:val="0"/>
          <w:marTop w:val="0"/>
          <w:marBottom w:val="0"/>
          <w:divBdr>
            <w:top w:val="none" w:sz="0" w:space="0" w:color="auto"/>
            <w:left w:val="none" w:sz="0" w:space="0" w:color="auto"/>
            <w:bottom w:val="none" w:sz="0" w:space="0" w:color="auto"/>
            <w:right w:val="none" w:sz="0" w:space="0" w:color="auto"/>
          </w:divBdr>
        </w:div>
        <w:div w:id="214050308">
          <w:marLeft w:val="480"/>
          <w:marRight w:val="0"/>
          <w:marTop w:val="0"/>
          <w:marBottom w:val="0"/>
          <w:divBdr>
            <w:top w:val="none" w:sz="0" w:space="0" w:color="auto"/>
            <w:left w:val="none" w:sz="0" w:space="0" w:color="auto"/>
            <w:bottom w:val="none" w:sz="0" w:space="0" w:color="auto"/>
            <w:right w:val="none" w:sz="0" w:space="0" w:color="auto"/>
          </w:divBdr>
        </w:div>
        <w:div w:id="2065905949">
          <w:marLeft w:val="480"/>
          <w:marRight w:val="0"/>
          <w:marTop w:val="0"/>
          <w:marBottom w:val="0"/>
          <w:divBdr>
            <w:top w:val="none" w:sz="0" w:space="0" w:color="auto"/>
            <w:left w:val="none" w:sz="0" w:space="0" w:color="auto"/>
            <w:bottom w:val="none" w:sz="0" w:space="0" w:color="auto"/>
            <w:right w:val="none" w:sz="0" w:space="0" w:color="auto"/>
          </w:divBdr>
        </w:div>
        <w:div w:id="867378136">
          <w:marLeft w:val="480"/>
          <w:marRight w:val="0"/>
          <w:marTop w:val="0"/>
          <w:marBottom w:val="0"/>
          <w:divBdr>
            <w:top w:val="none" w:sz="0" w:space="0" w:color="auto"/>
            <w:left w:val="none" w:sz="0" w:space="0" w:color="auto"/>
            <w:bottom w:val="none" w:sz="0" w:space="0" w:color="auto"/>
            <w:right w:val="none" w:sz="0" w:space="0" w:color="auto"/>
          </w:divBdr>
        </w:div>
        <w:div w:id="364915478">
          <w:marLeft w:val="480"/>
          <w:marRight w:val="0"/>
          <w:marTop w:val="0"/>
          <w:marBottom w:val="0"/>
          <w:divBdr>
            <w:top w:val="none" w:sz="0" w:space="0" w:color="auto"/>
            <w:left w:val="none" w:sz="0" w:space="0" w:color="auto"/>
            <w:bottom w:val="none" w:sz="0" w:space="0" w:color="auto"/>
            <w:right w:val="none" w:sz="0" w:space="0" w:color="auto"/>
          </w:divBdr>
        </w:div>
        <w:div w:id="102263065">
          <w:marLeft w:val="480"/>
          <w:marRight w:val="0"/>
          <w:marTop w:val="0"/>
          <w:marBottom w:val="0"/>
          <w:divBdr>
            <w:top w:val="none" w:sz="0" w:space="0" w:color="auto"/>
            <w:left w:val="none" w:sz="0" w:space="0" w:color="auto"/>
            <w:bottom w:val="none" w:sz="0" w:space="0" w:color="auto"/>
            <w:right w:val="none" w:sz="0" w:space="0" w:color="auto"/>
          </w:divBdr>
        </w:div>
        <w:div w:id="368459656">
          <w:marLeft w:val="480"/>
          <w:marRight w:val="0"/>
          <w:marTop w:val="0"/>
          <w:marBottom w:val="0"/>
          <w:divBdr>
            <w:top w:val="none" w:sz="0" w:space="0" w:color="auto"/>
            <w:left w:val="none" w:sz="0" w:space="0" w:color="auto"/>
            <w:bottom w:val="none" w:sz="0" w:space="0" w:color="auto"/>
            <w:right w:val="none" w:sz="0" w:space="0" w:color="auto"/>
          </w:divBdr>
        </w:div>
        <w:div w:id="1396507400">
          <w:marLeft w:val="480"/>
          <w:marRight w:val="0"/>
          <w:marTop w:val="0"/>
          <w:marBottom w:val="0"/>
          <w:divBdr>
            <w:top w:val="none" w:sz="0" w:space="0" w:color="auto"/>
            <w:left w:val="none" w:sz="0" w:space="0" w:color="auto"/>
            <w:bottom w:val="none" w:sz="0" w:space="0" w:color="auto"/>
            <w:right w:val="none" w:sz="0" w:space="0" w:color="auto"/>
          </w:divBdr>
        </w:div>
        <w:div w:id="1358848358">
          <w:marLeft w:val="480"/>
          <w:marRight w:val="0"/>
          <w:marTop w:val="0"/>
          <w:marBottom w:val="0"/>
          <w:divBdr>
            <w:top w:val="none" w:sz="0" w:space="0" w:color="auto"/>
            <w:left w:val="none" w:sz="0" w:space="0" w:color="auto"/>
            <w:bottom w:val="none" w:sz="0" w:space="0" w:color="auto"/>
            <w:right w:val="none" w:sz="0" w:space="0" w:color="auto"/>
          </w:divBdr>
        </w:div>
        <w:div w:id="852651380">
          <w:marLeft w:val="480"/>
          <w:marRight w:val="0"/>
          <w:marTop w:val="0"/>
          <w:marBottom w:val="0"/>
          <w:divBdr>
            <w:top w:val="none" w:sz="0" w:space="0" w:color="auto"/>
            <w:left w:val="none" w:sz="0" w:space="0" w:color="auto"/>
            <w:bottom w:val="none" w:sz="0" w:space="0" w:color="auto"/>
            <w:right w:val="none" w:sz="0" w:space="0" w:color="auto"/>
          </w:divBdr>
        </w:div>
      </w:divsChild>
    </w:div>
    <w:div w:id="653722151">
      <w:bodyDiv w:val="1"/>
      <w:marLeft w:val="0"/>
      <w:marRight w:val="0"/>
      <w:marTop w:val="0"/>
      <w:marBottom w:val="0"/>
      <w:divBdr>
        <w:top w:val="none" w:sz="0" w:space="0" w:color="auto"/>
        <w:left w:val="none" w:sz="0" w:space="0" w:color="auto"/>
        <w:bottom w:val="none" w:sz="0" w:space="0" w:color="auto"/>
        <w:right w:val="none" w:sz="0" w:space="0" w:color="auto"/>
      </w:divBdr>
    </w:div>
    <w:div w:id="655035292">
      <w:bodyDiv w:val="1"/>
      <w:marLeft w:val="0"/>
      <w:marRight w:val="0"/>
      <w:marTop w:val="0"/>
      <w:marBottom w:val="0"/>
      <w:divBdr>
        <w:top w:val="none" w:sz="0" w:space="0" w:color="auto"/>
        <w:left w:val="none" w:sz="0" w:space="0" w:color="auto"/>
        <w:bottom w:val="none" w:sz="0" w:space="0" w:color="auto"/>
        <w:right w:val="none" w:sz="0" w:space="0" w:color="auto"/>
      </w:divBdr>
      <w:divsChild>
        <w:div w:id="1415974165">
          <w:marLeft w:val="640"/>
          <w:marRight w:val="0"/>
          <w:marTop w:val="0"/>
          <w:marBottom w:val="0"/>
          <w:divBdr>
            <w:top w:val="none" w:sz="0" w:space="0" w:color="auto"/>
            <w:left w:val="none" w:sz="0" w:space="0" w:color="auto"/>
            <w:bottom w:val="none" w:sz="0" w:space="0" w:color="auto"/>
            <w:right w:val="none" w:sz="0" w:space="0" w:color="auto"/>
          </w:divBdr>
        </w:div>
        <w:div w:id="1990010892">
          <w:marLeft w:val="640"/>
          <w:marRight w:val="0"/>
          <w:marTop w:val="0"/>
          <w:marBottom w:val="0"/>
          <w:divBdr>
            <w:top w:val="none" w:sz="0" w:space="0" w:color="auto"/>
            <w:left w:val="none" w:sz="0" w:space="0" w:color="auto"/>
            <w:bottom w:val="none" w:sz="0" w:space="0" w:color="auto"/>
            <w:right w:val="none" w:sz="0" w:space="0" w:color="auto"/>
          </w:divBdr>
        </w:div>
        <w:div w:id="1931112045">
          <w:marLeft w:val="640"/>
          <w:marRight w:val="0"/>
          <w:marTop w:val="0"/>
          <w:marBottom w:val="0"/>
          <w:divBdr>
            <w:top w:val="none" w:sz="0" w:space="0" w:color="auto"/>
            <w:left w:val="none" w:sz="0" w:space="0" w:color="auto"/>
            <w:bottom w:val="none" w:sz="0" w:space="0" w:color="auto"/>
            <w:right w:val="none" w:sz="0" w:space="0" w:color="auto"/>
          </w:divBdr>
        </w:div>
        <w:div w:id="86776548">
          <w:marLeft w:val="640"/>
          <w:marRight w:val="0"/>
          <w:marTop w:val="0"/>
          <w:marBottom w:val="0"/>
          <w:divBdr>
            <w:top w:val="none" w:sz="0" w:space="0" w:color="auto"/>
            <w:left w:val="none" w:sz="0" w:space="0" w:color="auto"/>
            <w:bottom w:val="none" w:sz="0" w:space="0" w:color="auto"/>
            <w:right w:val="none" w:sz="0" w:space="0" w:color="auto"/>
          </w:divBdr>
        </w:div>
        <w:div w:id="1038815292">
          <w:marLeft w:val="640"/>
          <w:marRight w:val="0"/>
          <w:marTop w:val="0"/>
          <w:marBottom w:val="0"/>
          <w:divBdr>
            <w:top w:val="none" w:sz="0" w:space="0" w:color="auto"/>
            <w:left w:val="none" w:sz="0" w:space="0" w:color="auto"/>
            <w:bottom w:val="none" w:sz="0" w:space="0" w:color="auto"/>
            <w:right w:val="none" w:sz="0" w:space="0" w:color="auto"/>
          </w:divBdr>
        </w:div>
        <w:div w:id="1702824524">
          <w:marLeft w:val="640"/>
          <w:marRight w:val="0"/>
          <w:marTop w:val="0"/>
          <w:marBottom w:val="0"/>
          <w:divBdr>
            <w:top w:val="none" w:sz="0" w:space="0" w:color="auto"/>
            <w:left w:val="none" w:sz="0" w:space="0" w:color="auto"/>
            <w:bottom w:val="none" w:sz="0" w:space="0" w:color="auto"/>
            <w:right w:val="none" w:sz="0" w:space="0" w:color="auto"/>
          </w:divBdr>
        </w:div>
        <w:div w:id="198784114">
          <w:marLeft w:val="640"/>
          <w:marRight w:val="0"/>
          <w:marTop w:val="0"/>
          <w:marBottom w:val="0"/>
          <w:divBdr>
            <w:top w:val="none" w:sz="0" w:space="0" w:color="auto"/>
            <w:left w:val="none" w:sz="0" w:space="0" w:color="auto"/>
            <w:bottom w:val="none" w:sz="0" w:space="0" w:color="auto"/>
            <w:right w:val="none" w:sz="0" w:space="0" w:color="auto"/>
          </w:divBdr>
        </w:div>
        <w:div w:id="260186106">
          <w:marLeft w:val="640"/>
          <w:marRight w:val="0"/>
          <w:marTop w:val="0"/>
          <w:marBottom w:val="0"/>
          <w:divBdr>
            <w:top w:val="none" w:sz="0" w:space="0" w:color="auto"/>
            <w:left w:val="none" w:sz="0" w:space="0" w:color="auto"/>
            <w:bottom w:val="none" w:sz="0" w:space="0" w:color="auto"/>
            <w:right w:val="none" w:sz="0" w:space="0" w:color="auto"/>
          </w:divBdr>
        </w:div>
        <w:div w:id="1265963920">
          <w:marLeft w:val="640"/>
          <w:marRight w:val="0"/>
          <w:marTop w:val="0"/>
          <w:marBottom w:val="0"/>
          <w:divBdr>
            <w:top w:val="none" w:sz="0" w:space="0" w:color="auto"/>
            <w:left w:val="none" w:sz="0" w:space="0" w:color="auto"/>
            <w:bottom w:val="none" w:sz="0" w:space="0" w:color="auto"/>
            <w:right w:val="none" w:sz="0" w:space="0" w:color="auto"/>
          </w:divBdr>
        </w:div>
        <w:div w:id="170339143">
          <w:marLeft w:val="640"/>
          <w:marRight w:val="0"/>
          <w:marTop w:val="0"/>
          <w:marBottom w:val="0"/>
          <w:divBdr>
            <w:top w:val="none" w:sz="0" w:space="0" w:color="auto"/>
            <w:left w:val="none" w:sz="0" w:space="0" w:color="auto"/>
            <w:bottom w:val="none" w:sz="0" w:space="0" w:color="auto"/>
            <w:right w:val="none" w:sz="0" w:space="0" w:color="auto"/>
          </w:divBdr>
        </w:div>
        <w:div w:id="1224833634">
          <w:marLeft w:val="640"/>
          <w:marRight w:val="0"/>
          <w:marTop w:val="0"/>
          <w:marBottom w:val="0"/>
          <w:divBdr>
            <w:top w:val="none" w:sz="0" w:space="0" w:color="auto"/>
            <w:left w:val="none" w:sz="0" w:space="0" w:color="auto"/>
            <w:bottom w:val="none" w:sz="0" w:space="0" w:color="auto"/>
            <w:right w:val="none" w:sz="0" w:space="0" w:color="auto"/>
          </w:divBdr>
        </w:div>
        <w:div w:id="856969168">
          <w:marLeft w:val="640"/>
          <w:marRight w:val="0"/>
          <w:marTop w:val="0"/>
          <w:marBottom w:val="0"/>
          <w:divBdr>
            <w:top w:val="none" w:sz="0" w:space="0" w:color="auto"/>
            <w:left w:val="none" w:sz="0" w:space="0" w:color="auto"/>
            <w:bottom w:val="none" w:sz="0" w:space="0" w:color="auto"/>
            <w:right w:val="none" w:sz="0" w:space="0" w:color="auto"/>
          </w:divBdr>
        </w:div>
        <w:div w:id="186868828">
          <w:marLeft w:val="640"/>
          <w:marRight w:val="0"/>
          <w:marTop w:val="0"/>
          <w:marBottom w:val="0"/>
          <w:divBdr>
            <w:top w:val="none" w:sz="0" w:space="0" w:color="auto"/>
            <w:left w:val="none" w:sz="0" w:space="0" w:color="auto"/>
            <w:bottom w:val="none" w:sz="0" w:space="0" w:color="auto"/>
            <w:right w:val="none" w:sz="0" w:space="0" w:color="auto"/>
          </w:divBdr>
        </w:div>
        <w:div w:id="883906180">
          <w:marLeft w:val="640"/>
          <w:marRight w:val="0"/>
          <w:marTop w:val="0"/>
          <w:marBottom w:val="0"/>
          <w:divBdr>
            <w:top w:val="none" w:sz="0" w:space="0" w:color="auto"/>
            <w:left w:val="none" w:sz="0" w:space="0" w:color="auto"/>
            <w:bottom w:val="none" w:sz="0" w:space="0" w:color="auto"/>
            <w:right w:val="none" w:sz="0" w:space="0" w:color="auto"/>
          </w:divBdr>
        </w:div>
        <w:div w:id="462625122">
          <w:marLeft w:val="640"/>
          <w:marRight w:val="0"/>
          <w:marTop w:val="0"/>
          <w:marBottom w:val="0"/>
          <w:divBdr>
            <w:top w:val="none" w:sz="0" w:space="0" w:color="auto"/>
            <w:left w:val="none" w:sz="0" w:space="0" w:color="auto"/>
            <w:bottom w:val="none" w:sz="0" w:space="0" w:color="auto"/>
            <w:right w:val="none" w:sz="0" w:space="0" w:color="auto"/>
          </w:divBdr>
        </w:div>
        <w:div w:id="1652908317">
          <w:marLeft w:val="640"/>
          <w:marRight w:val="0"/>
          <w:marTop w:val="0"/>
          <w:marBottom w:val="0"/>
          <w:divBdr>
            <w:top w:val="none" w:sz="0" w:space="0" w:color="auto"/>
            <w:left w:val="none" w:sz="0" w:space="0" w:color="auto"/>
            <w:bottom w:val="none" w:sz="0" w:space="0" w:color="auto"/>
            <w:right w:val="none" w:sz="0" w:space="0" w:color="auto"/>
          </w:divBdr>
        </w:div>
        <w:div w:id="705257600">
          <w:marLeft w:val="640"/>
          <w:marRight w:val="0"/>
          <w:marTop w:val="0"/>
          <w:marBottom w:val="0"/>
          <w:divBdr>
            <w:top w:val="none" w:sz="0" w:space="0" w:color="auto"/>
            <w:left w:val="none" w:sz="0" w:space="0" w:color="auto"/>
            <w:bottom w:val="none" w:sz="0" w:space="0" w:color="auto"/>
            <w:right w:val="none" w:sz="0" w:space="0" w:color="auto"/>
          </w:divBdr>
        </w:div>
        <w:div w:id="590503345">
          <w:marLeft w:val="640"/>
          <w:marRight w:val="0"/>
          <w:marTop w:val="0"/>
          <w:marBottom w:val="0"/>
          <w:divBdr>
            <w:top w:val="none" w:sz="0" w:space="0" w:color="auto"/>
            <w:left w:val="none" w:sz="0" w:space="0" w:color="auto"/>
            <w:bottom w:val="none" w:sz="0" w:space="0" w:color="auto"/>
            <w:right w:val="none" w:sz="0" w:space="0" w:color="auto"/>
          </w:divBdr>
        </w:div>
        <w:div w:id="7412428">
          <w:marLeft w:val="640"/>
          <w:marRight w:val="0"/>
          <w:marTop w:val="0"/>
          <w:marBottom w:val="0"/>
          <w:divBdr>
            <w:top w:val="none" w:sz="0" w:space="0" w:color="auto"/>
            <w:left w:val="none" w:sz="0" w:space="0" w:color="auto"/>
            <w:bottom w:val="none" w:sz="0" w:space="0" w:color="auto"/>
            <w:right w:val="none" w:sz="0" w:space="0" w:color="auto"/>
          </w:divBdr>
        </w:div>
        <w:div w:id="190193134">
          <w:marLeft w:val="640"/>
          <w:marRight w:val="0"/>
          <w:marTop w:val="0"/>
          <w:marBottom w:val="0"/>
          <w:divBdr>
            <w:top w:val="none" w:sz="0" w:space="0" w:color="auto"/>
            <w:left w:val="none" w:sz="0" w:space="0" w:color="auto"/>
            <w:bottom w:val="none" w:sz="0" w:space="0" w:color="auto"/>
            <w:right w:val="none" w:sz="0" w:space="0" w:color="auto"/>
          </w:divBdr>
        </w:div>
        <w:div w:id="989407289">
          <w:marLeft w:val="640"/>
          <w:marRight w:val="0"/>
          <w:marTop w:val="0"/>
          <w:marBottom w:val="0"/>
          <w:divBdr>
            <w:top w:val="none" w:sz="0" w:space="0" w:color="auto"/>
            <w:left w:val="none" w:sz="0" w:space="0" w:color="auto"/>
            <w:bottom w:val="none" w:sz="0" w:space="0" w:color="auto"/>
            <w:right w:val="none" w:sz="0" w:space="0" w:color="auto"/>
          </w:divBdr>
        </w:div>
        <w:div w:id="643583802">
          <w:marLeft w:val="640"/>
          <w:marRight w:val="0"/>
          <w:marTop w:val="0"/>
          <w:marBottom w:val="0"/>
          <w:divBdr>
            <w:top w:val="none" w:sz="0" w:space="0" w:color="auto"/>
            <w:left w:val="none" w:sz="0" w:space="0" w:color="auto"/>
            <w:bottom w:val="none" w:sz="0" w:space="0" w:color="auto"/>
            <w:right w:val="none" w:sz="0" w:space="0" w:color="auto"/>
          </w:divBdr>
        </w:div>
        <w:div w:id="1958487548">
          <w:marLeft w:val="640"/>
          <w:marRight w:val="0"/>
          <w:marTop w:val="0"/>
          <w:marBottom w:val="0"/>
          <w:divBdr>
            <w:top w:val="none" w:sz="0" w:space="0" w:color="auto"/>
            <w:left w:val="none" w:sz="0" w:space="0" w:color="auto"/>
            <w:bottom w:val="none" w:sz="0" w:space="0" w:color="auto"/>
            <w:right w:val="none" w:sz="0" w:space="0" w:color="auto"/>
          </w:divBdr>
        </w:div>
        <w:div w:id="1027366790">
          <w:marLeft w:val="640"/>
          <w:marRight w:val="0"/>
          <w:marTop w:val="0"/>
          <w:marBottom w:val="0"/>
          <w:divBdr>
            <w:top w:val="none" w:sz="0" w:space="0" w:color="auto"/>
            <w:left w:val="none" w:sz="0" w:space="0" w:color="auto"/>
            <w:bottom w:val="none" w:sz="0" w:space="0" w:color="auto"/>
            <w:right w:val="none" w:sz="0" w:space="0" w:color="auto"/>
          </w:divBdr>
        </w:div>
        <w:div w:id="807164113">
          <w:marLeft w:val="640"/>
          <w:marRight w:val="0"/>
          <w:marTop w:val="0"/>
          <w:marBottom w:val="0"/>
          <w:divBdr>
            <w:top w:val="none" w:sz="0" w:space="0" w:color="auto"/>
            <w:left w:val="none" w:sz="0" w:space="0" w:color="auto"/>
            <w:bottom w:val="none" w:sz="0" w:space="0" w:color="auto"/>
            <w:right w:val="none" w:sz="0" w:space="0" w:color="auto"/>
          </w:divBdr>
        </w:div>
        <w:div w:id="1703242639">
          <w:marLeft w:val="640"/>
          <w:marRight w:val="0"/>
          <w:marTop w:val="0"/>
          <w:marBottom w:val="0"/>
          <w:divBdr>
            <w:top w:val="none" w:sz="0" w:space="0" w:color="auto"/>
            <w:left w:val="none" w:sz="0" w:space="0" w:color="auto"/>
            <w:bottom w:val="none" w:sz="0" w:space="0" w:color="auto"/>
            <w:right w:val="none" w:sz="0" w:space="0" w:color="auto"/>
          </w:divBdr>
        </w:div>
        <w:div w:id="71202472">
          <w:marLeft w:val="640"/>
          <w:marRight w:val="0"/>
          <w:marTop w:val="0"/>
          <w:marBottom w:val="0"/>
          <w:divBdr>
            <w:top w:val="none" w:sz="0" w:space="0" w:color="auto"/>
            <w:left w:val="none" w:sz="0" w:space="0" w:color="auto"/>
            <w:bottom w:val="none" w:sz="0" w:space="0" w:color="auto"/>
            <w:right w:val="none" w:sz="0" w:space="0" w:color="auto"/>
          </w:divBdr>
        </w:div>
        <w:div w:id="869680486">
          <w:marLeft w:val="640"/>
          <w:marRight w:val="0"/>
          <w:marTop w:val="0"/>
          <w:marBottom w:val="0"/>
          <w:divBdr>
            <w:top w:val="none" w:sz="0" w:space="0" w:color="auto"/>
            <w:left w:val="none" w:sz="0" w:space="0" w:color="auto"/>
            <w:bottom w:val="none" w:sz="0" w:space="0" w:color="auto"/>
            <w:right w:val="none" w:sz="0" w:space="0" w:color="auto"/>
          </w:divBdr>
        </w:div>
        <w:div w:id="1782452095">
          <w:marLeft w:val="640"/>
          <w:marRight w:val="0"/>
          <w:marTop w:val="0"/>
          <w:marBottom w:val="0"/>
          <w:divBdr>
            <w:top w:val="none" w:sz="0" w:space="0" w:color="auto"/>
            <w:left w:val="none" w:sz="0" w:space="0" w:color="auto"/>
            <w:bottom w:val="none" w:sz="0" w:space="0" w:color="auto"/>
            <w:right w:val="none" w:sz="0" w:space="0" w:color="auto"/>
          </w:divBdr>
        </w:div>
        <w:div w:id="8456569">
          <w:marLeft w:val="640"/>
          <w:marRight w:val="0"/>
          <w:marTop w:val="0"/>
          <w:marBottom w:val="0"/>
          <w:divBdr>
            <w:top w:val="none" w:sz="0" w:space="0" w:color="auto"/>
            <w:left w:val="none" w:sz="0" w:space="0" w:color="auto"/>
            <w:bottom w:val="none" w:sz="0" w:space="0" w:color="auto"/>
            <w:right w:val="none" w:sz="0" w:space="0" w:color="auto"/>
          </w:divBdr>
        </w:div>
        <w:div w:id="2076851627">
          <w:marLeft w:val="640"/>
          <w:marRight w:val="0"/>
          <w:marTop w:val="0"/>
          <w:marBottom w:val="0"/>
          <w:divBdr>
            <w:top w:val="none" w:sz="0" w:space="0" w:color="auto"/>
            <w:left w:val="none" w:sz="0" w:space="0" w:color="auto"/>
            <w:bottom w:val="none" w:sz="0" w:space="0" w:color="auto"/>
            <w:right w:val="none" w:sz="0" w:space="0" w:color="auto"/>
          </w:divBdr>
        </w:div>
        <w:div w:id="1350567635">
          <w:marLeft w:val="640"/>
          <w:marRight w:val="0"/>
          <w:marTop w:val="0"/>
          <w:marBottom w:val="0"/>
          <w:divBdr>
            <w:top w:val="none" w:sz="0" w:space="0" w:color="auto"/>
            <w:left w:val="none" w:sz="0" w:space="0" w:color="auto"/>
            <w:bottom w:val="none" w:sz="0" w:space="0" w:color="auto"/>
            <w:right w:val="none" w:sz="0" w:space="0" w:color="auto"/>
          </w:divBdr>
        </w:div>
        <w:div w:id="1700159869">
          <w:marLeft w:val="640"/>
          <w:marRight w:val="0"/>
          <w:marTop w:val="0"/>
          <w:marBottom w:val="0"/>
          <w:divBdr>
            <w:top w:val="none" w:sz="0" w:space="0" w:color="auto"/>
            <w:left w:val="none" w:sz="0" w:space="0" w:color="auto"/>
            <w:bottom w:val="none" w:sz="0" w:space="0" w:color="auto"/>
            <w:right w:val="none" w:sz="0" w:space="0" w:color="auto"/>
          </w:divBdr>
        </w:div>
        <w:div w:id="524485115">
          <w:marLeft w:val="640"/>
          <w:marRight w:val="0"/>
          <w:marTop w:val="0"/>
          <w:marBottom w:val="0"/>
          <w:divBdr>
            <w:top w:val="none" w:sz="0" w:space="0" w:color="auto"/>
            <w:left w:val="none" w:sz="0" w:space="0" w:color="auto"/>
            <w:bottom w:val="none" w:sz="0" w:space="0" w:color="auto"/>
            <w:right w:val="none" w:sz="0" w:space="0" w:color="auto"/>
          </w:divBdr>
        </w:div>
        <w:div w:id="343173276">
          <w:marLeft w:val="640"/>
          <w:marRight w:val="0"/>
          <w:marTop w:val="0"/>
          <w:marBottom w:val="0"/>
          <w:divBdr>
            <w:top w:val="none" w:sz="0" w:space="0" w:color="auto"/>
            <w:left w:val="none" w:sz="0" w:space="0" w:color="auto"/>
            <w:bottom w:val="none" w:sz="0" w:space="0" w:color="auto"/>
            <w:right w:val="none" w:sz="0" w:space="0" w:color="auto"/>
          </w:divBdr>
        </w:div>
        <w:div w:id="1482692525">
          <w:marLeft w:val="640"/>
          <w:marRight w:val="0"/>
          <w:marTop w:val="0"/>
          <w:marBottom w:val="0"/>
          <w:divBdr>
            <w:top w:val="none" w:sz="0" w:space="0" w:color="auto"/>
            <w:left w:val="none" w:sz="0" w:space="0" w:color="auto"/>
            <w:bottom w:val="none" w:sz="0" w:space="0" w:color="auto"/>
            <w:right w:val="none" w:sz="0" w:space="0" w:color="auto"/>
          </w:divBdr>
        </w:div>
        <w:div w:id="1422490955">
          <w:marLeft w:val="640"/>
          <w:marRight w:val="0"/>
          <w:marTop w:val="0"/>
          <w:marBottom w:val="0"/>
          <w:divBdr>
            <w:top w:val="none" w:sz="0" w:space="0" w:color="auto"/>
            <w:left w:val="none" w:sz="0" w:space="0" w:color="auto"/>
            <w:bottom w:val="none" w:sz="0" w:space="0" w:color="auto"/>
            <w:right w:val="none" w:sz="0" w:space="0" w:color="auto"/>
          </w:divBdr>
        </w:div>
        <w:div w:id="1362171411">
          <w:marLeft w:val="640"/>
          <w:marRight w:val="0"/>
          <w:marTop w:val="0"/>
          <w:marBottom w:val="0"/>
          <w:divBdr>
            <w:top w:val="none" w:sz="0" w:space="0" w:color="auto"/>
            <w:left w:val="none" w:sz="0" w:space="0" w:color="auto"/>
            <w:bottom w:val="none" w:sz="0" w:space="0" w:color="auto"/>
            <w:right w:val="none" w:sz="0" w:space="0" w:color="auto"/>
          </w:divBdr>
        </w:div>
        <w:div w:id="1572889242">
          <w:marLeft w:val="640"/>
          <w:marRight w:val="0"/>
          <w:marTop w:val="0"/>
          <w:marBottom w:val="0"/>
          <w:divBdr>
            <w:top w:val="none" w:sz="0" w:space="0" w:color="auto"/>
            <w:left w:val="none" w:sz="0" w:space="0" w:color="auto"/>
            <w:bottom w:val="none" w:sz="0" w:space="0" w:color="auto"/>
            <w:right w:val="none" w:sz="0" w:space="0" w:color="auto"/>
          </w:divBdr>
        </w:div>
        <w:div w:id="1244027277">
          <w:marLeft w:val="640"/>
          <w:marRight w:val="0"/>
          <w:marTop w:val="0"/>
          <w:marBottom w:val="0"/>
          <w:divBdr>
            <w:top w:val="none" w:sz="0" w:space="0" w:color="auto"/>
            <w:left w:val="none" w:sz="0" w:space="0" w:color="auto"/>
            <w:bottom w:val="none" w:sz="0" w:space="0" w:color="auto"/>
            <w:right w:val="none" w:sz="0" w:space="0" w:color="auto"/>
          </w:divBdr>
        </w:div>
        <w:div w:id="546142933">
          <w:marLeft w:val="640"/>
          <w:marRight w:val="0"/>
          <w:marTop w:val="0"/>
          <w:marBottom w:val="0"/>
          <w:divBdr>
            <w:top w:val="none" w:sz="0" w:space="0" w:color="auto"/>
            <w:left w:val="none" w:sz="0" w:space="0" w:color="auto"/>
            <w:bottom w:val="none" w:sz="0" w:space="0" w:color="auto"/>
            <w:right w:val="none" w:sz="0" w:space="0" w:color="auto"/>
          </w:divBdr>
        </w:div>
        <w:div w:id="1802336205">
          <w:marLeft w:val="640"/>
          <w:marRight w:val="0"/>
          <w:marTop w:val="0"/>
          <w:marBottom w:val="0"/>
          <w:divBdr>
            <w:top w:val="none" w:sz="0" w:space="0" w:color="auto"/>
            <w:left w:val="none" w:sz="0" w:space="0" w:color="auto"/>
            <w:bottom w:val="none" w:sz="0" w:space="0" w:color="auto"/>
            <w:right w:val="none" w:sz="0" w:space="0" w:color="auto"/>
          </w:divBdr>
        </w:div>
        <w:div w:id="672337283">
          <w:marLeft w:val="640"/>
          <w:marRight w:val="0"/>
          <w:marTop w:val="0"/>
          <w:marBottom w:val="0"/>
          <w:divBdr>
            <w:top w:val="none" w:sz="0" w:space="0" w:color="auto"/>
            <w:left w:val="none" w:sz="0" w:space="0" w:color="auto"/>
            <w:bottom w:val="none" w:sz="0" w:space="0" w:color="auto"/>
            <w:right w:val="none" w:sz="0" w:space="0" w:color="auto"/>
          </w:divBdr>
        </w:div>
        <w:div w:id="2030138436">
          <w:marLeft w:val="640"/>
          <w:marRight w:val="0"/>
          <w:marTop w:val="0"/>
          <w:marBottom w:val="0"/>
          <w:divBdr>
            <w:top w:val="none" w:sz="0" w:space="0" w:color="auto"/>
            <w:left w:val="none" w:sz="0" w:space="0" w:color="auto"/>
            <w:bottom w:val="none" w:sz="0" w:space="0" w:color="auto"/>
            <w:right w:val="none" w:sz="0" w:space="0" w:color="auto"/>
          </w:divBdr>
        </w:div>
        <w:div w:id="289289955">
          <w:marLeft w:val="640"/>
          <w:marRight w:val="0"/>
          <w:marTop w:val="0"/>
          <w:marBottom w:val="0"/>
          <w:divBdr>
            <w:top w:val="none" w:sz="0" w:space="0" w:color="auto"/>
            <w:left w:val="none" w:sz="0" w:space="0" w:color="auto"/>
            <w:bottom w:val="none" w:sz="0" w:space="0" w:color="auto"/>
            <w:right w:val="none" w:sz="0" w:space="0" w:color="auto"/>
          </w:divBdr>
        </w:div>
        <w:div w:id="885029551">
          <w:marLeft w:val="640"/>
          <w:marRight w:val="0"/>
          <w:marTop w:val="0"/>
          <w:marBottom w:val="0"/>
          <w:divBdr>
            <w:top w:val="none" w:sz="0" w:space="0" w:color="auto"/>
            <w:left w:val="none" w:sz="0" w:space="0" w:color="auto"/>
            <w:bottom w:val="none" w:sz="0" w:space="0" w:color="auto"/>
            <w:right w:val="none" w:sz="0" w:space="0" w:color="auto"/>
          </w:divBdr>
        </w:div>
        <w:div w:id="774864484">
          <w:marLeft w:val="640"/>
          <w:marRight w:val="0"/>
          <w:marTop w:val="0"/>
          <w:marBottom w:val="0"/>
          <w:divBdr>
            <w:top w:val="none" w:sz="0" w:space="0" w:color="auto"/>
            <w:left w:val="none" w:sz="0" w:space="0" w:color="auto"/>
            <w:bottom w:val="none" w:sz="0" w:space="0" w:color="auto"/>
            <w:right w:val="none" w:sz="0" w:space="0" w:color="auto"/>
          </w:divBdr>
        </w:div>
        <w:div w:id="2143108170">
          <w:marLeft w:val="640"/>
          <w:marRight w:val="0"/>
          <w:marTop w:val="0"/>
          <w:marBottom w:val="0"/>
          <w:divBdr>
            <w:top w:val="none" w:sz="0" w:space="0" w:color="auto"/>
            <w:left w:val="none" w:sz="0" w:space="0" w:color="auto"/>
            <w:bottom w:val="none" w:sz="0" w:space="0" w:color="auto"/>
            <w:right w:val="none" w:sz="0" w:space="0" w:color="auto"/>
          </w:divBdr>
        </w:div>
        <w:div w:id="2063212297">
          <w:marLeft w:val="640"/>
          <w:marRight w:val="0"/>
          <w:marTop w:val="0"/>
          <w:marBottom w:val="0"/>
          <w:divBdr>
            <w:top w:val="none" w:sz="0" w:space="0" w:color="auto"/>
            <w:left w:val="none" w:sz="0" w:space="0" w:color="auto"/>
            <w:bottom w:val="none" w:sz="0" w:space="0" w:color="auto"/>
            <w:right w:val="none" w:sz="0" w:space="0" w:color="auto"/>
          </w:divBdr>
        </w:div>
        <w:div w:id="947080212">
          <w:marLeft w:val="640"/>
          <w:marRight w:val="0"/>
          <w:marTop w:val="0"/>
          <w:marBottom w:val="0"/>
          <w:divBdr>
            <w:top w:val="none" w:sz="0" w:space="0" w:color="auto"/>
            <w:left w:val="none" w:sz="0" w:space="0" w:color="auto"/>
            <w:bottom w:val="none" w:sz="0" w:space="0" w:color="auto"/>
            <w:right w:val="none" w:sz="0" w:space="0" w:color="auto"/>
          </w:divBdr>
        </w:div>
        <w:div w:id="1222865819">
          <w:marLeft w:val="640"/>
          <w:marRight w:val="0"/>
          <w:marTop w:val="0"/>
          <w:marBottom w:val="0"/>
          <w:divBdr>
            <w:top w:val="none" w:sz="0" w:space="0" w:color="auto"/>
            <w:left w:val="none" w:sz="0" w:space="0" w:color="auto"/>
            <w:bottom w:val="none" w:sz="0" w:space="0" w:color="auto"/>
            <w:right w:val="none" w:sz="0" w:space="0" w:color="auto"/>
          </w:divBdr>
        </w:div>
        <w:div w:id="474180504">
          <w:marLeft w:val="640"/>
          <w:marRight w:val="0"/>
          <w:marTop w:val="0"/>
          <w:marBottom w:val="0"/>
          <w:divBdr>
            <w:top w:val="none" w:sz="0" w:space="0" w:color="auto"/>
            <w:left w:val="none" w:sz="0" w:space="0" w:color="auto"/>
            <w:bottom w:val="none" w:sz="0" w:space="0" w:color="auto"/>
            <w:right w:val="none" w:sz="0" w:space="0" w:color="auto"/>
          </w:divBdr>
        </w:div>
        <w:div w:id="1149135366">
          <w:marLeft w:val="640"/>
          <w:marRight w:val="0"/>
          <w:marTop w:val="0"/>
          <w:marBottom w:val="0"/>
          <w:divBdr>
            <w:top w:val="none" w:sz="0" w:space="0" w:color="auto"/>
            <w:left w:val="none" w:sz="0" w:space="0" w:color="auto"/>
            <w:bottom w:val="none" w:sz="0" w:space="0" w:color="auto"/>
            <w:right w:val="none" w:sz="0" w:space="0" w:color="auto"/>
          </w:divBdr>
        </w:div>
        <w:div w:id="516777113">
          <w:marLeft w:val="640"/>
          <w:marRight w:val="0"/>
          <w:marTop w:val="0"/>
          <w:marBottom w:val="0"/>
          <w:divBdr>
            <w:top w:val="none" w:sz="0" w:space="0" w:color="auto"/>
            <w:left w:val="none" w:sz="0" w:space="0" w:color="auto"/>
            <w:bottom w:val="none" w:sz="0" w:space="0" w:color="auto"/>
            <w:right w:val="none" w:sz="0" w:space="0" w:color="auto"/>
          </w:divBdr>
        </w:div>
        <w:div w:id="2020615285">
          <w:marLeft w:val="640"/>
          <w:marRight w:val="0"/>
          <w:marTop w:val="0"/>
          <w:marBottom w:val="0"/>
          <w:divBdr>
            <w:top w:val="none" w:sz="0" w:space="0" w:color="auto"/>
            <w:left w:val="none" w:sz="0" w:space="0" w:color="auto"/>
            <w:bottom w:val="none" w:sz="0" w:space="0" w:color="auto"/>
            <w:right w:val="none" w:sz="0" w:space="0" w:color="auto"/>
          </w:divBdr>
        </w:div>
        <w:div w:id="945694705">
          <w:marLeft w:val="640"/>
          <w:marRight w:val="0"/>
          <w:marTop w:val="0"/>
          <w:marBottom w:val="0"/>
          <w:divBdr>
            <w:top w:val="none" w:sz="0" w:space="0" w:color="auto"/>
            <w:left w:val="none" w:sz="0" w:space="0" w:color="auto"/>
            <w:bottom w:val="none" w:sz="0" w:space="0" w:color="auto"/>
            <w:right w:val="none" w:sz="0" w:space="0" w:color="auto"/>
          </w:divBdr>
        </w:div>
        <w:div w:id="1492528915">
          <w:marLeft w:val="640"/>
          <w:marRight w:val="0"/>
          <w:marTop w:val="0"/>
          <w:marBottom w:val="0"/>
          <w:divBdr>
            <w:top w:val="none" w:sz="0" w:space="0" w:color="auto"/>
            <w:left w:val="none" w:sz="0" w:space="0" w:color="auto"/>
            <w:bottom w:val="none" w:sz="0" w:space="0" w:color="auto"/>
            <w:right w:val="none" w:sz="0" w:space="0" w:color="auto"/>
          </w:divBdr>
        </w:div>
        <w:div w:id="2042197030">
          <w:marLeft w:val="640"/>
          <w:marRight w:val="0"/>
          <w:marTop w:val="0"/>
          <w:marBottom w:val="0"/>
          <w:divBdr>
            <w:top w:val="none" w:sz="0" w:space="0" w:color="auto"/>
            <w:left w:val="none" w:sz="0" w:space="0" w:color="auto"/>
            <w:bottom w:val="none" w:sz="0" w:space="0" w:color="auto"/>
            <w:right w:val="none" w:sz="0" w:space="0" w:color="auto"/>
          </w:divBdr>
        </w:div>
        <w:div w:id="150875928">
          <w:marLeft w:val="640"/>
          <w:marRight w:val="0"/>
          <w:marTop w:val="0"/>
          <w:marBottom w:val="0"/>
          <w:divBdr>
            <w:top w:val="none" w:sz="0" w:space="0" w:color="auto"/>
            <w:left w:val="none" w:sz="0" w:space="0" w:color="auto"/>
            <w:bottom w:val="none" w:sz="0" w:space="0" w:color="auto"/>
            <w:right w:val="none" w:sz="0" w:space="0" w:color="auto"/>
          </w:divBdr>
        </w:div>
        <w:div w:id="1147891616">
          <w:marLeft w:val="640"/>
          <w:marRight w:val="0"/>
          <w:marTop w:val="0"/>
          <w:marBottom w:val="0"/>
          <w:divBdr>
            <w:top w:val="none" w:sz="0" w:space="0" w:color="auto"/>
            <w:left w:val="none" w:sz="0" w:space="0" w:color="auto"/>
            <w:bottom w:val="none" w:sz="0" w:space="0" w:color="auto"/>
            <w:right w:val="none" w:sz="0" w:space="0" w:color="auto"/>
          </w:divBdr>
        </w:div>
        <w:div w:id="1889685738">
          <w:marLeft w:val="640"/>
          <w:marRight w:val="0"/>
          <w:marTop w:val="0"/>
          <w:marBottom w:val="0"/>
          <w:divBdr>
            <w:top w:val="none" w:sz="0" w:space="0" w:color="auto"/>
            <w:left w:val="none" w:sz="0" w:space="0" w:color="auto"/>
            <w:bottom w:val="none" w:sz="0" w:space="0" w:color="auto"/>
            <w:right w:val="none" w:sz="0" w:space="0" w:color="auto"/>
          </w:divBdr>
        </w:div>
        <w:div w:id="1247618058">
          <w:marLeft w:val="640"/>
          <w:marRight w:val="0"/>
          <w:marTop w:val="0"/>
          <w:marBottom w:val="0"/>
          <w:divBdr>
            <w:top w:val="none" w:sz="0" w:space="0" w:color="auto"/>
            <w:left w:val="none" w:sz="0" w:space="0" w:color="auto"/>
            <w:bottom w:val="none" w:sz="0" w:space="0" w:color="auto"/>
            <w:right w:val="none" w:sz="0" w:space="0" w:color="auto"/>
          </w:divBdr>
        </w:div>
        <w:div w:id="483618886">
          <w:marLeft w:val="640"/>
          <w:marRight w:val="0"/>
          <w:marTop w:val="0"/>
          <w:marBottom w:val="0"/>
          <w:divBdr>
            <w:top w:val="none" w:sz="0" w:space="0" w:color="auto"/>
            <w:left w:val="none" w:sz="0" w:space="0" w:color="auto"/>
            <w:bottom w:val="none" w:sz="0" w:space="0" w:color="auto"/>
            <w:right w:val="none" w:sz="0" w:space="0" w:color="auto"/>
          </w:divBdr>
        </w:div>
        <w:div w:id="1304699275">
          <w:marLeft w:val="640"/>
          <w:marRight w:val="0"/>
          <w:marTop w:val="0"/>
          <w:marBottom w:val="0"/>
          <w:divBdr>
            <w:top w:val="none" w:sz="0" w:space="0" w:color="auto"/>
            <w:left w:val="none" w:sz="0" w:space="0" w:color="auto"/>
            <w:bottom w:val="none" w:sz="0" w:space="0" w:color="auto"/>
            <w:right w:val="none" w:sz="0" w:space="0" w:color="auto"/>
          </w:divBdr>
        </w:div>
        <w:div w:id="1665932141">
          <w:marLeft w:val="640"/>
          <w:marRight w:val="0"/>
          <w:marTop w:val="0"/>
          <w:marBottom w:val="0"/>
          <w:divBdr>
            <w:top w:val="none" w:sz="0" w:space="0" w:color="auto"/>
            <w:left w:val="none" w:sz="0" w:space="0" w:color="auto"/>
            <w:bottom w:val="none" w:sz="0" w:space="0" w:color="auto"/>
            <w:right w:val="none" w:sz="0" w:space="0" w:color="auto"/>
          </w:divBdr>
        </w:div>
        <w:div w:id="871962507">
          <w:marLeft w:val="640"/>
          <w:marRight w:val="0"/>
          <w:marTop w:val="0"/>
          <w:marBottom w:val="0"/>
          <w:divBdr>
            <w:top w:val="none" w:sz="0" w:space="0" w:color="auto"/>
            <w:left w:val="none" w:sz="0" w:space="0" w:color="auto"/>
            <w:bottom w:val="none" w:sz="0" w:space="0" w:color="auto"/>
            <w:right w:val="none" w:sz="0" w:space="0" w:color="auto"/>
          </w:divBdr>
        </w:div>
        <w:div w:id="814107333">
          <w:marLeft w:val="640"/>
          <w:marRight w:val="0"/>
          <w:marTop w:val="0"/>
          <w:marBottom w:val="0"/>
          <w:divBdr>
            <w:top w:val="none" w:sz="0" w:space="0" w:color="auto"/>
            <w:left w:val="none" w:sz="0" w:space="0" w:color="auto"/>
            <w:bottom w:val="none" w:sz="0" w:space="0" w:color="auto"/>
            <w:right w:val="none" w:sz="0" w:space="0" w:color="auto"/>
          </w:divBdr>
        </w:div>
        <w:div w:id="289937759">
          <w:marLeft w:val="640"/>
          <w:marRight w:val="0"/>
          <w:marTop w:val="0"/>
          <w:marBottom w:val="0"/>
          <w:divBdr>
            <w:top w:val="none" w:sz="0" w:space="0" w:color="auto"/>
            <w:left w:val="none" w:sz="0" w:space="0" w:color="auto"/>
            <w:bottom w:val="none" w:sz="0" w:space="0" w:color="auto"/>
            <w:right w:val="none" w:sz="0" w:space="0" w:color="auto"/>
          </w:divBdr>
        </w:div>
        <w:div w:id="1679193421">
          <w:marLeft w:val="640"/>
          <w:marRight w:val="0"/>
          <w:marTop w:val="0"/>
          <w:marBottom w:val="0"/>
          <w:divBdr>
            <w:top w:val="none" w:sz="0" w:space="0" w:color="auto"/>
            <w:left w:val="none" w:sz="0" w:space="0" w:color="auto"/>
            <w:bottom w:val="none" w:sz="0" w:space="0" w:color="auto"/>
            <w:right w:val="none" w:sz="0" w:space="0" w:color="auto"/>
          </w:divBdr>
        </w:div>
      </w:divsChild>
    </w:div>
    <w:div w:id="658265420">
      <w:bodyDiv w:val="1"/>
      <w:marLeft w:val="0"/>
      <w:marRight w:val="0"/>
      <w:marTop w:val="0"/>
      <w:marBottom w:val="0"/>
      <w:divBdr>
        <w:top w:val="none" w:sz="0" w:space="0" w:color="auto"/>
        <w:left w:val="none" w:sz="0" w:space="0" w:color="auto"/>
        <w:bottom w:val="none" w:sz="0" w:space="0" w:color="auto"/>
        <w:right w:val="none" w:sz="0" w:space="0" w:color="auto"/>
      </w:divBdr>
    </w:div>
    <w:div w:id="660735634">
      <w:bodyDiv w:val="1"/>
      <w:marLeft w:val="0"/>
      <w:marRight w:val="0"/>
      <w:marTop w:val="0"/>
      <w:marBottom w:val="0"/>
      <w:divBdr>
        <w:top w:val="none" w:sz="0" w:space="0" w:color="auto"/>
        <w:left w:val="none" w:sz="0" w:space="0" w:color="auto"/>
        <w:bottom w:val="none" w:sz="0" w:space="0" w:color="auto"/>
        <w:right w:val="none" w:sz="0" w:space="0" w:color="auto"/>
      </w:divBdr>
    </w:div>
    <w:div w:id="662465849">
      <w:bodyDiv w:val="1"/>
      <w:marLeft w:val="0"/>
      <w:marRight w:val="0"/>
      <w:marTop w:val="0"/>
      <w:marBottom w:val="0"/>
      <w:divBdr>
        <w:top w:val="none" w:sz="0" w:space="0" w:color="auto"/>
        <w:left w:val="none" w:sz="0" w:space="0" w:color="auto"/>
        <w:bottom w:val="none" w:sz="0" w:space="0" w:color="auto"/>
        <w:right w:val="none" w:sz="0" w:space="0" w:color="auto"/>
      </w:divBdr>
    </w:div>
    <w:div w:id="662466796">
      <w:bodyDiv w:val="1"/>
      <w:marLeft w:val="0"/>
      <w:marRight w:val="0"/>
      <w:marTop w:val="0"/>
      <w:marBottom w:val="0"/>
      <w:divBdr>
        <w:top w:val="none" w:sz="0" w:space="0" w:color="auto"/>
        <w:left w:val="none" w:sz="0" w:space="0" w:color="auto"/>
        <w:bottom w:val="none" w:sz="0" w:space="0" w:color="auto"/>
        <w:right w:val="none" w:sz="0" w:space="0" w:color="auto"/>
      </w:divBdr>
    </w:div>
    <w:div w:id="664825930">
      <w:bodyDiv w:val="1"/>
      <w:marLeft w:val="0"/>
      <w:marRight w:val="0"/>
      <w:marTop w:val="0"/>
      <w:marBottom w:val="0"/>
      <w:divBdr>
        <w:top w:val="none" w:sz="0" w:space="0" w:color="auto"/>
        <w:left w:val="none" w:sz="0" w:space="0" w:color="auto"/>
        <w:bottom w:val="none" w:sz="0" w:space="0" w:color="auto"/>
        <w:right w:val="none" w:sz="0" w:space="0" w:color="auto"/>
      </w:divBdr>
    </w:div>
    <w:div w:id="669795617">
      <w:bodyDiv w:val="1"/>
      <w:marLeft w:val="0"/>
      <w:marRight w:val="0"/>
      <w:marTop w:val="0"/>
      <w:marBottom w:val="0"/>
      <w:divBdr>
        <w:top w:val="none" w:sz="0" w:space="0" w:color="auto"/>
        <w:left w:val="none" w:sz="0" w:space="0" w:color="auto"/>
        <w:bottom w:val="none" w:sz="0" w:space="0" w:color="auto"/>
        <w:right w:val="none" w:sz="0" w:space="0" w:color="auto"/>
      </w:divBdr>
    </w:div>
    <w:div w:id="672877042">
      <w:bodyDiv w:val="1"/>
      <w:marLeft w:val="0"/>
      <w:marRight w:val="0"/>
      <w:marTop w:val="0"/>
      <w:marBottom w:val="0"/>
      <w:divBdr>
        <w:top w:val="none" w:sz="0" w:space="0" w:color="auto"/>
        <w:left w:val="none" w:sz="0" w:space="0" w:color="auto"/>
        <w:bottom w:val="none" w:sz="0" w:space="0" w:color="auto"/>
        <w:right w:val="none" w:sz="0" w:space="0" w:color="auto"/>
      </w:divBdr>
      <w:divsChild>
        <w:div w:id="1125151760">
          <w:marLeft w:val="480"/>
          <w:marRight w:val="0"/>
          <w:marTop w:val="0"/>
          <w:marBottom w:val="0"/>
          <w:divBdr>
            <w:top w:val="none" w:sz="0" w:space="0" w:color="auto"/>
            <w:left w:val="none" w:sz="0" w:space="0" w:color="auto"/>
            <w:bottom w:val="none" w:sz="0" w:space="0" w:color="auto"/>
            <w:right w:val="none" w:sz="0" w:space="0" w:color="auto"/>
          </w:divBdr>
        </w:div>
        <w:div w:id="566574078">
          <w:marLeft w:val="480"/>
          <w:marRight w:val="0"/>
          <w:marTop w:val="0"/>
          <w:marBottom w:val="0"/>
          <w:divBdr>
            <w:top w:val="none" w:sz="0" w:space="0" w:color="auto"/>
            <w:left w:val="none" w:sz="0" w:space="0" w:color="auto"/>
            <w:bottom w:val="none" w:sz="0" w:space="0" w:color="auto"/>
            <w:right w:val="none" w:sz="0" w:space="0" w:color="auto"/>
          </w:divBdr>
        </w:div>
        <w:div w:id="351616251">
          <w:marLeft w:val="480"/>
          <w:marRight w:val="0"/>
          <w:marTop w:val="0"/>
          <w:marBottom w:val="0"/>
          <w:divBdr>
            <w:top w:val="none" w:sz="0" w:space="0" w:color="auto"/>
            <w:left w:val="none" w:sz="0" w:space="0" w:color="auto"/>
            <w:bottom w:val="none" w:sz="0" w:space="0" w:color="auto"/>
            <w:right w:val="none" w:sz="0" w:space="0" w:color="auto"/>
          </w:divBdr>
        </w:div>
        <w:div w:id="1899392193">
          <w:marLeft w:val="480"/>
          <w:marRight w:val="0"/>
          <w:marTop w:val="0"/>
          <w:marBottom w:val="0"/>
          <w:divBdr>
            <w:top w:val="none" w:sz="0" w:space="0" w:color="auto"/>
            <w:left w:val="none" w:sz="0" w:space="0" w:color="auto"/>
            <w:bottom w:val="none" w:sz="0" w:space="0" w:color="auto"/>
            <w:right w:val="none" w:sz="0" w:space="0" w:color="auto"/>
          </w:divBdr>
        </w:div>
        <w:div w:id="1163203141">
          <w:marLeft w:val="480"/>
          <w:marRight w:val="0"/>
          <w:marTop w:val="0"/>
          <w:marBottom w:val="0"/>
          <w:divBdr>
            <w:top w:val="none" w:sz="0" w:space="0" w:color="auto"/>
            <w:left w:val="none" w:sz="0" w:space="0" w:color="auto"/>
            <w:bottom w:val="none" w:sz="0" w:space="0" w:color="auto"/>
            <w:right w:val="none" w:sz="0" w:space="0" w:color="auto"/>
          </w:divBdr>
        </w:div>
        <w:div w:id="1648438991">
          <w:marLeft w:val="480"/>
          <w:marRight w:val="0"/>
          <w:marTop w:val="0"/>
          <w:marBottom w:val="0"/>
          <w:divBdr>
            <w:top w:val="none" w:sz="0" w:space="0" w:color="auto"/>
            <w:left w:val="none" w:sz="0" w:space="0" w:color="auto"/>
            <w:bottom w:val="none" w:sz="0" w:space="0" w:color="auto"/>
            <w:right w:val="none" w:sz="0" w:space="0" w:color="auto"/>
          </w:divBdr>
        </w:div>
        <w:div w:id="1670213940">
          <w:marLeft w:val="480"/>
          <w:marRight w:val="0"/>
          <w:marTop w:val="0"/>
          <w:marBottom w:val="0"/>
          <w:divBdr>
            <w:top w:val="none" w:sz="0" w:space="0" w:color="auto"/>
            <w:left w:val="none" w:sz="0" w:space="0" w:color="auto"/>
            <w:bottom w:val="none" w:sz="0" w:space="0" w:color="auto"/>
            <w:right w:val="none" w:sz="0" w:space="0" w:color="auto"/>
          </w:divBdr>
        </w:div>
        <w:div w:id="2048992864">
          <w:marLeft w:val="480"/>
          <w:marRight w:val="0"/>
          <w:marTop w:val="0"/>
          <w:marBottom w:val="0"/>
          <w:divBdr>
            <w:top w:val="none" w:sz="0" w:space="0" w:color="auto"/>
            <w:left w:val="none" w:sz="0" w:space="0" w:color="auto"/>
            <w:bottom w:val="none" w:sz="0" w:space="0" w:color="auto"/>
            <w:right w:val="none" w:sz="0" w:space="0" w:color="auto"/>
          </w:divBdr>
        </w:div>
        <w:div w:id="1079210468">
          <w:marLeft w:val="480"/>
          <w:marRight w:val="0"/>
          <w:marTop w:val="0"/>
          <w:marBottom w:val="0"/>
          <w:divBdr>
            <w:top w:val="none" w:sz="0" w:space="0" w:color="auto"/>
            <w:left w:val="none" w:sz="0" w:space="0" w:color="auto"/>
            <w:bottom w:val="none" w:sz="0" w:space="0" w:color="auto"/>
            <w:right w:val="none" w:sz="0" w:space="0" w:color="auto"/>
          </w:divBdr>
        </w:div>
        <w:div w:id="1762605148">
          <w:marLeft w:val="480"/>
          <w:marRight w:val="0"/>
          <w:marTop w:val="0"/>
          <w:marBottom w:val="0"/>
          <w:divBdr>
            <w:top w:val="none" w:sz="0" w:space="0" w:color="auto"/>
            <w:left w:val="none" w:sz="0" w:space="0" w:color="auto"/>
            <w:bottom w:val="none" w:sz="0" w:space="0" w:color="auto"/>
            <w:right w:val="none" w:sz="0" w:space="0" w:color="auto"/>
          </w:divBdr>
        </w:div>
        <w:div w:id="1081214807">
          <w:marLeft w:val="480"/>
          <w:marRight w:val="0"/>
          <w:marTop w:val="0"/>
          <w:marBottom w:val="0"/>
          <w:divBdr>
            <w:top w:val="none" w:sz="0" w:space="0" w:color="auto"/>
            <w:left w:val="none" w:sz="0" w:space="0" w:color="auto"/>
            <w:bottom w:val="none" w:sz="0" w:space="0" w:color="auto"/>
            <w:right w:val="none" w:sz="0" w:space="0" w:color="auto"/>
          </w:divBdr>
        </w:div>
        <w:div w:id="555967414">
          <w:marLeft w:val="480"/>
          <w:marRight w:val="0"/>
          <w:marTop w:val="0"/>
          <w:marBottom w:val="0"/>
          <w:divBdr>
            <w:top w:val="none" w:sz="0" w:space="0" w:color="auto"/>
            <w:left w:val="none" w:sz="0" w:space="0" w:color="auto"/>
            <w:bottom w:val="none" w:sz="0" w:space="0" w:color="auto"/>
            <w:right w:val="none" w:sz="0" w:space="0" w:color="auto"/>
          </w:divBdr>
        </w:div>
        <w:div w:id="1916745913">
          <w:marLeft w:val="480"/>
          <w:marRight w:val="0"/>
          <w:marTop w:val="0"/>
          <w:marBottom w:val="0"/>
          <w:divBdr>
            <w:top w:val="none" w:sz="0" w:space="0" w:color="auto"/>
            <w:left w:val="none" w:sz="0" w:space="0" w:color="auto"/>
            <w:bottom w:val="none" w:sz="0" w:space="0" w:color="auto"/>
            <w:right w:val="none" w:sz="0" w:space="0" w:color="auto"/>
          </w:divBdr>
        </w:div>
        <w:div w:id="574167931">
          <w:marLeft w:val="480"/>
          <w:marRight w:val="0"/>
          <w:marTop w:val="0"/>
          <w:marBottom w:val="0"/>
          <w:divBdr>
            <w:top w:val="none" w:sz="0" w:space="0" w:color="auto"/>
            <w:left w:val="none" w:sz="0" w:space="0" w:color="auto"/>
            <w:bottom w:val="none" w:sz="0" w:space="0" w:color="auto"/>
            <w:right w:val="none" w:sz="0" w:space="0" w:color="auto"/>
          </w:divBdr>
        </w:div>
        <w:div w:id="1454908191">
          <w:marLeft w:val="480"/>
          <w:marRight w:val="0"/>
          <w:marTop w:val="0"/>
          <w:marBottom w:val="0"/>
          <w:divBdr>
            <w:top w:val="none" w:sz="0" w:space="0" w:color="auto"/>
            <w:left w:val="none" w:sz="0" w:space="0" w:color="auto"/>
            <w:bottom w:val="none" w:sz="0" w:space="0" w:color="auto"/>
            <w:right w:val="none" w:sz="0" w:space="0" w:color="auto"/>
          </w:divBdr>
        </w:div>
        <w:div w:id="1996373575">
          <w:marLeft w:val="480"/>
          <w:marRight w:val="0"/>
          <w:marTop w:val="0"/>
          <w:marBottom w:val="0"/>
          <w:divBdr>
            <w:top w:val="none" w:sz="0" w:space="0" w:color="auto"/>
            <w:left w:val="none" w:sz="0" w:space="0" w:color="auto"/>
            <w:bottom w:val="none" w:sz="0" w:space="0" w:color="auto"/>
            <w:right w:val="none" w:sz="0" w:space="0" w:color="auto"/>
          </w:divBdr>
        </w:div>
        <w:div w:id="1001856784">
          <w:marLeft w:val="480"/>
          <w:marRight w:val="0"/>
          <w:marTop w:val="0"/>
          <w:marBottom w:val="0"/>
          <w:divBdr>
            <w:top w:val="none" w:sz="0" w:space="0" w:color="auto"/>
            <w:left w:val="none" w:sz="0" w:space="0" w:color="auto"/>
            <w:bottom w:val="none" w:sz="0" w:space="0" w:color="auto"/>
            <w:right w:val="none" w:sz="0" w:space="0" w:color="auto"/>
          </w:divBdr>
        </w:div>
        <w:div w:id="1100178045">
          <w:marLeft w:val="480"/>
          <w:marRight w:val="0"/>
          <w:marTop w:val="0"/>
          <w:marBottom w:val="0"/>
          <w:divBdr>
            <w:top w:val="none" w:sz="0" w:space="0" w:color="auto"/>
            <w:left w:val="none" w:sz="0" w:space="0" w:color="auto"/>
            <w:bottom w:val="none" w:sz="0" w:space="0" w:color="auto"/>
            <w:right w:val="none" w:sz="0" w:space="0" w:color="auto"/>
          </w:divBdr>
        </w:div>
        <w:div w:id="202524681">
          <w:marLeft w:val="480"/>
          <w:marRight w:val="0"/>
          <w:marTop w:val="0"/>
          <w:marBottom w:val="0"/>
          <w:divBdr>
            <w:top w:val="none" w:sz="0" w:space="0" w:color="auto"/>
            <w:left w:val="none" w:sz="0" w:space="0" w:color="auto"/>
            <w:bottom w:val="none" w:sz="0" w:space="0" w:color="auto"/>
            <w:right w:val="none" w:sz="0" w:space="0" w:color="auto"/>
          </w:divBdr>
        </w:div>
        <w:div w:id="416025368">
          <w:marLeft w:val="480"/>
          <w:marRight w:val="0"/>
          <w:marTop w:val="0"/>
          <w:marBottom w:val="0"/>
          <w:divBdr>
            <w:top w:val="none" w:sz="0" w:space="0" w:color="auto"/>
            <w:left w:val="none" w:sz="0" w:space="0" w:color="auto"/>
            <w:bottom w:val="none" w:sz="0" w:space="0" w:color="auto"/>
            <w:right w:val="none" w:sz="0" w:space="0" w:color="auto"/>
          </w:divBdr>
        </w:div>
        <w:div w:id="532574734">
          <w:marLeft w:val="480"/>
          <w:marRight w:val="0"/>
          <w:marTop w:val="0"/>
          <w:marBottom w:val="0"/>
          <w:divBdr>
            <w:top w:val="none" w:sz="0" w:space="0" w:color="auto"/>
            <w:left w:val="none" w:sz="0" w:space="0" w:color="auto"/>
            <w:bottom w:val="none" w:sz="0" w:space="0" w:color="auto"/>
            <w:right w:val="none" w:sz="0" w:space="0" w:color="auto"/>
          </w:divBdr>
        </w:div>
        <w:div w:id="648558795">
          <w:marLeft w:val="480"/>
          <w:marRight w:val="0"/>
          <w:marTop w:val="0"/>
          <w:marBottom w:val="0"/>
          <w:divBdr>
            <w:top w:val="none" w:sz="0" w:space="0" w:color="auto"/>
            <w:left w:val="none" w:sz="0" w:space="0" w:color="auto"/>
            <w:bottom w:val="none" w:sz="0" w:space="0" w:color="auto"/>
            <w:right w:val="none" w:sz="0" w:space="0" w:color="auto"/>
          </w:divBdr>
        </w:div>
        <w:div w:id="1529682808">
          <w:marLeft w:val="480"/>
          <w:marRight w:val="0"/>
          <w:marTop w:val="0"/>
          <w:marBottom w:val="0"/>
          <w:divBdr>
            <w:top w:val="none" w:sz="0" w:space="0" w:color="auto"/>
            <w:left w:val="none" w:sz="0" w:space="0" w:color="auto"/>
            <w:bottom w:val="none" w:sz="0" w:space="0" w:color="auto"/>
            <w:right w:val="none" w:sz="0" w:space="0" w:color="auto"/>
          </w:divBdr>
        </w:div>
        <w:div w:id="1504392731">
          <w:marLeft w:val="480"/>
          <w:marRight w:val="0"/>
          <w:marTop w:val="0"/>
          <w:marBottom w:val="0"/>
          <w:divBdr>
            <w:top w:val="none" w:sz="0" w:space="0" w:color="auto"/>
            <w:left w:val="none" w:sz="0" w:space="0" w:color="auto"/>
            <w:bottom w:val="none" w:sz="0" w:space="0" w:color="auto"/>
            <w:right w:val="none" w:sz="0" w:space="0" w:color="auto"/>
          </w:divBdr>
        </w:div>
        <w:div w:id="1112047453">
          <w:marLeft w:val="480"/>
          <w:marRight w:val="0"/>
          <w:marTop w:val="0"/>
          <w:marBottom w:val="0"/>
          <w:divBdr>
            <w:top w:val="none" w:sz="0" w:space="0" w:color="auto"/>
            <w:left w:val="none" w:sz="0" w:space="0" w:color="auto"/>
            <w:bottom w:val="none" w:sz="0" w:space="0" w:color="auto"/>
            <w:right w:val="none" w:sz="0" w:space="0" w:color="auto"/>
          </w:divBdr>
        </w:div>
        <w:div w:id="896432558">
          <w:marLeft w:val="480"/>
          <w:marRight w:val="0"/>
          <w:marTop w:val="0"/>
          <w:marBottom w:val="0"/>
          <w:divBdr>
            <w:top w:val="none" w:sz="0" w:space="0" w:color="auto"/>
            <w:left w:val="none" w:sz="0" w:space="0" w:color="auto"/>
            <w:bottom w:val="none" w:sz="0" w:space="0" w:color="auto"/>
            <w:right w:val="none" w:sz="0" w:space="0" w:color="auto"/>
          </w:divBdr>
        </w:div>
        <w:div w:id="841746121">
          <w:marLeft w:val="480"/>
          <w:marRight w:val="0"/>
          <w:marTop w:val="0"/>
          <w:marBottom w:val="0"/>
          <w:divBdr>
            <w:top w:val="none" w:sz="0" w:space="0" w:color="auto"/>
            <w:left w:val="none" w:sz="0" w:space="0" w:color="auto"/>
            <w:bottom w:val="none" w:sz="0" w:space="0" w:color="auto"/>
            <w:right w:val="none" w:sz="0" w:space="0" w:color="auto"/>
          </w:divBdr>
        </w:div>
        <w:div w:id="1576016331">
          <w:marLeft w:val="480"/>
          <w:marRight w:val="0"/>
          <w:marTop w:val="0"/>
          <w:marBottom w:val="0"/>
          <w:divBdr>
            <w:top w:val="none" w:sz="0" w:space="0" w:color="auto"/>
            <w:left w:val="none" w:sz="0" w:space="0" w:color="auto"/>
            <w:bottom w:val="none" w:sz="0" w:space="0" w:color="auto"/>
            <w:right w:val="none" w:sz="0" w:space="0" w:color="auto"/>
          </w:divBdr>
        </w:div>
        <w:div w:id="244537799">
          <w:marLeft w:val="480"/>
          <w:marRight w:val="0"/>
          <w:marTop w:val="0"/>
          <w:marBottom w:val="0"/>
          <w:divBdr>
            <w:top w:val="none" w:sz="0" w:space="0" w:color="auto"/>
            <w:left w:val="none" w:sz="0" w:space="0" w:color="auto"/>
            <w:bottom w:val="none" w:sz="0" w:space="0" w:color="auto"/>
            <w:right w:val="none" w:sz="0" w:space="0" w:color="auto"/>
          </w:divBdr>
        </w:div>
        <w:div w:id="1101948216">
          <w:marLeft w:val="480"/>
          <w:marRight w:val="0"/>
          <w:marTop w:val="0"/>
          <w:marBottom w:val="0"/>
          <w:divBdr>
            <w:top w:val="none" w:sz="0" w:space="0" w:color="auto"/>
            <w:left w:val="none" w:sz="0" w:space="0" w:color="auto"/>
            <w:bottom w:val="none" w:sz="0" w:space="0" w:color="auto"/>
            <w:right w:val="none" w:sz="0" w:space="0" w:color="auto"/>
          </w:divBdr>
        </w:div>
        <w:div w:id="805004258">
          <w:marLeft w:val="480"/>
          <w:marRight w:val="0"/>
          <w:marTop w:val="0"/>
          <w:marBottom w:val="0"/>
          <w:divBdr>
            <w:top w:val="none" w:sz="0" w:space="0" w:color="auto"/>
            <w:left w:val="none" w:sz="0" w:space="0" w:color="auto"/>
            <w:bottom w:val="none" w:sz="0" w:space="0" w:color="auto"/>
            <w:right w:val="none" w:sz="0" w:space="0" w:color="auto"/>
          </w:divBdr>
        </w:div>
        <w:div w:id="2096776304">
          <w:marLeft w:val="480"/>
          <w:marRight w:val="0"/>
          <w:marTop w:val="0"/>
          <w:marBottom w:val="0"/>
          <w:divBdr>
            <w:top w:val="none" w:sz="0" w:space="0" w:color="auto"/>
            <w:left w:val="none" w:sz="0" w:space="0" w:color="auto"/>
            <w:bottom w:val="none" w:sz="0" w:space="0" w:color="auto"/>
            <w:right w:val="none" w:sz="0" w:space="0" w:color="auto"/>
          </w:divBdr>
        </w:div>
        <w:div w:id="436946566">
          <w:marLeft w:val="480"/>
          <w:marRight w:val="0"/>
          <w:marTop w:val="0"/>
          <w:marBottom w:val="0"/>
          <w:divBdr>
            <w:top w:val="none" w:sz="0" w:space="0" w:color="auto"/>
            <w:left w:val="none" w:sz="0" w:space="0" w:color="auto"/>
            <w:bottom w:val="none" w:sz="0" w:space="0" w:color="auto"/>
            <w:right w:val="none" w:sz="0" w:space="0" w:color="auto"/>
          </w:divBdr>
        </w:div>
        <w:div w:id="273170422">
          <w:marLeft w:val="480"/>
          <w:marRight w:val="0"/>
          <w:marTop w:val="0"/>
          <w:marBottom w:val="0"/>
          <w:divBdr>
            <w:top w:val="none" w:sz="0" w:space="0" w:color="auto"/>
            <w:left w:val="none" w:sz="0" w:space="0" w:color="auto"/>
            <w:bottom w:val="none" w:sz="0" w:space="0" w:color="auto"/>
            <w:right w:val="none" w:sz="0" w:space="0" w:color="auto"/>
          </w:divBdr>
        </w:div>
        <w:div w:id="1360545934">
          <w:marLeft w:val="480"/>
          <w:marRight w:val="0"/>
          <w:marTop w:val="0"/>
          <w:marBottom w:val="0"/>
          <w:divBdr>
            <w:top w:val="none" w:sz="0" w:space="0" w:color="auto"/>
            <w:left w:val="none" w:sz="0" w:space="0" w:color="auto"/>
            <w:bottom w:val="none" w:sz="0" w:space="0" w:color="auto"/>
            <w:right w:val="none" w:sz="0" w:space="0" w:color="auto"/>
          </w:divBdr>
        </w:div>
        <w:div w:id="421998940">
          <w:marLeft w:val="480"/>
          <w:marRight w:val="0"/>
          <w:marTop w:val="0"/>
          <w:marBottom w:val="0"/>
          <w:divBdr>
            <w:top w:val="none" w:sz="0" w:space="0" w:color="auto"/>
            <w:left w:val="none" w:sz="0" w:space="0" w:color="auto"/>
            <w:bottom w:val="none" w:sz="0" w:space="0" w:color="auto"/>
            <w:right w:val="none" w:sz="0" w:space="0" w:color="auto"/>
          </w:divBdr>
        </w:div>
        <w:div w:id="484662779">
          <w:marLeft w:val="480"/>
          <w:marRight w:val="0"/>
          <w:marTop w:val="0"/>
          <w:marBottom w:val="0"/>
          <w:divBdr>
            <w:top w:val="none" w:sz="0" w:space="0" w:color="auto"/>
            <w:left w:val="none" w:sz="0" w:space="0" w:color="auto"/>
            <w:bottom w:val="none" w:sz="0" w:space="0" w:color="auto"/>
            <w:right w:val="none" w:sz="0" w:space="0" w:color="auto"/>
          </w:divBdr>
        </w:div>
        <w:div w:id="38362858">
          <w:marLeft w:val="480"/>
          <w:marRight w:val="0"/>
          <w:marTop w:val="0"/>
          <w:marBottom w:val="0"/>
          <w:divBdr>
            <w:top w:val="none" w:sz="0" w:space="0" w:color="auto"/>
            <w:left w:val="none" w:sz="0" w:space="0" w:color="auto"/>
            <w:bottom w:val="none" w:sz="0" w:space="0" w:color="auto"/>
            <w:right w:val="none" w:sz="0" w:space="0" w:color="auto"/>
          </w:divBdr>
        </w:div>
        <w:div w:id="1492411328">
          <w:marLeft w:val="480"/>
          <w:marRight w:val="0"/>
          <w:marTop w:val="0"/>
          <w:marBottom w:val="0"/>
          <w:divBdr>
            <w:top w:val="none" w:sz="0" w:space="0" w:color="auto"/>
            <w:left w:val="none" w:sz="0" w:space="0" w:color="auto"/>
            <w:bottom w:val="none" w:sz="0" w:space="0" w:color="auto"/>
            <w:right w:val="none" w:sz="0" w:space="0" w:color="auto"/>
          </w:divBdr>
        </w:div>
        <w:div w:id="1594557662">
          <w:marLeft w:val="480"/>
          <w:marRight w:val="0"/>
          <w:marTop w:val="0"/>
          <w:marBottom w:val="0"/>
          <w:divBdr>
            <w:top w:val="none" w:sz="0" w:space="0" w:color="auto"/>
            <w:left w:val="none" w:sz="0" w:space="0" w:color="auto"/>
            <w:bottom w:val="none" w:sz="0" w:space="0" w:color="auto"/>
            <w:right w:val="none" w:sz="0" w:space="0" w:color="auto"/>
          </w:divBdr>
        </w:div>
        <w:div w:id="970600293">
          <w:marLeft w:val="480"/>
          <w:marRight w:val="0"/>
          <w:marTop w:val="0"/>
          <w:marBottom w:val="0"/>
          <w:divBdr>
            <w:top w:val="none" w:sz="0" w:space="0" w:color="auto"/>
            <w:left w:val="none" w:sz="0" w:space="0" w:color="auto"/>
            <w:bottom w:val="none" w:sz="0" w:space="0" w:color="auto"/>
            <w:right w:val="none" w:sz="0" w:space="0" w:color="auto"/>
          </w:divBdr>
        </w:div>
        <w:div w:id="1066758831">
          <w:marLeft w:val="480"/>
          <w:marRight w:val="0"/>
          <w:marTop w:val="0"/>
          <w:marBottom w:val="0"/>
          <w:divBdr>
            <w:top w:val="none" w:sz="0" w:space="0" w:color="auto"/>
            <w:left w:val="none" w:sz="0" w:space="0" w:color="auto"/>
            <w:bottom w:val="none" w:sz="0" w:space="0" w:color="auto"/>
            <w:right w:val="none" w:sz="0" w:space="0" w:color="auto"/>
          </w:divBdr>
        </w:div>
        <w:div w:id="1419324902">
          <w:marLeft w:val="480"/>
          <w:marRight w:val="0"/>
          <w:marTop w:val="0"/>
          <w:marBottom w:val="0"/>
          <w:divBdr>
            <w:top w:val="none" w:sz="0" w:space="0" w:color="auto"/>
            <w:left w:val="none" w:sz="0" w:space="0" w:color="auto"/>
            <w:bottom w:val="none" w:sz="0" w:space="0" w:color="auto"/>
            <w:right w:val="none" w:sz="0" w:space="0" w:color="auto"/>
          </w:divBdr>
        </w:div>
        <w:div w:id="1977448130">
          <w:marLeft w:val="480"/>
          <w:marRight w:val="0"/>
          <w:marTop w:val="0"/>
          <w:marBottom w:val="0"/>
          <w:divBdr>
            <w:top w:val="none" w:sz="0" w:space="0" w:color="auto"/>
            <w:left w:val="none" w:sz="0" w:space="0" w:color="auto"/>
            <w:bottom w:val="none" w:sz="0" w:space="0" w:color="auto"/>
            <w:right w:val="none" w:sz="0" w:space="0" w:color="auto"/>
          </w:divBdr>
        </w:div>
        <w:div w:id="229270458">
          <w:marLeft w:val="480"/>
          <w:marRight w:val="0"/>
          <w:marTop w:val="0"/>
          <w:marBottom w:val="0"/>
          <w:divBdr>
            <w:top w:val="none" w:sz="0" w:space="0" w:color="auto"/>
            <w:left w:val="none" w:sz="0" w:space="0" w:color="auto"/>
            <w:bottom w:val="none" w:sz="0" w:space="0" w:color="auto"/>
            <w:right w:val="none" w:sz="0" w:space="0" w:color="auto"/>
          </w:divBdr>
        </w:div>
        <w:div w:id="246306631">
          <w:marLeft w:val="480"/>
          <w:marRight w:val="0"/>
          <w:marTop w:val="0"/>
          <w:marBottom w:val="0"/>
          <w:divBdr>
            <w:top w:val="none" w:sz="0" w:space="0" w:color="auto"/>
            <w:left w:val="none" w:sz="0" w:space="0" w:color="auto"/>
            <w:bottom w:val="none" w:sz="0" w:space="0" w:color="auto"/>
            <w:right w:val="none" w:sz="0" w:space="0" w:color="auto"/>
          </w:divBdr>
        </w:div>
        <w:div w:id="1798910526">
          <w:marLeft w:val="480"/>
          <w:marRight w:val="0"/>
          <w:marTop w:val="0"/>
          <w:marBottom w:val="0"/>
          <w:divBdr>
            <w:top w:val="none" w:sz="0" w:space="0" w:color="auto"/>
            <w:left w:val="none" w:sz="0" w:space="0" w:color="auto"/>
            <w:bottom w:val="none" w:sz="0" w:space="0" w:color="auto"/>
            <w:right w:val="none" w:sz="0" w:space="0" w:color="auto"/>
          </w:divBdr>
        </w:div>
        <w:div w:id="92869499">
          <w:marLeft w:val="480"/>
          <w:marRight w:val="0"/>
          <w:marTop w:val="0"/>
          <w:marBottom w:val="0"/>
          <w:divBdr>
            <w:top w:val="none" w:sz="0" w:space="0" w:color="auto"/>
            <w:left w:val="none" w:sz="0" w:space="0" w:color="auto"/>
            <w:bottom w:val="none" w:sz="0" w:space="0" w:color="auto"/>
            <w:right w:val="none" w:sz="0" w:space="0" w:color="auto"/>
          </w:divBdr>
        </w:div>
        <w:div w:id="1728142267">
          <w:marLeft w:val="480"/>
          <w:marRight w:val="0"/>
          <w:marTop w:val="0"/>
          <w:marBottom w:val="0"/>
          <w:divBdr>
            <w:top w:val="none" w:sz="0" w:space="0" w:color="auto"/>
            <w:left w:val="none" w:sz="0" w:space="0" w:color="auto"/>
            <w:bottom w:val="none" w:sz="0" w:space="0" w:color="auto"/>
            <w:right w:val="none" w:sz="0" w:space="0" w:color="auto"/>
          </w:divBdr>
        </w:div>
        <w:div w:id="1087116167">
          <w:marLeft w:val="480"/>
          <w:marRight w:val="0"/>
          <w:marTop w:val="0"/>
          <w:marBottom w:val="0"/>
          <w:divBdr>
            <w:top w:val="none" w:sz="0" w:space="0" w:color="auto"/>
            <w:left w:val="none" w:sz="0" w:space="0" w:color="auto"/>
            <w:bottom w:val="none" w:sz="0" w:space="0" w:color="auto"/>
            <w:right w:val="none" w:sz="0" w:space="0" w:color="auto"/>
          </w:divBdr>
        </w:div>
      </w:divsChild>
    </w:div>
    <w:div w:id="673647098">
      <w:bodyDiv w:val="1"/>
      <w:marLeft w:val="0"/>
      <w:marRight w:val="0"/>
      <w:marTop w:val="0"/>
      <w:marBottom w:val="0"/>
      <w:divBdr>
        <w:top w:val="none" w:sz="0" w:space="0" w:color="auto"/>
        <w:left w:val="none" w:sz="0" w:space="0" w:color="auto"/>
        <w:bottom w:val="none" w:sz="0" w:space="0" w:color="auto"/>
        <w:right w:val="none" w:sz="0" w:space="0" w:color="auto"/>
      </w:divBdr>
      <w:divsChild>
        <w:div w:id="302350331">
          <w:marLeft w:val="640"/>
          <w:marRight w:val="0"/>
          <w:marTop w:val="0"/>
          <w:marBottom w:val="0"/>
          <w:divBdr>
            <w:top w:val="none" w:sz="0" w:space="0" w:color="auto"/>
            <w:left w:val="none" w:sz="0" w:space="0" w:color="auto"/>
            <w:bottom w:val="none" w:sz="0" w:space="0" w:color="auto"/>
            <w:right w:val="none" w:sz="0" w:space="0" w:color="auto"/>
          </w:divBdr>
        </w:div>
        <w:div w:id="1840004765">
          <w:marLeft w:val="640"/>
          <w:marRight w:val="0"/>
          <w:marTop w:val="0"/>
          <w:marBottom w:val="0"/>
          <w:divBdr>
            <w:top w:val="none" w:sz="0" w:space="0" w:color="auto"/>
            <w:left w:val="none" w:sz="0" w:space="0" w:color="auto"/>
            <w:bottom w:val="none" w:sz="0" w:space="0" w:color="auto"/>
            <w:right w:val="none" w:sz="0" w:space="0" w:color="auto"/>
          </w:divBdr>
        </w:div>
        <w:div w:id="738402013">
          <w:marLeft w:val="640"/>
          <w:marRight w:val="0"/>
          <w:marTop w:val="0"/>
          <w:marBottom w:val="0"/>
          <w:divBdr>
            <w:top w:val="none" w:sz="0" w:space="0" w:color="auto"/>
            <w:left w:val="none" w:sz="0" w:space="0" w:color="auto"/>
            <w:bottom w:val="none" w:sz="0" w:space="0" w:color="auto"/>
            <w:right w:val="none" w:sz="0" w:space="0" w:color="auto"/>
          </w:divBdr>
        </w:div>
        <w:div w:id="78674378">
          <w:marLeft w:val="640"/>
          <w:marRight w:val="0"/>
          <w:marTop w:val="0"/>
          <w:marBottom w:val="0"/>
          <w:divBdr>
            <w:top w:val="none" w:sz="0" w:space="0" w:color="auto"/>
            <w:left w:val="none" w:sz="0" w:space="0" w:color="auto"/>
            <w:bottom w:val="none" w:sz="0" w:space="0" w:color="auto"/>
            <w:right w:val="none" w:sz="0" w:space="0" w:color="auto"/>
          </w:divBdr>
        </w:div>
        <w:div w:id="1991206650">
          <w:marLeft w:val="640"/>
          <w:marRight w:val="0"/>
          <w:marTop w:val="0"/>
          <w:marBottom w:val="0"/>
          <w:divBdr>
            <w:top w:val="none" w:sz="0" w:space="0" w:color="auto"/>
            <w:left w:val="none" w:sz="0" w:space="0" w:color="auto"/>
            <w:bottom w:val="none" w:sz="0" w:space="0" w:color="auto"/>
            <w:right w:val="none" w:sz="0" w:space="0" w:color="auto"/>
          </w:divBdr>
        </w:div>
        <w:div w:id="750733674">
          <w:marLeft w:val="640"/>
          <w:marRight w:val="0"/>
          <w:marTop w:val="0"/>
          <w:marBottom w:val="0"/>
          <w:divBdr>
            <w:top w:val="none" w:sz="0" w:space="0" w:color="auto"/>
            <w:left w:val="none" w:sz="0" w:space="0" w:color="auto"/>
            <w:bottom w:val="none" w:sz="0" w:space="0" w:color="auto"/>
            <w:right w:val="none" w:sz="0" w:space="0" w:color="auto"/>
          </w:divBdr>
        </w:div>
        <w:div w:id="1951281735">
          <w:marLeft w:val="640"/>
          <w:marRight w:val="0"/>
          <w:marTop w:val="0"/>
          <w:marBottom w:val="0"/>
          <w:divBdr>
            <w:top w:val="none" w:sz="0" w:space="0" w:color="auto"/>
            <w:left w:val="none" w:sz="0" w:space="0" w:color="auto"/>
            <w:bottom w:val="none" w:sz="0" w:space="0" w:color="auto"/>
            <w:right w:val="none" w:sz="0" w:space="0" w:color="auto"/>
          </w:divBdr>
        </w:div>
        <w:div w:id="1926453073">
          <w:marLeft w:val="640"/>
          <w:marRight w:val="0"/>
          <w:marTop w:val="0"/>
          <w:marBottom w:val="0"/>
          <w:divBdr>
            <w:top w:val="none" w:sz="0" w:space="0" w:color="auto"/>
            <w:left w:val="none" w:sz="0" w:space="0" w:color="auto"/>
            <w:bottom w:val="none" w:sz="0" w:space="0" w:color="auto"/>
            <w:right w:val="none" w:sz="0" w:space="0" w:color="auto"/>
          </w:divBdr>
        </w:div>
        <w:div w:id="1740976823">
          <w:marLeft w:val="640"/>
          <w:marRight w:val="0"/>
          <w:marTop w:val="0"/>
          <w:marBottom w:val="0"/>
          <w:divBdr>
            <w:top w:val="none" w:sz="0" w:space="0" w:color="auto"/>
            <w:left w:val="none" w:sz="0" w:space="0" w:color="auto"/>
            <w:bottom w:val="none" w:sz="0" w:space="0" w:color="auto"/>
            <w:right w:val="none" w:sz="0" w:space="0" w:color="auto"/>
          </w:divBdr>
        </w:div>
        <w:div w:id="790369377">
          <w:marLeft w:val="640"/>
          <w:marRight w:val="0"/>
          <w:marTop w:val="0"/>
          <w:marBottom w:val="0"/>
          <w:divBdr>
            <w:top w:val="none" w:sz="0" w:space="0" w:color="auto"/>
            <w:left w:val="none" w:sz="0" w:space="0" w:color="auto"/>
            <w:bottom w:val="none" w:sz="0" w:space="0" w:color="auto"/>
            <w:right w:val="none" w:sz="0" w:space="0" w:color="auto"/>
          </w:divBdr>
        </w:div>
        <w:div w:id="1513690708">
          <w:marLeft w:val="640"/>
          <w:marRight w:val="0"/>
          <w:marTop w:val="0"/>
          <w:marBottom w:val="0"/>
          <w:divBdr>
            <w:top w:val="none" w:sz="0" w:space="0" w:color="auto"/>
            <w:left w:val="none" w:sz="0" w:space="0" w:color="auto"/>
            <w:bottom w:val="none" w:sz="0" w:space="0" w:color="auto"/>
            <w:right w:val="none" w:sz="0" w:space="0" w:color="auto"/>
          </w:divBdr>
        </w:div>
        <w:div w:id="866796669">
          <w:marLeft w:val="640"/>
          <w:marRight w:val="0"/>
          <w:marTop w:val="0"/>
          <w:marBottom w:val="0"/>
          <w:divBdr>
            <w:top w:val="none" w:sz="0" w:space="0" w:color="auto"/>
            <w:left w:val="none" w:sz="0" w:space="0" w:color="auto"/>
            <w:bottom w:val="none" w:sz="0" w:space="0" w:color="auto"/>
            <w:right w:val="none" w:sz="0" w:space="0" w:color="auto"/>
          </w:divBdr>
        </w:div>
        <w:div w:id="152066664">
          <w:marLeft w:val="640"/>
          <w:marRight w:val="0"/>
          <w:marTop w:val="0"/>
          <w:marBottom w:val="0"/>
          <w:divBdr>
            <w:top w:val="none" w:sz="0" w:space="0" w:color="auto"/>
            <w:left w:val="none" w:sz="0" w:space="0" w:color="auto"/>
            <w:bottom w:val="none" w:sz="0" w:space="0" w:color="auto"/>
            <w:right w:val="none" w:sz="0" w:space="0" w:color="auto"/>
          </w:divBdr>
        </w:div>
        <w:div w:id="1719165099">
          <w:marLeft w:val="640"/>
          <w:marRight w:val="0"/>
          <w:marTop w:val="0"/>
          <w:marBottom w:val="0"/>
          <w:divBdr>
            <w:top w:val="none" w:sz="0" w:space="0" w:color="auto"/>
            <w:left w:val="none" w:sz="0" w:space="0" w:color="auto"/>
            <w:bottom w:val="none" w:sz="0" w:space="0" w:color="auto"/>
            <w:right w:val="none" w:sz="0" w:space="0" w:color="auto"/>
          </w:divBdr>
        </w:div>
        <w:div w:id="623653669">
          <w:marLeft w:val="640"/>
          <w:marRight w:val="0"/>
          <w:marTop w:val="0"/>
          <w:marBottom w:val="0"/>
          <w:divBdr>
            <w:top w:val="none" w:sz="0" w:space="0" w:color="auto"/>
            <w:left w:val="none" w:sz="0" w:space="0" w:color="auto"/>
            <w:bottom w:val="none" w:sz="0" w:space="0" w:color="auto"/>
            <w:right w:val="none" w:sz="0" w:space="0" w:color="auto"/>
          </w:divBdr>
        </w:div>
        <w:div w:id="1010958755">
          <w:marLeft w:val="640"/>
          <w:marRight w:val="0"/>
          <w:marTop w:val="0"/>
          <w:marBottom w:val="0"/>
          <w:divBdr>
            <w:top w:val="none" w:sz="0" w:space="0" w:color="auto"/>
            <w:left w:val="none" w:sz="0" w:space="0" w:color="auto"/>
            <w:bottom w:val="none" w:sz="0" w:space="0" w:color="auto"/>
            <w:right w:val="none" w:sz="0" w:space="0" w:color="auto"/>
          </w:divBdr>
        </w:div>
        <w:div w:id="1469590235">
          <w:marLeft w:val="640"/>
          <w:marRight w:val="0"/>
          <w:marTop w:val="0"/>
          <w:marBottom w:val="0"/>
          <w:divBdr>
            <w:top w:val="none" w:sz="0" w:space="0" w:color="auto"/>
            <w:left w:val="none" w:sz="0" w:space="0" w:color="auto"/>
            <w:bottom w:val="none" w:sz="0" w:space="0" w:color="auto"/>
            <w:right w:val="none" w:sz="0" w:space="0" w:color="auto"/>
          </w:divBdr>
        </w:div>
        <w:div w:id="811219739">
          <w:marLeft w:val="640"/>
          <w:marRight w:val="0"/>
          <w:marTop w:val="0"/>
          <w:marBottom w:val="0"/>
          <w:divBdr>
            <w:top w:val="none" w:sz="0" w:space="0" w:color="auto"/>
            <w:left w:val="none" w:sz="0" w:space="0" w:color="auto"/>
            <w:bottom w:val="none" w:sz="0" w:space="0" w:color="auto"/>
            <w:right w:val="none" w:sz="0" w:space="0" w:color="auto"/>
          </w:divBdr>
        </w:div>
        <w:div w:id="130749950">
          <w:marLeft w:val="640"/>
          <w:marRight w:val="0"/>
          <w:marTop w:val="0"/>
          <w:marBottom w:val="0"/>
          <w:divBdr>
            <w:top w:val="none" w:sz="0" w:space="0" w:color="auto"/>
            <w:left w:val="none" w:sz="0" w:space="0" w:color="auto"/>
            <w:bottom w:val="none" w:sz="0" w:space="0" w:color="auto"/>
            <w:right w:val="none" w:sz="0" w:space="0" w:color="auto"/>
          </w:divBdr>
        </w:div>
        <w:div w:id="1028406662">
          <w:marLeft w:val="640"/>
          <w:marRight w:val="0"/>
          <w:marTop w:val="0"/>
          <w:marBottom w:val="0"/>
          <w:divBdr>
            <w:top w:val="none" w:sz="0" w:space="0" w:color="auto"/>
            <w:left w:val="none" w:sz="0" w:space="0" w:color="auto"/>
            <w:bottom w:val="none" w:sz="0" w:space="0" w:color="auto"/>
            <w:right w:val="none" w:sz="0" w:space="0" w:color="auto"/>
          </w:divBdr>
        </w:div>
        <w:div w:id="1590390217">
          <w:marLeft w:val="640"/>
          <w:marRight w:val="0"/>
          <w:marTop w:val="0"/>
          <w:marBottom w:val="0"/>
          <w:divBdr>
            <w:top w:val="none" w:sz="0" w:space="0" w:color="auto"/>
            <w:left w:val="none" w:sz="0" w:space="0" w:color="auto"/>
            <w:bottom w:val="none" w:sz="0" w:space="0" w:color="auto"/>
            <w:right w:val="none" w:sz="0" w:space="0" w:color="auto"/>
          </w:divBdr>
        </w:div>
        <w:div w:id="1599096908">
          <w:marLeft w:val="640"/>
          <w:marRight w:val="0"/>
          <w:marTop w:val="0"/>
          <w:marBottom w:val="0"/>
          <w:divBdr>
            <w:top w:val="none" w:sz="0" w:space="0" w:color="auto"/>
            <w:left w:val="none" w:sz="0" w:space="0" w:color="auto"/>
            <w:bottom w:val="none" w:sz="0" w:space="0" w:color="auto"/>
            <w:right w:val="none" w:sz="0" w:space="0" w:color="auto"/>
          </w:divBdr>
        </w:div>
        <w:div w:id="929317679">
          <w:marLeft w:val="640"/>
          <w:marRight w:val="0"/>
          <w:marTop w:val="0"/>
          <w:marBottom w:val="0"/>
          <w:divBdr>
            <w:top w:val="none" w:sz="0" w:space="0" w:color="auto"/>
            <w:left w:val="none" w:sz="0" w:space="0" w:color="auto"/>
            <w:bottom w:val="none" w:sz="0" w:space="0" w:color="auto"/>
            <w:right w:val="none" w:sz="0" w:space="0" w:color="auto"/>
          </w:divBdr>
        </w:div>
        <w:div w:id="1844470596">
          <w:marLeft w:val="640"/>
          <w:marRight w:val="0"/>
          <w:marTop w:val="0"/>
          <w:marBottom w:val="0"/>
          <w:divBdr>
            <w:top w:val="none" w:sz="0" w:space="0" w:color="auto"/>
            <w:left w:val="none" w:sz="0" w:space="0" w:color="auto"/>
            <w:bottom w:val="none" w:sz="0" w:space="0" w:color="auto"/>
            <w:right w:val="none" w:sz="0" w:space="0" w:color="auto"/>
          </w:divBdr>
        </w:div>
        <w:div w:id="1208028401">
          <w:marLeft w:val="640"/>
          <w:marRight w:val="0"/>
          <w:marTop w:val="0"/>
          <w:marBottom w:val="0"/>
          <w:divBdr>
            <w:top w:val="none" w:sz="0" w:space="0" w:color="auto"/>
            <w:left w:val="none" w:sz="0" w:space="0" w:color="auto"/>
            <w:bottom w:val="none" w:sz="0" w:space="0" w:color="auto"/>
            <w:right w:val="none" w:sz="0" w:space="0" w:color="auto"/>
          </w:divBdr>
        </w:div>
        <w:div w:id="2027634790">
          <w:marLeft w:val="640"/>
          <w:marRight w:val="0"/>
          <w:marTop w:val="0"/>
          <w:marBottom w:val="0"/>
          <w:divBdr>
            <w:top w:val="none" w:sz="0" w:space="0" w:color="auto"/>
            <w:left w:val="none" w:sz="0" w:space="0" w:color="auto"/>
            <w:bottom w:val="none" w:sz="0" w:space="0" w:color="auto"/>
            <w:right w:val="none" w:sz="0" w:space="0" w:color="auto"/>
          </w:divBdr>
        </w:div>
        <w:div w:id="874467760">
          <w:marLeft w:val="640"/>
          <w:marRight w:val="0"/>
          <w:marTop w:val="0"/>
          <w:marBottom w:val="0"/>
          <w:divBdr>
            <w:top w:val="none" w:sz="0" w:space="0" w:color="auto"/>
            <w:left w:val="none" w:sz="0" w:space="0" w:color="auto"/>
            <w:bottom w:val="none" w:sz="0" w:space="0" w:color="auto"/>
            <w:right w:val="none" w:sz="0" w:space="0" w:color="auto"/>
          </w:divBdr>
        </w:div>
        <w:div w:id="2060281824">
          <w:marLeft w:val="640"/>
          <w:marRight w:val="0"/>
          <w:marTop w:val="0"/>
          <w:marBottom w:val="0"/>
          <w:divBdr>
            <w:top w:val="none" w:sz="0" w:space="0" w:color="auto"/>
            <w:left w:val="none" w:sz="0" w:space="0" w:color="auto"/>
            <w:bottom w:val="none" w:sz="0" w:space="0" w:color="auto"/>
            <w:right w:val="none" w:sz="0" w:space="0" w:color="auto"/>
          </w:divBdr>
        </w:div>
        <w:div w:id="704600333">
          <w:marLeft w:val="640"/>
          <w:marRight w:val="0"/>
          <w:marTop w:val="0"/>
          <w:marBottom w:val="0"/>
          <w:divBdr>
            <w:top w:val="none" w:sz="0" w:space="0" w:color="auto"/>
            <w:left w:val="none" w:sz="0" w:space="0" w:color="auto"/>
            <w:bottom w:val="none" w:sz="0" w:space="0" w:color="auto"/>
            <w:right w:val="none" w:sz="0" w:space="0" w:color="auto"/>
          </w:divBdr>
        </w:div>
        <w:div w:id="2097940733">
          <w:marLeft w:val="640"/>
          <w:marRight w:val="0"/>
          <w:marTop w:val="0"/>
          <w:marBottom w:val="0"/>
          <w:divBdr>
            <w:top w:val="none" w:sz="0" w:space="0" w:color="auto"/>
            <w:left w:val="none" w:sz="0" w:space="0" w:color="auto"/>
            <w:bottom w:val="none" w:sz="0" w:space="0" w:color="auto"/>
            <w:right w:val="none" w:sz="0" w:space="0" w:color="auto"/>
          </w:divBdr>
        </w:div>
        <w:div w:id="1681852606">
          <w:marLeft w:val="640"/>
          <w:marRight w:val="0"/>
          <w:marTop w:val="0"/>
          <w:marBottom w:val="0"/>
          <w:divBdr>
            <w:top w:val="none" w:sz="0" w:space="0" w:color="auto"/>
            <w:left w:val="none" w:sz="0" w:space="0" w:color="auto"/>
            <w:bottom w:val="none" w:sz="0" w:space="0" w:color="auto"/>
            <w:right w:val="none" w:sz="0" w:space="0" w:color="auto"/>
          </w:divBdr>
        </w:div>
        <w:div w:id="2063937969">
          <w:marLeft w:val="640"/>
          <w:marRight w:val="0"/>
          <w:marTop w:val="0"/>
          <w:marBottom w:val="0"/>
          <w:divBdr>
            <w:top w:val="none" w:sz="0" w:space="0" w:color="auto"/>
            <w:left w:val="none" w:sz="0" w:space="0" w:color="auto"/>
            <w:bottom w:val="none" w:sz="0" w:space="0" w:color="auto"/>
            <w:right w:val="none" w:sz="0" w:space="0" w:color="auto"/>
          </w:divBdr>
        </w:div>
        <w:div w:id="1909152065">
          <w:marLeft w:val="640"/>
          <w:marRight w:val="0"/>
          <w:marTop w:val="0"/>
          <w:marBottom w:val="0"/>
          <w:divBdr>
            <w:top w:val="none" w:sz="0" w:space="0" w:color="auto"/>
            <w:left w:val="none" w:sz="0" w:space="0" w:color="auto"/>
            <w:bottom w:val="none" w:sz="0" w:space="0" w:color="auto"/>
            <w:right w:val="none" w:sz="0" w:space="0" w:color="auto"/>
          </w:divBdr>
        </w:div>
        <w:div w:id="692801779">
          <w:marLeft w:val="640"/>
          <w:marRight w:val="0"/>
          <w:marTop w:val="0"/>
          <w:marBottom w:val="0"/>
          <w:divBdr>
            <w:top w:val="none" w:sz="0" w:space="0" w:color="auto"/>
            <w:left w:val="none" w:sz="0" w:space="0" w:color="auto"/>
            <w:bottom w:val="none" w:sz="0" w:space="0" w:color="auto"/>
            <w:right w:val="none" w:sz="0" w:space="0" w:color="auto"/>
          </w:divBdr>
        </w:div>
        <w:div w:id="755134060">
          <w:marLeft w:val="640"/>
          <w:marRight w:val="0"/>
          <w:marTop w:val="0"/>
          <w:marBottom w:val="0"/>
          <w:divBdr>
            <w:top w:val="none" w:sz="0" w:space="0" w:color="auto"/>
            <w:left w:val="none" w:sz="0" w:space="0" w:color="auto"/>
            <w:bottom w:val="none" w:sz="0" w:space="0" w:color="auto"/>
            <w:right w:val="none" w:sz="0" w:space="0" w:color="auto"/>
          </w:divBdr>
        </w:div>
        <w:div w:id="1609846189">
          <w:marLeft w:val="640"/>
          <w:marRight w:val="0"/>
          <w:marTop w:val="0"/>
          <w:marBottom w:val="0"/>
          <w:divBdr>
            <w:top w:val="none" w:sz="0" w:space="0" w:color="auto"/>
            <w:left w:val="none" w:sz="0" w:space="0" w:color="auto"/>
            <w:bottom w:val="none" w:sz="0" w:space="0" w:color="auto"/>
            <w:right w:val="none" w:sz="0" w:space="0" w:color="auto"/>
          </w:divBdr>
        </w:div>
        <w:div w:id="385180727">
          <w:marLeft w:val="640"/>
          <w:marRight w:val="0"/>
          <w:marTop w:val="0"/>
          <w:marBottom w:val="0"/>
          <w:divBdr>
            <w:top w:val="none" w:sz="0" w:space="0" w:color="auto"/>
            <w:left w:val="none" w:sz="0" w:space="0" w:color="auto"/>
            <w:bottom w:val="none" w:sz="0" w:space="0" w:color="auto"/>
            <w:right w:val="none" w:sz="0" w:space="0" w:color="auto"/>
          </w:divBdr>
        </w:div>
        <w:div w:id="842548951">
          <w:marLeft w:val="640"/>
          <w:marRight w:val="0"/>
          <w:marTop w:val="0"/>
          <w:marBottom w:val="0"/>
          <w:divBdr>
            <w:top w:val="none" w:sz="0" w:space="0" w:color="auto"/>
            <w:left w:val="none" w:sz="0" w:space="0" w:color="auto"/>
            <w:bottom w:val="none" w:sz="0" w:space="0" w:color="auto"/>
            <w:right w:val="none" w:sz="0" w:space="0" w:color="auto"/>
          </w:divBdr>
        </w:div>
        <w:div w:id="1119686054">
          <w:marLeft w:val="640"/>
          <w:marRight w:val="0"/>
          <w:marTop w:val="0"/>
          <w:marBottom w:val="0"/>
          <w:divBdr>
            <w:top w:val="none" w:sz="0" w:space="0" w:color="auto"/>
            <w:left w:val="none" w:sz="0" w:space="0" w:color="auto"/>
            <w:bottom w:val="none" w:sz="0" w:space="0" w:color="auto"/>
            <w:right w:val="none" w:sz="0" w:space="0" w:color="auto"/>
          </w:divBdr>
        </w:div>
        <w:div w:id="558513285">
          <w:marLeft w:val="640"/>
          <w:marRight w:val="0"/>
          <w:marTop w:val="0"/>
          <w:marBottom w:val="0"/>
          <w:divBdr>
            <w:top w:val="none" w:sz="0" w:space="0" w:color="auto"/>
            <w:left w:val="none" w:sz="0" w:space="0" w:color="auto"/>
            <w:bottom w:val="none" w:sz="0" w:space="0" w:color="auto"/>
            <w:right w:val="none" w:sz="0" w:space="0" w:color="auto"/>
          </w:divBdr>
        </w:div>
        <w:div w:id="1406297919">
          <w:marLeft w:val="640"/>
          <w:marRight w:val="0"/>
          <w:marTop w:val="0"/>
          <w:marBottom w:val="0"/>
          <w:divBdr>
            <w:top w:val="none" w:sz="0" w:space="0" w:color="auto"/>
            <w:left w:val="none" w:sz="0" w:space="0" w:color="auto"/>
            <w:bottom w:val="none" w:sz="0" w:space="0" w:color="auto"/>
            <w:right w:val="none" w:sz="0" w:space="0" w:color="auto"/>
          </w:divBdr>
        </w:div>
        <w:div w:id="2131585180">
          <w:marLeft w:val="640"/>
          <w:marRight w:val="0"/>
          <w:marTop w:val="0"/>
          <w:marBottom w:val="0"/>
          <w:divBdr>
            <w:top w:val="none" w:sz="0" w:space="0" w:color="auto"/>
            <w:left w:val="none" w:sz="0" w:space="0" w:color="auto"/>
            <w:bottom w:val="none" w:sz="0" w:space="0" w:color="auto"/>
            <w:right w:val="none" w:sz="0" w:space="0" w:color="auto"/>
          </w:divBdr>
        </w:div>
        <w:div w:id="1189875886">
          <w:marLeft w:val="640"/>
          <w:marRight w:val="0"/>
          <w:marTop w:val="0"/>
          <w:marBottom w:val="0"/>
          <w:divBdr>
            <w:top w:val="none" w:sz="0" w:space="0" w:color="auto"/>
            <w:left w:val="none" w:sz="0" w:space="0" w:color="auto"/>
            <w:bottom w:val="none" w:sz="0" w:space="0" w:color="auto"/>
            <w:right w:val="none" w:sz="0" w:space="0" w:color="auto"/>
          </w:divBdr>
        </w:div>
        <w:div w:id="1885211132">
          <w:marLeft w:val="640"/>
          <w:marRight w:val="0"/>
          <w:marTop w:val="0"/>
          <w:marBottom w:val="0"/>
          <w:divBdr>
            <w:top w:val="none" w:sz="0" w:space="0" w:color="auto"/>
            <w:left w:val="none" w:sz="0" w:space="0" w:color="auto"/>
            <w:bottom w:val="none" w:sz="0" w:space="0" w:color="auto"/>
            <w:right w:val="none" w:sz="0" w:space="0" w:color="auto"/>
          </w:divBdr>
        </w:div>
        <w:div w:id="206796603">
          <w:marLeft w:val="640"/>
          <w:marRight w:val="0"/>
          <w:marTop w:val="0"/>
          <w:marBottom w:val="0"/>
          <w:divBdr>
            <w:top w:val="none" w:sz="0" w:space="0" w:color="auto"/>
            <w:left w:val="none" w:sz="0" w:space="0" w:color="auto"/>
            <w:bottom w:val="none" w:sz="0" w:space="0" w:color="auto"/>
            <w:right w:val="none" w:sz="0" w:space="0" w:color="auto"/>
          </w:divBdr>
        </w:div>
        <w:div w:id="1002391951">
          <w:marLeft w:val="640"/>
          <w:marRight w:val="0"/>
          <w:marTop w:val="0"/>
          <w:marBottom w:val="0"/>
          <w:divBdr>
            <w:top w:val="none" w:sz="0" w:space="0" w:color="auto"/>
            <w:left w:val="none" w:sz="0" w:space="0" w:color="auto"/>
            <w:bottom w:val="none" w:sz="0" w:space="0" w:color="auto"/>
            <w:right w:val="none" w:sz="0" w:space="0" w:color="auto"/>
          </w:divBdr>
        </w:div>
        <w:div w:id="433787812">
          <w:marLeft w:val="640"/>
          <w:marRight w:val="0"/>
          <w:marTop w:val="0"/>
          <w:marBottom w:val="0"/>
          <w:divBdr>
            <w:top w:val="none" w:sz="0" w:space="0" w:color="auto"/>
            <w:left w:val="none" w:sz="0" w:space="0" w:color="auto"/>
            <w:bottom w:val="none" w:sz="0" w:space="0" w:color="auto"/>
            <w:right w:val="none" w:sz="0" w:space="0" w:color="auto"/>
          </w:divBdr>
        </w:div>
        <w:div w:id="2047487065">
          <w:marLeft w:val="640"/>
          <w:marRight w:val="0"/>
          <w:marTop w:val="0"/>
          <w:marBottom w:val="0"/>
          <w:divBdr>
            <w:top w:val="none" w:sz="0" w:space="0" w:color="auto"/>
            <w:left w:val="none" w:sz="0" w:space="0" w:color="auto"/>
            <w:bottom w:val="none" w:sz="0" w:space="0" w:color="auto"/>
            <w:right w:val="none" w:sz="0" w:space="0" w:color="auto"/>
          </w:divBdr>
        </w:div>
        <w:div w:id="1885629454">
          <w:marLeft w:val="640"/>
          <w:marRight w:val="0"/>
          <w:marTop w:val="0"/>
          <w:marBottom w:val="0"/>
          <w:divBdr>
            <w:top w:val="none" w:sz="0" w:space="0" w:color="auto"/>
            <w:left w:val="none" w:sz="0" w:space="0" w:color="auto"/>
            <w:bottom w:val="none" w:sz="0" w:space="0" w:color="auto"/>
            <w:right w:val="none" w:sz="0" w:space="0" w:color="auto"/>
          </w:divBdr>
        </w:div>
        <w:div w:id="2007634958">
          <w:marLeft w:val="640"/>
          <w:marRight w:val="0"/>
          <w:marTop w:val="0"/>
          <w:marBottom w:val="0"/>
          <w:divBdr>
            <w:top w:val="none" w:sz="0" w:space="0" w:color="auto"/>
            <w:left w:val="none" w:sz="0" w:space="0" w:color="auto"/>
            <w:bottom w:val="none" w:sz="0" w:space="0" w:color="auto"/>
            <w:right w:val="none" w:sz="0" w:space="0" w:color="auto"/>
          </w:divBdr>
        </w:div>
        <w:div w:id="1725787826">
          <w:marLeft w:val="640"/>
          <w:marRight w:val="0"/>
          <w:marTop w:val="0"/>
          <w:marBottom w:val="0"/>
          <w:divBdr>
            <w:top w:val="none" w:sz="0" w:space="0" w:color="auto"/>
            <w:left w:val="none" w:sz="0" w:space="0" w:color="auto"/>
            <w:bottom w:val="none" w:sz="0" w:space="0" w:color="auto"/>
            <w:right w:val="none" w:sz="0" w:space="0" w:color="auto"/>
          </w:divBdr>
        </w:div>
        <w:div w:id="1159805897">
          <w:marLeft w:val="640"/>
          <w:marRight w:val="0"/>
          <w:marTop w:val="0"/>
          <w:marBottom w:val="0"/>
          <w:divBdr>
            <w:top w:val="none" w:sz="0" w:space="0" w:color="auto"/>
            <w:left w:val="none" w:sz="0" w:space="0" w:color="auto"/>
            <w:bottom w:val="none" w:sz="0" w:space="0" w:color="auto"/>
            <w:right w:val="none" w:sz="0" w:space="0" w:color="auto"/>
          </w:divBdr>
        </w:div>
        <w:div w:id="744188535">
          <w:marLeft w:val="640"/>
          <w:marRight w:val="0"/>
          <w:marTop w:val="0"/>
          <w:marBottom w:val="0"/>
          <w:divBdr>
            <w:top w:val="none" w:sz="0" w:space="0" w:color="auto"/>
            <w:left w:val="none" w:sz="0" w:space="0" w:color="auto"/>
            <w:bottom w:val="none" w:sz="0" w:space="0" w:color="auto"/>
            <w:right w:val="none" w:sz="0" w:space="0" w:color="auto"/>
          </w:divBdr>
        </w:div>
        <w:div w:id="252663301">
          <w:marLeft w:val="640"/>
          <w:marRight w:val="0"/>
          <w:marTop w:val="0"/>
          <w:marBottom w:val="0"/>
          <w:divBdr>
            <w:top w:val="none" w:sz="0" w:space="0" w:color="auto"/>
            <w:left w:val="none" w:sz="0" w:space="0" w:color="auto"/>
            <w:bottom w:val="none" w:sz="0" w:space="0" w:color="auto"/>
            <w:right w:val="none" w:sz="0" w:space="0" w:color="auto"/>
          </w:divBdr>
        </w:div>
        <w:div w:id="704871937">
          <w:marLeft w:val="640"/>
          <w:marRight w:val="0"/>
          <w:marTop w:val="0"/>
          <w:marBottom w:val="0"/>
          <w:divBdr>
            <w:top w:val="none" w:sz="0" w:space="0" w:color="auto"/>
            <w:left w:val="none" w:sz="0" w:space="0" w:color="auto"/>
            <w:bottom w:val="none" w:sz="0" w:space="0" w:color="auto"/>
            <w:right w:val="none" w:sz="0" w:space="0" w:color="auto"/>
          </w:divBdr>
        </w:div>
        <w:div w:id="466120105">
          <w:marLeft w:val="640"/>
          <w:marRight w:val="0"/>
          <w:marTop w:val="0"/>
          <w:marBottom w:val="0"/>
          <w:divBdr>
            <w:top w:val="none" w:sz="0" w:space="0" w:color="auto"/>
            <w:left w:val="none" w:sz="0" w:space="0" w:color="auto"/>
            <w:bottom w:val="none" w:sz="0" w:space="0" w:color="auto"/>
            <w:right w:val="none" w:sz="0" w:space="0" w:color="auto"/>
          </w:divBdr>
        </w:div>
        <w:div w:id="64492479">
          <w:marLeft w:val="640"/>
          <w:marRight w:val="0"/>
          <w:marTop w:val="0"/>
          <w:marBottom w:val="0"/>
          <w:divBdr>
            <w:top w:val="none" w:sz="0" w:space="0" w:color="auto"/>
            <w:left w:val="none" w:sz="0" w:space="0" w:color="auto"/>
            <w:bottom w:val="none" w:sz="0" w:space="0" w:color="auto"/>
            <w:right w:val="none" w:sz="0" w:space="0" w:color="auto"/>
          </w:divBdr>
        </w:div>
        <w:div w:id="214122015">
          <w:marLeft w:val="640"/>
          <w:marRight w:val="0"/>
          <w:marTop w:val="0"/>
          <w:marBottom w:val="0"/>
          <w:divBdr>
            <w:top w:val="none" w:sz="0" w:space="0" w:color="auto"/>
            <w:left w:val="none" w:sz="0" w:space="0" w:color="auto"/>
            <w:bottom w:val="none" w:sz="0" w:space="0" w:color="auto"/>
            <w:right w:val="none" w:sz="0" w:space="0" w:color="auto"/>
          </w:divBdr>
        </w:div>
        <w:div w:id="1044989992">
          <w:marLeft w:val="640"/>
          <w:marRight w:val="0"/>
          <w:marTop w:val="0"/>
          <w:marBottom w:val="0"/>
          <w:divBdr>
            <w:top w:val="none" w:sz="0" w:space="0" w:color="auto"/>
            <w:left w:val="none" w:sz="0" w:space="0" w:color="auto"/>
            <w:bottom w:val="none" w:sz="0" w:space="0" w:color="auto"/>
            <w:right w:val="none" w:sz="0" w:space="0" w:color="auto"/>
          </w:divBdr>
        </w:div>
        <w:div w:id="1069613717">
          <w:marLeft w:val="640"/>
          <w:marRight w:val="0"/>
          <w:marTop w:val="0"/>
          <w:marBottom w:val="0"/>
          <w:divBdr>
            <w:top w:val="none" w:sz="0" w:space="0" w:color="auto"/>
            <w:left w:val="none" w:sz="0" w:space="0" w:color="auto"/>
            <w:bottom w:val="none" w:sz="0" w:space="0" w:color="auto"/>
            <w:right w:val="none" w:sz="0" w:space="0" w:color="auto"/>
          </w:divBdr>
        </w:div>
        <w:div w:id="629819095">
          <w:marLeft w:val="640"/>
          <w:marRight w:val="0"/>
          <w:marTop w:val="0"/>
          <w:marBottom w:val="0"/>
          <w:divBdr>
            <w:top w:val="none" w:sz="0" w:space="0" w:color="auto"/>
            <w:left w:val="none" w:sz="0" w:space="0" w:color="auto"/>
            <w:bottom w:val="none" w:sz="0" w:space="0" w:color="auto"/>
            <w:right w:val="none" w:sz="0" w:space="0" w:color="auto"/>
          </w:divBdr>
        </w:div>
        <w:div w:id="1122768192">
          <w:marLeft w:val="640"/>
          <w:marRight w:val="0"/>
          <w:marTop w:val="0"/>
          <w:marBottom w:val="0"/>
          <w:divBdr>
            <w:top w:val="none" w:sz="0" w:space="0" w:color="auto"/>
            <w:left w:val="none" w:sz="0" w:space="0" w:color="auto"/>
            <w:bottom w:val="none" w:sz="0" w:space="0" w:color="auto"/>
            <w:right w:val="none" w:sz="0" w:space="0" w:color="auto"/>
          </w:divBdr>
        </w:div>
        <w:div w:id="1180240413">
          <w:marLeft w:val="640"/>
          <w:marRight w:val="0"/>
          <w:marTop w:val="0"/>
          <w:marBottom w:val="0"/>
          <w:divBdr>
            <w:top w:val="none" w:sz="0" w:space="0" w:color="auto"/>
            <w:left w:val="none" w:sz="0" w:space="0" w:color="auto"/>
            <w:bottom w:val="none" w:sz="0" w:space="0" w:color="auto"/>
            <w:right w:val="none" w:sz="0" w:space="0" w:color="auto"/>
          </w:divBdr>
        </w:div>
        <w:div w:id="98841817">
          <w:marLeft w:val="640"/>
          <w:marRight w:val="0"/>
          <w:marTop w:val="0"/>
          <w:marBottom w:val="0"/>
          <w:divBdr>
            <w:top w:val="none" w:sz="0" w:space="0" w:color="auto"/>
            <w:left w:val="none" w:sz="0" w:space="0" w:color="auto"/>
            <w:bottom w:val="none" w:sz="0" w:space="0" w:color="auto"/>
            <w:right w:val="none" w:sz="0" w:space="0" w:color="auto"/>
          </w:divBdr>
        </w:div>
        <w:div w:id="1931813729">
          <w:marLeft w:val="640"/>
          <w:marRight w:val="0"/>
          <w:marTop w:val="0"/>
          <w:marBottom w:val="0"/>
          <w:divBdr>
            <w:top w:val="none" w:sz="0" w:space="0" w:color="auto"/>
            <w:left w:val="none" w:sz="0" w:space="0" w:color="auto"/>
            <w:bottom w:val="none" w:sz="0" w:space="0" w:color="auto"/>
            <w:right w:val="none" w:sz="0" w:space="0" w:color="auto"/>
          </w:divBdr>
        </w:div>
        <w:div w:id="1581982867">
          <w:marLeft w:val="640"/>
          <w:marRight w:val="0"/>
          <w:marTop w:val="0"/>
          <w:marBottom w:val="0"/>
          <w:divBdr>
            <w:top w:val="none" w:sz="0" w:space="0" w:color="auto"/>
            <w:left w:val="none" w:sz="0" w:space="0" w:color="auto"/>
            <w:bottom w:val="none" w:sz="0" w:space="0" w:color="auto"/>
            <w:right w:val="none" w:sz="0" w:space="0" w:color="auto"/>
          </w:divBdr>
        </w:div>
        <w:div w:id="978144156">
          <w:marLeft w:val="640"/>
          <w:marRight w:val="0"/>
          <w:marTop w:val="0"/>
          <w:marBottom w:val="0"/>
          <w:divBdr>
            <w:top w:val="none" w:sz="0" w:space="0" w:color="auto"/>
            <w:left w:val="none" w:sz="0" w:space="0" w:color="auto"/>
            <w:bottom w:val="none" w:sz="0" w:space="0" w:color="auto"/>
            <w:right w:val="none" w:sz="0" w:space="0" w:color="auto"/>
          </w:divBdr>
        </w:div>
        <w:div w:id="876622941">
          <w:marLeft w:val="640"/>
          <w:marRight w:val="0"/>
          <w:marTop w:val="0"/>
          <w:marBottom w:val="0"/>
          <w:divBdr>
            <w:top w:val="none" w:sz="0" w:space="0" w:color="auto"/>
            <w:left w:val="none" w:sz="0" w:space="0" w:color="auto"/>
            <w:bottom w:val="none" w:sz="0" w:space="0" w:color="auto"/>
            <w:right w:val="none" w:sz="0" w:space="0" w:color="auto"/>
          </w:divBdr>
        </w:div>
        <w:div w:id="2010404714">
          <w:marLeft w:val="640"/>
          <w:marRight w:val="0"/>
          <w:marTop w:val="0"/>
          <w:marBottom w:val="0"/>
          <w:divBdr>
            <w:top w:val="none" w:sz="0" w:space="0" w:color="auto"/>
            <w:left w:val="none" w:sz="0" w:space="0" w:color="auto"/>
            <w:bottom w:val="none" w:sz="0" w:space="0" w:color="auto"/>
            <w:right w:val="none" w:sz="0" w:space="0" w:color="auto"/>
          </w:divBdr>
        </w:div>
      </w:divsChild>
    </w:div>
    <w:div w:id="675881574">
      <w:bodyDiv w:val="1"/>
      <w:marLeft w:val="0"/>
      <w:marRight w:val="0"/>
      <w:marTop w:val="0"/>
      <w:marBottom w:val="0"/>
      <w:divBdr>
        <w:top w:val="none" w:sz="0" w:space="0" w:color="auto"/>
        <w:left w:val="none" w:sz="0" w:space="0" w:color="auto"/>
        <w:bottom w:val="none" w:sz="0" w:space="0" w:color="auto"/>
        <w:right w:val="none" w:sz="0" w:space="0" w:color="auto"/>
      </w:divBdr>
    </w:div>
    <w:div w:id="677081106">
      <w:bodyDiv w:val="1"/>
      <w:marLeft w:val="0"/>
      <w:marRight w:val="0"/>
      <w:marTop w:val="0"/>
      <w:marBottom w:val="0"/>
      <w:divBdr>
        <w:top w:val="none" w:sz="0" w:space="0" w:color="auto"/>
        <w:left w:val="none" w:sz="0" w:space="0" w:color="auto"/>
        <w:bottom w:val="none" w:sz="0" w:space="0" w:color="auto"/>
        <w:right w:val="none" w:sz="0" w:space="0" w:color="auto"/>
      </w:divBdr>
    </w:div>
    <w:div w:id="680860769">
      <w:bodyDiv w:val="1"/>
      <w:marLeft w:val="0"/>
      <w:marRight w:val="0"/>
      <w:marTop w:val="0"/>
      <w:marBottom w:val="0"/>
      <w:divBdr>
        <w:top w:val="none" w:sz="0" w:space="0" w:color="auto"/>
        <w:left w:val="none" w:sz="0" w:space="0" w:color="auto"/>
        <w:bottom w:val="none" w:sz="0" w:space="0" w:color="auto"/>
        <w:right w:val="none" w:sz="0" w:space="0" w:color="auto"/>
      </w:divBdr>
    </w:div>
    <w:div w:id="682825560">
      <w:bodyDiv w:val="1"/>
      <w:marLeft w:val="0"/>
      <w:marRight w:val="0"/>
      <w:marTop w:val="0"/>
      <w:marBottom w:val="0"/>
      <w:divBdr>
        <w:top w:val="none" w:sz="0" w:space="0" w:color="auto"/>
        <w:left w:val="none" w:sz="0" w:space="0" w:color="auto"/>
        <w:bottom w:val="none" w:sz="0" w:space="0" w:color="auto"/>
        <w:right w:val="none" w:sz="0" w:space="0" w:color="auto"/>
      </w:divBdr>
    </w:div>
    <w:div w:id="688142763">
      <w:bodyDiv w:val="1"/>
      <w:marLeft w:val="0"/>
      <w:marRight w:val="0"/>
      <w:marTop w:val="0"/>
      <w:marBottom w:val="0"/>
      <w:divBdr>
        <w:top w:val="none" w:sz="0" w:space="0" w:color="auto"/>
        <w:left w:val="none" w:sz="0" w:space="0" w:color="auto"/>
        <w:bottom w:val="none" w:sz="0" w:space="0" w:color="auto"/>
        <w:right w:val="none" w:sz="0" w:space="0" w:color="auto"/>
      </w:divBdr>
    </w:div>
    <w:div w:id="690575006">
      <w:bodyDiv w:val="1"/>
      <w:marLeft w:val="0"/>
      <w:marRight w:val="0"/>
      <w:marTop w:val="0"/>
      <w:marBottom w:val="0"/>
      <w:divBdr>
        <w:top w:val="none" w:sz="0" w:space="0" w:color="auto"/>
        <w:left w:val="none" w:sz="0" w:space="0" w:color="auto"/>
        <w:bottom w:val="none" w:sz="0" w:space="0" w:color="auto"/>
        <w:right w:val="none" w:sz="0" w:space="0" w:color="auto"/>
      </w:divBdr>
    </w:div>
    <w:div w:id="691298649">
      <w:bodyDiv w:val="1"/>
      <w:marLeft w:val="0"/>
      <w:marRight w:val="0"/>
      <w:marTop w:val="0"/>
      <w:marBottom w:val="0"/>
      <w:divBdr>
        <w:top w:val="none" w:sz="0" w:space="0" w:color="auto"/>
        <w:left w:val="none" w:sz="0" w:space="0" w:color="auto"/>
        <w:bottom w:val="none" w:sz="0" w:space="0" w:color="auto"/>
        <w:right w:val="none" w:sz="0" w:space="0" w:color="auto"/>
      </w:divBdr>
    </w:div>
    <w:div w:id="696539224">
      <w:bodyDiv w:val="1"/>
      <w:marLeft w:val="0"/>
      <w:marRight w:val="0"/>
      <w:marTop w:val="0"/>
      <w:marBottom w:val="0"/>
      <w:divBdr>
        <w:top w:val="none" w:sz="0" w:space="0" w:color="auto"/>
        <w:left w:val="none" w:sz="0" w:space="0" w:color="auto"/>
        <w:bottom w:val="none" w:sz="0" w:space="0" w:color="auto"/>
        <w:right w:val="none" w:sz="0" w:space="0" w:color="auto"/>
      </w:divBdr>
    </w:div>
    <w:div w:id="700207870">
      <w:bodyDiv w:val="1"/>
      <w:marLeft w:val="0"/>
      <w:marRight w:val="0"/>
      <w:marTop w:val="0"/>
      <w:marBottom w:val="0"/>
      <w:divBdr>
        <w:top w:val="none" w:sz="0" w:space="0" w:color="auto"/>
        <w:left w:val="none" w:sz="0" w:space="0" w:color="auto"/>
        <w:bottom w:val="none" w:sz="0" w:space="0" w:color="auto"/>
        <w:right w:val="none" w:sz="0" w:space="0" w:color="auto"/>
      </w:divBdr>
    </w:div>
    <w:div w:id="706297627">
      <w:bodyDiv w:val="1"/>
      <w:marLeft w:val="0"/>
      <w:marRight w:val="0"/>
      <w:marTop w:val="0"/>
      <w:marBottom w:val="0"/>
      <w:divBdr>
        <w:top w:val="none" w:sz="0" w:space="0" w:color="auto"/>
        <w:left w:val="none" w:sz="0" w:space="0" w:color="auto"/>
        <w:bottom w:val="none" w:sz="0" w:space="0" w:color="auto"/>
        <w:right w:val="none" w:sz="0" w:space="0" w:color="auto"/>
      </w:divBdr>
    </w:div>
    <w:div w:id="710351234">
      <w:bodyDiv w:val="1"/>
      <w:marLeft w:val="0"/>
      <w:marRight w:val="0"/>
      <w:marTop w:val="0"/>
      <w:marBottom w:val="0"/>
      <w:divBdr>
        <w:top w:val="none" w:sz="0" w:space="0" w:color="auto"/>
        <w:left w:val="none" w:sz="0" w:space="0" w:color="auto"/>
        <w:bottom w:val="none" w:sz="0" w:space="0" w:color="auto"/>
        <w:right w:val="none" w:sz="0" w:space="0" w:color="auto"/>
      </w:divBdr>
    </w:div>
    <w:div w:id="711733567">
      <w:bodyDiv w:val="1"/>
      <w:marLeft w:val="0"/>
      <w:marRight w:val="0"/>
      <w:marTop w:val="0"/>
      <w:marBottom w:val="0"/>
      <w:divBdr>
        <w:top w:val="none" w:sz="0" w:space="0" w:color="auto"/>
        <w:left w:val="none" w:sz="0" w:space="0" w:color="auto"/>
        <w:bottom w:val="none" w:sz="0" w:space="0" w:color="auto"/>
        <w:right w:val="none" w:sz="0" w:space="0" w:color="auto"/>
      </w:divBdr>
    </w:div>
    <w:div w:id="714504759">
      <w:bodyDiv w:val="1"/>
      <w:marLeft w:val="0"/>
      <w:marRight w:val="0"/>
      <w:marTop w:val="0"/>
      <w:marBottom w:val="0"/>
      <w:divBdr>
        <w:top w:val="none" w:sz="0" w:space="0" w:color="auto"/>
        <w:left w:val="none" w:sz="0" w:space="0" w:color="auto"/>
        <w:bottom w:val="none" w:sz="0" w:space="0" w:color="auto"/>
        <w:right w:val="none" w:sz="0" w:space="0" w:color="auto"/>
      </w:divBdr>
    </w:div>
    <w:div w:id="728696673">
      <w:bodyDiv w:val="1"/>
      <w:marLeft w:val="0"/>
      <w:marRight w:val="0"/>
      <w:marTop w:val="0"/>
      <w:marBottom w:val="0"/>
      <w:divBdr>
        <w:top w:val="none" w:sz="0" w:space="0" w:color="auto"/>
        <w:left w:val="none" w:sz="0" w:space="0" w:color="auto"/>
        <w:bottom w:val="none" w:sz="0" w:space="0" w:color="auto"/>
        <w:right w:val="none" w:sz="0" w:space="0" w:color="auto"/>
      </w:divBdr>
    </w:div>
    <w:div w:id="732461697">
      <w:bodyDiv w:val="1"/>
      <w:marLeft w:val="0"/>
      <w:marRight w:val="0"/>
      <w:marTop w:val="0"/>
      <w:marBottom w:val="0"/>
      <w:divBdr>
        <w:top w:val="none" w:sz="0" w:space="0" w:color="auto"/>
        <w:left w:val="none" w:sz="0" w:space="0" w:color="auto"/>
        <w:bottom w:val="none" w:sz="0" w:space="0" w:color="auto"/>
        <w:right w:val="none" w:sz="0" w:space="0" w:color="auto"/>
      </w:divBdr>
    </w:div>
    <w:div w:id="733236820">
      <w:bodyDiv w:val="1"/>
      <w:marLeft w:val="0"/>
      <w:marRight w:val="0"/>
      <w:marTop w:val="0"/>
      <w:marBottom w:val="0"/>
      <w:divBdr>
        <w:top w:val="none" w:sz="0" w:space="0" w:color="auto"/>
        <w:left w:val="none" w:sz="0" w:space="0" w:color="auto"/>
        <w:bottom w:val="none" w:sz="0" w:space="0" w:color="auto"/>
        <w:right w:val="none" w:sz="0" w:space="0" w:color="auto"/>
      </w:divBdr>
    </w:div>
    <w:div w:id="734358009">
      <w:bodyDiv w:val="1"/>
      <w:marLeft w:val="0"/>
      <w:marRight w:val="0"/>
      <w:marTop w:val="0"/>
      <w:marBottom w:val="0"/>
      <w:divBdr>
        <w:top w:val="none" w:sz="0" w:space="0" w:color="auto"/>
        <w:left w:val="none" w:sz="0" w:space="0" w:color="auto"/>
        <w:bottom w:val="none" w:sz="0" w:space="0" w:color="auto"/>
        <w:right w:val="none" w:sz="0" w:space="0" w:color="auto"/>
      </w:divBdr>
    </w:div>
    <w:div w:id="738017170">
      <w:bodyDiv w:val="1"/>
      <w:marLeft w:val="0"/>
      <w:marRight w:val="0"/>
      <w:marTop w:val="0"/>
      <w:marBottom w:val="0"/>
      <w:divBdr>
        <w:top w:val="none" w:sz="0" w:space="0" w:color="auto"/>
        <w:left w:val="none" w:sz="0" w:space="0" w:color="auto"/>
        <w:bottom w:val="none" w:sz="0" w:space="0" w:color="auto"/>
        <w:right w:val="none" w:sz="0" w:space="0" w:color="auto"/>
      </w:divBdr>
    </w:div>
    <w:div w:id="742414395">
      <w:bodyDiv w:val="1"/>
      <w:marLeft w:val="0"/>
      <w:marRight w:val="0"/>
      <w:marTop w:val="0"/>
      <w:marBottom w:val="0"/>
      <w:divBdr>
        <w:top w:val="none" w:sz="0" w:space="0" w:color="auto"/>
        <w:left w:val="none" w:sz="0" w:space="0" w:color="auto"/>
        <w:bottom w:val="none" w:sz="0" w:space="0" w:color="auto"/>
        <w:right w:val="none" w:sz="0" w:space="0" w:color="auto"/>
      </w:divBdr>
    </w:div>
    <w:div w:id="744256227">
      <w:bodyDiv w:val="1"/>
      <w:marLeft w:val="0"/>
      <w:marRight w:val="0"/>
      <w:marTop w:val="0"/>
      <w:marBottom w:val="0"/>
      <w:divBdr>
        <w:top w:val="none" w:sz="0" w:space="0" w:color="auto"/>
        <w:left w:val="none" w:sz="0" w:space="0" w:color="auto"/>
        <w:bottom w:val="none" w:sz="0" w:space="0" w:color="auto"/>
        <w:right w:val="none" w:sz="0" w:space="0" w:color="auto"/>
      </w:divBdr>
    </w:div>
    <w:div w:id="757288540">
      <w:bodyDiv w:val="1"/>
      <w:marLeft w:val="0"/>
      <w:marRight w:val="0"/>
      <w:marTop w:val="0"/>
      <w:marBottom w:val="0"/>
      <w:divBdr>
        <w:top w:val="none" w:sz="0" w:space="0" w:color="auto"/>
        <w:left w:val="none" w:sz="0" w:space="0" w:color="auto"/>
        <w:bottom w:val="none" w:sz="0" w:space="0" w:color="auto"/>
        <w:right w:val="none" w:sz="0" w:space="0" w:color="auto"/>
      </w:divBdr>
    </w:div>
    <w:div w:id="764765447">
      <w:bodyDiv w:val="1"/>
      <w:marLeft w:val="0"/>
      <w:marRight w:val="0"/>
      <w:marTop w:val="0"/>
      <w:marBottom w:val="0"/>
      <w:divBdr>
        <w:top w:val="none" w:sz="0" w:space="0" w:color="auto"/>
        <w:left w:val="none" w:sz="0" w:space="0" w:color="auto"/>
        <w:bottom w:val="none" w:sz="0" w:space="0" w:color="auto"/>
        <w:right w:val="none" w:sz="0" w:space="0" w:color="auto"/>
      </w:divBdr>
    </w:div>
    <w:div w:id="765226080">
      <w:bodyDiv w:val="1"/>
      <w:marLeft w:val="0"/>
      <w:marRight w:val="0"/>
      <w:marTop w:val="0"/>
      <w:marBottom w:val="0"/>
      <w:divBdr>
        <w:top w:val="none" w:sz="0" w:space="0" w:color="auto"/>
        <w:left w:val="none" w:sz="0" w:space="0" w:color="auto"/>
        <w:bottom w:val="none" w:sz="0" w:space="0" w:color="auto"/>
        <w:right w:val="none" w:sz="0" w:space="0" w:color="auto"/>
      </w:divBdr>
    </w:div>
    <w:div w:id="765927411">
      <w:bodyDiv w:val="1"/>
      <w:marLeft w:val="0"/>
      <w:marRight w:val="0"/>
      <w:marTop w:val="0"/>
      <w:marBottom w:val="0"/>
      <w:divBdr>
        <w:top w:val="none" w:sz="0" w:space="0" w:color="auto"/>
        <w:left w:val="none" w:sz="0" w:space="0" w:color="auto"/>
        <w:bottom w:val="none" w:sz="0" w:space="0" w:color="auto"/>
        <w:right w:val="none" w:sz="0" w:space="0" w:color="auto"/>
      </w:divBdr>
    </w:div>
    <w:div w:id="773018415">
      <w:bodyDiv w:val="1"/>
      <w:marLeft w:val="0"/>
      <w:marRight w:val="0"/>
      <w:marTop w:val="0"/>
      <w:marBottom w:val="0"/>
      <w:divBdr>
        <w:top w:val="none" w:sz="0" w:space="0" w:color="auto"/>
        <w:left w:val="none" w:sz="0" w:space="0" w:color="auto"/>
        <w:bottom w:val="none" w:sz="0" w:space="0" w:color="auto"/>
        <w:right w:val="none" w:sz="0" w:space="0" w:color="auto"/>
      </w:divBdr>
    </w:div>
    <w:div w:id="775295643">
      <w:bodyDiv w:val="1"/>
      <w:marLeft w:val="0"/>
      <w:marRight w:val="0"/>
      <w:marTop w:val="0"/>
      <w:marBottom w:val="0"/>
      <w:divBdr>
        <w:top w:val="none" w:sz="0" w:space="0" w:color="auto"/>
        <w:left w:val="none" w:sz="0" w:space="0" w:color="auto"/>
        <w:bottom w:val="none" w:sz="0" w:space="0" w:color="auto"/>
        <w:right w:val="none" w:sz="0" w:space="0" w:color="auto"/>
      </w:divBdr>
      <w:divsChild>
        <w:div w:id="2048332353">
          <w:marLeft w:val="640"/>
          <w:marRight w:val="0"/>
          <w:marTop w:val="0"/>
          <w:marBottom w:val="0"/>
          <w:divBdr>
            <w:top w:val="none" w:sz="0" w:space="0" w:color="auto"/>
            <w:left w:val="none" w:sz="0" w:space="0" w:color="auto"/>
            <w:bottom w:val="none" w:sz="0" w:space="0" w:color="auto"/>
            <w:right w:val="none" w:sz="0" w:space="0" w:color="auto"/>
          </w:divBdr>
        </w:div>
        <w:div w:id="1567260136">
          <w:marLeft w:val="640"/>
          <w:marRight w:val="0"/>
          <w:marTop w:val="0"/>
          <w:marBottom w:val="0"/>
          <w:divBdr>
            <w:top w:val="none" w:sz="0" w:space="0" w:color="auto"/>
            <w:left w:val="none" w:sz="0" w:space="0" w:color="auto"/>
            <w:bottom w:val="none" w:sz="0" w:space="0" w:color="auto"/>
            <w:right w:val="none" w:sz="0" w:space="0" w:color="auto"/>
          </w:divBdr>
        </w:div>
        <w:div w:id="1767188506">
          <w:marLeft w:val="640"/>
          <w:marRight w:val="0"/>
          <w:marTop w:val="0"/>
          <w:marBottom w:val="0"/>
          <w:divBdr>
            <w:top w:val="none" w:sz="0" w:space="0" w:color="auto"/>
            <w:left w:val="none" w:sz="0" w:space="0" w:color="auto"/>
            <w:bottom w:val="none" w:sz="0" w:space="0" w:color="auto"/>
            <w:right w:val="none" w:sz="0" w:space="0" w:color="auto"/>
          </w:divBdr>
        </w:div>
        <w:div w:id="279190828">
          <w:marLeft w:val="640"/>
          <w:marRight w:val="0"/>
          <w:marTop w:val="0"/>
          <w:marBottom w:val="0"/>
          <w:divBdr>
            <w:top w:val="none" w:sz="0" w:space="0" w:color="auto"/>
            <w:left w:val="none" w:sz="0" w:space="0" w:color="auto"/>
            <w:bottom w:val="none" w:sz="0" w:space="0" w:color="auto"/>
            <w:right w:val="none" w:sz="0" w:space="0" w:color="auto"/>
          </w:divBdr>
        </w:div>
        <w:div w:id="629750983">
          <w:marLeft w:val="640"/>
          <w:marRight w:val="0"/>
          <w:marTop w:val="0"/>
          <w:marBottom w:val="0"/>
          <w:divBdr>
            <w:top w:val="none" w:sz="0" w:space="0" w:color="auto"/>
            <w:left w:val="none" w:sz="0" w:space="0" w:color="auto"/>
            <w:bottom w:val="none" w:sz="0" w:space="0" w:color="auto"/>
            <w:right w:val="none" w:sz="0" w:space="0" w:color="auto"/>
          </w:divBdr>
        </w:div>
        <w:div w:id="1044524669">
          <w:marLeft w:val="640"/>
          <w:marRight w:val="0"/>
          <w:marTop w:val="0"/>
          <w:marBottom w:val="0"/>
          <w:divBdr>
            <w:top w:val="none" w:sz="0" w:space="0" w:color="auto"/>
            <w:left w:val="none" w:sz="0" w:space="0" w:color="auto"/>
            <w:bottom w:val="none" w:sz="0" w:space="0" w:color="auto"/>
            <w:right w:val="none" w:sz="0" w:space="0" w:color="auto"/>
          </w:divBdr>
        </w:div>
        <w:div w:id="93481029">
          <w:marLeft w:val="640"/>
          <w:marRight w:val="0"/>
          <w:marTop w:val="0"/>
          <w:marBottom w:val="0"/>
          <w:divBdr>
            <w:top w:val="none" w:sz="0" w:space="0" w:color="auto"/>
            <w:left w:val="none" w:sz="0" w:space="0" w:color="auto"/>
            <w:bottom w:val="none" w:sz="0" w:space="0" w:color="auto"/>
            <w:right w:val="none" w:sz="0" w:space="0" w:color="auto"/>
          </w:divBdr>
        </w:div>
        <w:div w:id="1084915386">
          <w:marLeft w:val="640"/>
          <w:marRight w:val="0"/>
          <w:marTop w:val="0"/>
          <w:marBottom w:val="0"/>
          <w:divBdr>
            <w:top w:val="none" w:sz="0" w:space="0" w:color="auto"/>
            <w:left w:val="none" w:sz="0" w:space="0" w:color="auto"/>
            <w:bottom w:val="none" w:sz="0" w:space="0" w:color="auto"/>
            <w:right w:val="none" w:sz="0" w:space="0" w:color="auto"/>
          </w:divBdr>
        </w:div>
        <w:div w:id="1620648673">
          <w:marLeft w:val="640"/>
          <w:marRight w:val="0"/>
          <w:marTop w:val="0"/>
          <w:marBottom w:val="0"/>
          <w:divBdr>
            <w:top w:val="none" w:sz="0" w:space="0" w:color="auto"/>
            <w:left w:val="none" w:sz="0" w:space="0" w:color="auto"/>
            <w:bottom w:val="none" w:sz="0" w:space="0" w:color="auto"/>
            <w:right w:val="none" w:sz="0" w:space="0" w:color="auto"/>
          </w:divBdr>
        </w:div>
        <w:div w:id="507059481">
          <w:marLeft w:val="640"/>
          <w:marRight w:val="0"/>
          <w:marTop w:val="0"/>
          <w:marBottom w:val="0"/>
          <w:divBdr>
            <w:top w:val="none" w:sz="0" w:space="0" w:color="auto"/>
            <w:left w:val="none" w:sz="0" w:space="0" w:color="auto"/>
            <w:bottom w:val="none" w:sz="0" w:space="0" w:color="auto"/>
            <w:right w:val="none" w:sz="0" w:space="0" w:color="auto"/>
          </w:divBdr>
        </w:div>
        <w:div w:id="1788154161">
          <w:marLeft w:val="640"/>
          <w:marRight w:val="0"/>
          <w:marTop w:val="0"/>
          <w:marBottom w:val="0"/>
          <w:divBdr>
            <w:top w:val="none" w:sz="0" w:space="0" w:color="auto"/>
            <w:left w:val="none" w:sz="0" w:space="0" w:color="auto"/>
            <w:bottom w:val="none" w:sz="0" w:space="0" w:color="auto"/>
            <w:right w:val="none" w:sz="0" w:space="0" w:color="auto"/>
          </w:divBdr>
        </w:div>
        <w:div w:id="260574909">
          <w:marLeft w:val="640"/>
          <w:marRight w:val="0"/>
          <w:marTop w:val="0"/>
          <w:marBottom w:val="0"/>
          <w:divBdr>
            <w:top w:val="none" w:sz="0" w:space="0" w:color="auto"/>
            <w:left w:val="none" w:sz="0" w:space="0" w:color="auto"/>
            <w:bottom w:val="none" w:sz="0" w:space="0" w:color="auto"/>
            <w:right w:val="none" w:sz="0" w:space="0" w:color="auto"/>
          </w:divBdr>
        </w:div>
        <w:div w:id="87313175">
          <w:marLeft w:val="640"/>
          <w:marRight w:val="0"/>
          <w:marTop w:val="0"/>
          <w:marBottom w:val="0"/>
          <w:divBdr>
            <w:top w:val="none" w:sz="0" w:space="0" w:color="auto"/>
            <w:left w:val="none" w:sz="0" w:space="0" w:color="auto"/>
            <w:bottom w:val="none" w:sz="0" w:space="0" w:color="auto"/>
            <w:right w:val="none" w:sz="0" w:space="0" w:color="auto"/>
          </w:divBdr>
        </w:div>
        <w:div w:id="1121725928">
          <w:marLeft w:val="640"/>
          <w:marRight w:val="0"/>
          <w:marTop w:val="0"/>
          <w:marBottom w:val="0"/>
          <w:divBdr>
            <w:top w:val="none" w:sz="0" w:space="0" w:color="auto"/>
            <w:left w:val="none" w:sz="0" w:space="0" w:color="auto"/>
            <w:bottom w:val="none" w:sz="0" w:space="0" w:color="auto"/>
            <w:right w:val="none" w:sz="0" w:space="0" w:color="auto"/>
          </w:divBdr>
        </w:div>
        <w:div w:id="680396218">
          <w:marLeft w:val="640"/>
          <w:marRight w:val="0"/>
          <w:marTop w:val="0"/>
          <w:marBottom w:val="0"/>
          <w:divBdr>
            <w:top w:val="none" w:sz="0" w:space="0" w:color="auto"/>
            <w:left w:val="none" w:sz="0" w:space="0" w:color="auto"/>
            <w:bottom w:val="none" w:sz="0" w:space="0" w:color="auto"/>
            <w:right w:val="none" w:sz="0" w:space="0" w:color="auto"/>
          </w:divBdr>
        </w:div>
        <w:div w:id="988242305">
          <w:marLeft w:val="640"/>
          <w:marRight w:val="0"/>
          <w:marTop w:val="0"/>
          <w:marBottom w:val="0"/>
          <w:divBdr>
            <w:top w:val="none" w:sz="0" w:space="0" w:color="auto"/>
            <w:left w:val="none" w:sz="0" w:space="0" w:color="auto"/>
            <w:bottom w:val="none" w:sz="0" w:space="0" w:color="auto"/>
            <w:right w:val="none" w:sz="0" w:space="0" w:color="auto"/>
          </w:divBdr>
        </w:div>
        <w:div w:id="1064915039">
          <w:marLeft w:val="640"/>
          <w:marRight w:val="0"/>
          <w:marTop w:val="0"/>
          <w:marBottom w:val="0"/>
          <w:divBdr>
            <w:top w:val="none" w:sz="0" w:space="0" w:color="auto"/>
            <w:left w:val="none" w:sz="0" w:space="0" w:color="auto"/>
            <w:bottom w:val="none" w:sz="0" w:space="0" w:color="auto"/>
            <w:right w:val="none" w:sz="0" w:space="0" w:color="auto"/>
          </w:divBdr>
        </w:div>
        <w:div w:id="2128813989">
          <w:marLeft w:val="640"/>
          <w:marRight w:val="0"/>
          <w:marTop w:val="0"/>
          <w:marBottom w:val="0"/>
          <w:divBdr>
            <w:top w:val="none" w:sz="0" w:space="0" w:color="auto"/>
            <w:left w:val="none" w:sz="0" w:space="0" w:color="auto"/>
            <w:bottom w:val="none" w:sz="0" w:space="0" w:color="auto"/>
            <w:right w:val="none" w:sz="0" w:space="0" w:color="auto"/>
          </w:divBdr>
        </w:div>
        <w:div w:id="534123815">
          <w:marLeft w:val="640"/>
          <w:marRight w:val="0"/>
          <w:marTop w:val="0"/>
          <w:marBottom w:val="0"/>
          <w:divBdr>
            <w:top w:val="none" w:sz="0" w:space="0" w:color="auto"/>
            <w:left w:val="none" w:sz="0" w:space="0" w:color="auto"/>
            <w:bottom w:val="none" w:sz="0" w:space="0" w:color="auto"/>
            <w:right w:val="none" w:sz="0" w:space="0" w:color="auto"/>
          </w:divBdr>
        </w:div>
        <w:div w:id="264194808">
          <w:marLeft w:val="640"/>
          <w:marRight w:val="0"/>
          <w:marTop w:val="0"/>
          <w:marBottom w:val="0"/>
          <w:divBdr>
            <w:top w:val="none" w:sz="0" w:space="0" w:color="auto"/>
            <w:left w:val="none" w:sz="0" w:space="0" w:color="auto"/>
            <w:bottom w:val="none" w:sz="0" w:space="0" w:color="auto"/>
            <w:right w:val="none" w:sz="0" w:space="0" w:color="auto"/>
          </w:divBdr>
        </w:div>
        <w:div w:id="688145616">
          <w:marLeft w:val="640"/>
          <w:marRight w:val="0"/>
          <w:marTop w:val="0"/>
          <w:marBottom w:val="0"/>
          <w:divBdr>
            <w:top w:val="none" w:sz="0" w:space="0" w:color="auto"/>
            <w:left w:val="none" w:sz="0" w:space="0" w:color="auto"/>
            <w:bottom w:val="none" w:sz="0" w:space="0" w:color="auto"/>
            <w:right w:val="none" w:sz="0" w:space="0" w:color="auto"/>
          </w:divBdr>
        </w:div>
        <w:div w:id="14305785">
          <w:marLeft w:val="640"/>
          <w:marRight w:val="0"/>
          <w:marTop w:val="0"/>
          <w:marBottom w:val="0"/>
          <w:divBdr>
            <w:top w:val="none" w:sz="0" w:space="0" w:color="auto"/>
            <w:left w:val="none" w:sz="0" w:space="0" w:color="auto"/>
            <w:bottom w:val="none" w:sz="0" w:space="0" w:color="auto"/>
            <w:right w:val="none" w:sz="0" w:space="0" w:color="auto"/>
          </w:divBdr>
        </w:div>
        <w:div w:id="1907259412">
          <w:marLeft w:val="640"/>
          <w:marRight w:val="0"/>
          <w:marTop w:val="0"/>
          <w:marBottom w:val="0"/>
          <w:divBdr>
            <w:top w:val="none" w:sz="0" w:space="0" w:color="auto"/>
            <w:left w:val="none" w:sz="0" w:space="0" w:color="auto"/>
            <w:bottom w:val="none" w:sz="0" w:space="0" w:color="auto"/>
            <w:right w:val="none" w:sz="0" w:space="0" w:color="auto"/>
          </w:divBdr>
        </w:div>
        <w:div w:id="1405837578">
          <w:marLeft w:val="640"/>
          <w:marRight w:val="0"/>
          <w:marTop w:val="0"/>
          <w:marBottom w:val="0"/>
          <w:divBdr>
            <w:top w:val="none" w:sz="0" w:space="0" w:color="auto"/>
            <w:left w:val="none" w:sz="0" w:space="0" w:color="auto"/>
            <w:bottom w:val="none" w:sz="0" w:space="0" w:color="auto"/>
            <w:right w:val="none" w:sz="0" w:space="0" w:color="auto"/>
          </w:divBdr>
        </w:div>
        <w:div w:id="1649892468">
          <w:marLeft w:val="640"/>
          <w:marRight w:val="0"/>
          <w:marTop w:val="0"/>
          <w:marBottom w:val="0"/>
          <w:divBdr>
            <w:top w:val="none" w:sz="0" w:space="0" w:color="auto"/>
            <w:left w:val="none" w:sz="0" w:space="0" w:color="auto"/>
            <w:bottom w:val="none" w:sz="0" w:space="0" w:color="auto"/>
            <w:right w:val="none" w:sz="0" w:space="0" w:color="auto"/>
          </w:divBdr>
        </w:div>
        <w:div w:id="24064650">
          <w:marLeft w:val="640"/>
          <w:marRight w:val="0"/>
          <w:marTop w:val="0"/>
          <w:marBottom w:val="0"/>
          <w:divBdr>
            <w:top w:val="none" w:sz="0" w:space="0" w:color="auto"/>
            <w:left w:val="none" w:sz="0" w:space="0" w:color="auto"/>
            <w:bottom w:val="none" w:sz="0" w:space="0" w:color="auto"/>
            <w:right w:val="none" w:sz="0" w:space="0" w:color="auto"/>
          </w:divBdr>
        </w:div>
        <w:div w:id="1690327900">
          <w:marLeft w:val="640"/>
          <w:marRight w:val="0"/>
          <w:marTop w:val="0"/>
          <w:marBottom w:val="0"/>
          <w:divBdr>
            <w:top w:val="none" w:sz="0" w:space="0" w:color="auto"/>
            <w:left w:val="none" w:sz="0" w:space="0" w:color="auto"/>
            <w:bottom w:val="none" w:sz="0" w:space="0" w:color="auto"/>
            <w:right w:val="none" w:sz="0" w:space="0" w:color="auto"/>
          </w:divBdr>
        </w:div>
        <w:div w:id="1841193509">
          <w:marLeft w:val="640"/>
          <w:marRight w:val="0"/>
          <w:marTop w:val="0"/>
          <w:marBottom w:val="0"/>
          <w:divBdr>
            <w:top w:val="none" w:sz="0" w:space="0" w:color="auto"/>
            <w:left w:val="none" w:sz="0" w:space="0" w:color="auto"/>
            <w:bottom w:val="none" w:sz="0" w:space="0" w:color="auto"/>
            <w:right w:val="none" w:sz="0" w:space="0" w:color="auto"/>
          </w:divBdr>
        </w:div>
        <w:div w:id="1008142082">
          <w:marLeft w:val="640"/>
          <w:marRight w:val="0"/>
          <w:marTop w:val="0"/>
          <w:marBottom w:val="0"/>
          <w:divBdr>
            <w:top w:val="none" w:sz="0" w:space="0" w:color="auto"/>
            <w:left w:val="none" w:sz="0" w:space="0" w:color="auto"/>
            <w:bottom w:val="none" w:sz="0" w:space="0" w:color="auto"/>
            <w:right w:val="none" w:sz="0" w:space="0" w:color="auto"/>
          </w:divBdr>
        </w:div>
        <w:div w:id="1930694538">
          <w:marLeft w:val="640"/>
          <w:marRight w:val="0"/>
          <w:marTop w:val="0"/>
          <w:marBottom w:val="0"/>
          <w:divBdr>
            <w:top w:val="none" w:sz="0" w:space="0" w:color="auto"/>
            <w:left w:val="none" w:sz="0" w:space="0" w:color="auto"/>
            <w:bottom w:val="none" w:sz="0" w:space="0" w:color="auto"/>
            <w:right w:val="none" w:sz="0" w:space="0" w:color="auto"/>
          </w:divBdr>
        </w:div>
        <w:div w:id="772632759">
          <w:marLeft w:val="640"/>
          <w:marRight w:val="0"/>
          <w:marTop w:val="0"/>
          <w:marBottom w:val="0"/>
          <w:divBdr>
            <w:top w:val="none" w:sz="0" w:space="0" w:color="auto"/>
            <w:left w:val="none" w:sz="0" w:space="0" w:color="auto"/>
            <w:bottom w:val="none" w:sz="0" w:space="0" w:color="auto"/>
            <w:right w:val="none" w:sz="0" w:space="0" w:color="auto"/>
          </w:divBdr>
        </w:div>
        <w:div w:id="1409109445">
          <w:marLeft w:val="640"/>
          <w:marRight w:val="0"/>
          <w:marTop w:val="0"/>
          <w:marBottom w:val="0"/>
          <w:divBdr>
            <w:top w:val="none" w:sz="0" w:space="0" w:color="auto"/>
            <w:left w:val="none" w:sz="0" w:space="0" w:color="auto"/>
            <w:bottom w:val="none" w:sz="0" w:space="0" w:color="auto"/>
            <w:right w:val="none" w:sz="0" w:space="0" w:color="auto"/>
          </w:divBdr>
        </w:div>
        <w:div w:id="729770801">
          <w:marLeft w:val="640"/>
          <w:marRight w:val="0"/>
          <w:marTop w:val="0"/>
          <w:marBottom w:val="0"/>
          <w:divBdr>
            <w:top w:val="none" w:sz="0" w:space="0" w:color="auto"/>
            <w:left w:val="none" w:sz="0" w:space="0" w:color="auto"/>
            <w:bottom w:val="none" w:sz="0" w:space="0" w:color="auto"/>
            <w:right w:val="none" w:sz="0" w:space="0" w:color="auto"/>
          </w:divBdr>
        </w:div>
        <w:div w:id="1542128500">
          <w:marLeft w:val="640"/>
          <w:marRight w:val="0"/>
          <w:marTop w:val="0"/>
          <w:marBottom w:val="0"/>
          <w:divBdr>
            <w:top w:val="none" w:sz="0" w:space="0" w:color="auto"/>
            <w:left w:val="none" w:sz="0" w:space="0" w:color="auto"/>
            <w:bottom w:val="none" w:sz="0" w:space="0" w:color="auto"/>
            <w:right w:val="none" w:sz="0" w:space="0" w:color="auto"/>
          </w:divBdr>
        </w:div>
        <w:div w:id="2046909710">
          <w:marLeft w:val="640"/>
          <w:marRight w:val="0"/>
          <w:marTop w:val="0"/>
          <w:marBottom w:val="0"/>
          <w:divBdr>
            <w:top w:val="none" w:sz="0" w:space="0" w:color="auto"/>
            <w:left w:val="none" w:sz="0" w:space="0" w:color="auto"/>
            <w:bottom w:val="none" w:sz="0" w:space="0" w:color="auto"/>
            <w:right w:val="none" w:sz="0" w:space="0" w:color="auto"/>
          </w:divBdr>
        </w:div>
        <w:div w:id="2097633700">
          <w:marLeft w:val="640"/>
          <w:marRight w:val="0"/>
          <w:marTop w:val="0"/>
          <w:marBottom w:val="0"/>
          <w:divBdr>
            <w:top w:val="none" w:sz="0" w:space="0" w:color="auto"/>
            <w:left w:val="none" w:sz="0" w:space="0" w:color="auto"/>
            <w:bottom w:val="none" w:sz="0" w:space="0" w:color="auto"/>
            <w:right w:val="none" w:sz="0" w:space="0" w:color="auto"/>
          </w:divBdr>
        </w:div>
        <w:div w:id="2146699724">
          <w:marLeft w:val="640"/>
          <w:marRight w:val="0"/>
          <w:marTop w:val="0"/>
          <w:marBottom w:val="0"/>
          <w:divBdr>
            <w:top w:val="none" w:sz="0" w:space="0" w:color="auto"/>
            <w:left w:val="none" w:sz="0" w:space="0" w:color="auto"/>
            <w:bottom w:val="none" w:sz="0" w:space="0" w:color="auto"/>
            <w:right w:val="none" w:sz="0" w:space="0" w:color="auto"/>
          </w:divBdr>
        </w:div>
        <w:div w:id="1345933764">
          <w:marLeft w:val="640"/>
          <w:marRight w:val="0"/>
          <w:marTop w:val="0"/>
          <w:marBottom w:val="0"/>
          <w:divBdr>
            <w:top w:val="none" w:sz="0" w:space="0" w:color="auto"/>
            <w:left w:val="none" w:sz="0" w:space="0" w:color="auto"/>
            <w:bottom w:val="none" w:sz="0" w:space="0" w:color="auto"/>
            <w:right w:val="none" w:sz="0" w:space="0" w:color="auto"/>
          </w:divBdr>
        </w:div>
        <w:div w:id="1925340638">
          <w:marLeft w:val="640"/>
          <w:marRight w:val="0"/>
          <w:marTop w:val="0"/>
          <w:marBottom w:val="0"/>
          <w:divBdr>
            <w:top w:val="none" w:sz="0" w:space="0" w:color="auto"/>
            <w:left w:val="none" w:sz="0" w:space="0" w:color="auto"/>
            <w:bottom w:val="none" w:sz="0" w:space="0" w:color="auto"/>
            <w:right w:val="none" w:sz="0" w:space="0" w:color="auto"/>
          </w:divBdr>
        </w:div>
        <w:div w:id="1095907038">
          <w:marLeft w:val="640"/>
          <w:marRight w:val="0"/>
          <w:marTop w:val="0"/>
          <w:marBottom w:val="0"/>
          <w:divBdr>
            <w:top w:val="none" w:sz="0" w:space="0" w:color="auto"/>
            <w:left w:val="none" w:sz="0" w:space="0" w:color="auto"/>
            <w:bottom w:val="none" w:sz="0" w:space="0" w:color="auto"/>
            <w:right w:val="none" w:sz="0" w:space="0" w:color="auto"/>
          </w:divBdr>
        </w:div>
        <w:div w:id="140732219">
          <w:marLeft w:val="640"/>
          <w:marRight w:val="0"/>
          <w:marTop w:val="0"/>
          <w:marBottom w:val="0"/>
          <w:divBdr>
            <w:top w:val="none" w:sz="0" w:space="0" w:color="auto"/>
            <w:left w:val="none" w:sz="0" w:space="0" w:color="auto"/>
            <w:bottom w:val="none" w:sz="0" w:space="0" w:color="auto"/>
            <w:right w:val="none" w:sz="0" w:space="0" w:color="auto"/>
          </w:divBdr>
        </w:div>
        <w:div w:id="1825853898">
          <w:marLeft w:val="640"/>
          <w:marRight w:val="0"/>
          <w:marTop w:val="0"/>
          <w:marBottom w:val="0"/>
          <w:divBdr>
            <w:top w:val="none" w:sz="0" w:space="0" w:color="auto"/>
            <w:left w:val="none" w:sz="0" w:space="0" w:color="auto"/>
            <w:bottom w:val="none" w:sz="0" w:space="0" w:color="auto"/>
            <w:right w:val="none" w:sz="0" w:space="0" w:color="auto"/>
          </w:divBdr>
        </w:div>
        <w:div w:id="1290207497">
          <w:marLeft w:val="640"/>
          <w:marRight w:val="0"/>
          <w:marTop w:val="0"/>
          <w:marBottom w:val="0"/>
          <w:divBdr>
            <w:top w:val="none" w:sz="0" w:space="0" w:color="auto"/>
            <w:left w:val="none" w:sz="0" w:space="0" w:color="auto"/>
            <w:bottom w:val="none" w:sz="0" w:space="0" w:color="auto"/>
            <w:right w:val="none" w:sz="0" w:space="0" w:color="auto"/>
          </w:divBdr>
        </w:div>
        <w:div w:id="956066692">
          <w:marLeft w:val="640"/>
          <w:marRight w:val="0"/>
          <w:marTop w:val="0"/>
          <w:marBottom w:val="0"/>
          <w:divBdr>
            <w:top w:val="none" w:sz="0" w:space="0" w:color="auto"/>
            <w:left w:val="none" w:sz="0" w:space="0" w:color="auto"/>
            <w:bottom w:val="none" w:sz="0" w:space="0" w:color="auto"/>
            <w:right w:val="none" w:sz="0" w:space="0" w:color="auto"/>
          </w:divBdr>
        </w:div>
        <w:div w:id="1064140150">
          <w:marLeft w:val="640"/>
          <w:marRight w:val="0"/>
          <w:marTop w:val="0"/>
          <w:marBottom w:val="0"/>
          <w:divBdr>
            <w:top w:val="none" w:sz="0" w:space="0" w:color="auto"/>
            <w:left w:val="none" w:sz="0" w:space="0" w:color="auto"/>
            <w:bottom w:val="none" w:sz="0" w:space="0" w:color="auto"/>
            <w:right w:val="none" w:sz="0" w:space="0" w:color="auto"/>
          </w:divBdr>
        </w:div>
        <w:div w:id="1023895493">
          <w:marLeft w:val="640"/>
          <w:marRight w:val="0"/>
          <w:marTop w:val="0"/>
          <w:marBottom w:val="0"/>
          <w:divBdr>
            <w:top w:val="none" w:sz="0" w:space="0" w:color="auto"/>
            <w:left w:val="none" w:sz="0" w:space="0" w:color="auto"/>
            <w:bottom w:val="none" w:sz="0" w:space="0" w:color="auto"/>
            <w:right w:val="none" w:sz="0" w:space="0" w:color="auto"/>
          </w:divBdr>
        </w:div>
        <w:div w:id="78988690">
          <w:marLeft w:val="640"/>
          <w:marRight w:val="0"/>
          <w:marTop w:val="0"/>
          <w:marBottom w:val="0"/>
          <w:divBdr>
            <w:top w:val="none" w:sz="0" w:space="0" w:color="auto"/>
            <w:left w:val="none" w:sz="0" w:space="0" w:color="auto"/>
            <w:bottom w:val="none" w:sz="0" w:space="0" w:color="auto"/>
            <w:right w:val="none" w:sz="0" w:space="0" w:color="auto"/>
          </w:divBdr>
        </w:div>
        <w:div w:id="540939504">
          <w:marLeft w:val="640"/>
          <w:marRight w:val="0"/>
          <w:marTop w:val="0"/>
          <w:marBottom w:val="0"/>
          <w:divBdr>
            <w:top w:val="none" w:sz="0" w:space="0" w:color="auto"/>
            <w:left w:val="none" w:sz="0" w:space="0" w:color="auto"/>
            <w:bottom w:val="none" w:sz="0" w:space="0" w:color="auto"/>
            <w:right w:val="none" w:sz="0" w:space="0" w:color="auto"/>
          </w:divBdr>
        </w:div>
        <w:div w:id="1280529913">
          <w:marLeft w:val="640"/>
          <w:marRight w:val="0"/>
          <w:marTop w:val="0"/>
          <w:marBottom w:val="0"/>
          <w:divBdr>
            <w:top w:val="none" w:sz="0" w:space="0" w:color="auto"/>
            <w:left w:val="none" w:sz="0" w:space="0" w:color="auto"/>
            <w:bottom w:val="none" w:sz="0" w:space="0" w:color="auto"/>
            <w:right w:val="none" w:sz="0" w:space="0" w:color="auto"/>
          </w:divBdr>
        </w:div>
        <w:div w:id="1418554555">
          <w:marLeft w:val="640"/>
          <w:marRight w:val="0"/>
          <w:marTop w:val="0"/>
          <w:marBottom w:val="0"/>
          <w:divBdr>
            <w:top w:val="none" w:sz="0" w:space="0" w:color="auto"/>
            <w:left w:val="none" w:sz="0" w:space="0" w:color="auto"/>
            <w:bottom w:val="none" w:sz="0" w:space="0" w:color="auto"/>
            <w:right w:val="none" w:sz="0" w:space="0" w:color="auto"/>
          </w:divBdr>
        </w:div>
        <w:div w:id="1986818500">
          <w:marLeft w:val="640"/>
          <w:marRight w:val="0"/>
          <w:marTop w:val="0"/>
          <w:marBottom w:val="0"/>
          <w:divBdr>
            <w:top w:val="none" w:sz="0" w:space="0" w:color="auto"/>
            <w:left w:val="none" w:sz="0" w:space="0" w:color="auto"/>
            <w:bottom w:val="none" w:sz="0" w:space="0" w:color="auto"/>
            <w:right w:val="none" w:sz="0" w:space="0" w:color="auto"/>
          </w:divBdr>
        </w:div>
        <w:div w:id="283199607">
          <w:marLeft w:val="640"/>
          <w:marRight w:val="0"/>
          <w:marTop w:val="0"/>
          <w:marBottom w:val="0"/>
          <w:divBdr>
            <w:top w:val="none" w:sz="0" w:space="0" w:color="auto"/>
            <w:left w:val="none" w:sz="0" w:space="0" w:color="auto"/>
            <w:bottom w:val="none" w:sz="0" w:space="0" w:color="auto"/>
            <w:right w:val="none" w:sz="0" w:space="0" w:color="auto"/>
          </w:divBdr>
        </w:div>
        <w:div w:id="449592546">
          <w:marLeft w:val="640"/>
          <w:marRight w:val="0"/>
          <w:marTop w:val="0"/>
          <w:marBottom w:val="0"/>
          <w:divBdr>
            <w:top w:val="none" w:sz="0" w:space="0" w:color="auto"/>
            <w:left w:val="none" w:sz="0" w:space="0" w:color="auto"/>
            <w:bottom w:val="none" w:sz="0" w:space="0" w:color="auto"/>
            <w:right w:val="none" w:sz="0" w:space="0" w:color="auto"/>
          </w:divBdr>
        </w:div>
        <w:div w:id="1069810656">
          <w:marLeft w:val="640"/>
          <w:marRight w:val="0"/>
          <w:marTop w:val="0"/>
          <w:marBottom w:val="0"/>
          <w:divBdr>
            <w:top w:val="none" w:sz="0" w:space="0" w:color="auto"/>
            <w:left w:val="none" w:sz="0" w:space="0" w:color="auto"/>
            <w:bottom w:val="none" w:sz="0" w:space="0" w:color="auto"/>
            <w:right w:val="none" w:sz="0" w:space="0" w:color="auto"/>
          </w:divBdr>
        </w:div>
        <w:div w:id="1065448556">
          <w:marLeft w:val="640"/>
          <w:marRight w:val="0"/>
          <w:marTop w:val="0"/>
          <w:marBottom w:val="0"/>
          <w:divBdr>
            <w:top w:val="none" w:sz="0" w:space="0" w:color="auto"/>
            <w:left w:val="none" w:sz="0" w:space="0" w:color="auto"/>
            <w:bottom w:val="none" w:sz="0" w:space="0" w:color="auto"/>
            <w:right w:val="none" w:sz="0" w:space="0" w:color="auto"/>
          </w:divBdr>
        </w:div>
        <w:div w:id="107939274">
          <w:marLeft w:val="640"/>
          <w:marRight w:val="0"/>
          <w:marTop w:val="0"/>
          <w:marBottom w:val="0"/>
          <w:divBdr>
            <w:top w:val="none" w:sz="0" w:space="0" w:color="auto"/>
            <w:left w:val="none" w:sz="0" w:space="0" w:color="auto"/>
            <w:bottom w:val="none" w:sz="0" w:space="0" w:color="auto"/>
            <w:right w:val="none" w:sz="0" w:space="0" w:color="auto"/>
          </w:divBdr>
        </w:div>
        <w:div w:id="634020593">
          <w:marLeft w:val="640"/>
          <w:marRight w:val="0"/>
          <w:marTop w:val="0"/>
          <w:marBottom w:val="0"/>
          <w:divBdr>
            <w:top w:val="none" w:sz="0" w:space="0" w:color="auto"/>
            <w:left w:val="none" w:sz="0" w:space="0" w:color="auto"/>
            <w:bottom w:val="none" w:sz="0" w:space="0" w:color="auto"/>
            <w:right w:val="none" w:sz="0" w:space="0" w:color="auto"/>
          </w:divBdr>
        </w:div>
        <w:div w:id="1477330749">
          <w:marLeft w:val="640"/>
          <w:marRight w:val="0"/>
          <w:marTop w:val="0"/>
          <w:marBottom w:val="0"/>
          <w:divBdr>
            <w:top w:val="none" w:sz="0" w:space="0" w:color="auto"/>
            <w:left w:val="none" w:sz="0" w:space="0" w:color="auto"/>
            <w:bottom w:val="none" w:sz="0" w:space="0" w:color="auto"/>
            <w:right w:val="none" w:sz="0" w:space="0" w:color="auto"/>
          </w:divBdr>
        </w:div>
        <w:div w:id="29183025">
          <w:marLeft w:val="640"/>
          <w:marRight w:val="0"/>
          <w:marTop w:val="0"/>
          <w:marBottom w:val="0"/>
          <w:divBdr>
            <w:top w:val="none" w:sz="0" w:space="0" w:color="auto"/>
            <w:left w:val="none" w:sz="0" w:space="0" w:color="auto"/>
            <w:bottom w:val="none" w:sz="0" w:space="0" w:color="auto"/>
            <w:right w:val="none" w:sz="0" w:space="0" w:color="auto"/>
          </w:divBdr>
        </w:div>
        <w:div w:id="155922169">
          <w:marLeft w:val="640"/>
          <w:marRight w:val="0"/>
          <w:marTop w:val="0"/>
          <w:marBottom w:val="0"/>
          <w:divBdr>
            <w:top w:val="none" w:sz="0" w:space="0" w:color="auto"/>
            <w:left w:val="none" w:sz="0" w:space="0" w:color="auto"/>
            <w:bottom w:val="none" w:sz="0" w:space="0" w:color="auto"/>
            <w:right w:val="none" w:sz="0" w:space="0" w:color="auto"/>
          </w:divBdr>
        </w:div>
        <w:div w:id="159200747">
          <w:marLeft w:val="640"/>
          <w:marRight w:val="0"/>
          <w:marTop w:val="0"/>
          <w:marBottom w:val="0"/>
          <w:divBdr>
            <w:top w:val="none" w:sz="0" w:space="0" w:color="auto"/>
            <w:left w:val="none" w:sz="0" w:space="0" w:color="auto"/>
            <w:bottom w:val="none" w:sz="0" w:space="0" w:color="auto"/>
            <w:right w:val="none" w:sz="0" w:space="0" w:color="auto"/>
          </w:divBdr>
        </w:div>
        <w:div w:id="208538474">
          <w:marLeft w:val="640"/>
          <w:marRight w:val="0"/>
          <w:marTop w:val="0"/>
          <w:marBottom w:val="0"/>
          <w:divBdr>
            <w:top w:val="none" w:sz="0" w:space="0" w:color="auto"/>
            <w:left w:val="none" w:sz="0" w:space="0" w:color="auto"/>
            <w:bottom w:val="none" w:sz="0" w:space="0" w:color="auto"/>
            <w:right w:val="none" w:sz="0" w:space="0" w:color="auto"/>
          </w:divBdr>
        </w:div>
        <w:div w:id="2119643697">
          <w:marLeft w:val="640"/>
          <w:marRight w:val="0"/>
          <w:marTop w:val="0"/>
          <w:marBottom w:val="0"/>
          <w:divBdr>
            <w:top w:val="none" w:sz="0" w:space="0" w:color="auto"/>
            <w:left w:val="none" w:sz="0" w:space="0" w:color="auto"/>
            <w:bottom w:val="none" w:sz="0" w:space="0" w:color="auto"/>
            <w:right w:val="none" w:sz="0" w:space="0" w:color="auto"/>
          </w:divBdr>
        </w:div>
        <w:div w:id="542328131">
          <w:marLeft w:val="640"/>
          <w:marRight w:val="0"/>
          <w:marTop w:val="0"/>
          <w:marBottom w:val="0"/>
          <w:divBdr>
            <w:top w:val="none" w:sz="0" w:space="0" w:color="auto"/>
            <w:left w:val="none" w:sz="0" w:space="0" w:color="auto"/>
            <w:bottom w:val="none" w:sz="0" w:space="0" w:color="auto"/>
            <w:right w:val="none" w:sz="0" w:space="0" w:color="auto"/>
          </w:divBdr>
        </w:div>
        <w:div w:id="1253970231">
          <w:marLeft w:val="640"/>
          <w:marRight w:val="0"/>
          <w:marTop w:val="0"/>
          <w:marBottom w:val="0"/>
          <w:divBdr>
            <w:top w:val="none" w:sz="0" w:space="0" w:color="auto"/>
            <w:left w:val="none" w:sz="0" w:space="0" w:color="auto"/>
            <w:bottom w:val="none" w:sz="0" w:space="0" w:color="auto"/>
            <w:right w:val="none" w:sz="0" w:space="0" w:color="auto"/>
          </w:divBdr>
        </w:div>
        <w:div w:id="1737781969">
          <w:marLeft w:val="640"/>
          <w:marRight w:val="0"/>
          <w:marTop w:val="0"/>
          <w:marBottom w:val="0"/>
          <w:divBdr>
            <w:top w:val="none" w:sz="0" w:space="0" w:color="auto"/>
            <w:left w:val="none" w:sz="0" w:space="0" w:color="auto"/>
            <w:bottom w:val="none" w:sz="0" w:space="0" w:color="auto"/>
            <w:right w:val="none" w:sz="0" w:space="0" w:color="auto"/>
          </w:divBdr>
        </w:div>
        <w:div w:id="1869680226">
          <w:marLeft w:val="640"/>
          <w:marRight w:val="0"/>
          <w:marTop w:val="0"/>
          <w:marBottom w:val="0"/>
          <w:divBdr>
            <w:top w:val="none" w:sz="0" w:space="0" w:color="auto"/>
            <w:left w:val="none" w:sz="0" w:space="0" w:color="auto"/>
            <w:bottom w:val="none" w:sz="0" w:space="0" w:color="auto"/>
            <w:right w:val="none" w:sz="0" w:space="0" w:color="auto"/>
          </w:divBdr>
        </w:div>
        <w:div w:id="1130707959">
          <w:marLeft w:val="640"/>
          <w:marRight w:val="0"/>
          <w:marTop w:val="0"/>
          <w:marBottom w:val="0"/>
          <w:divBdr>
            <w:top w:val="none" w:sz="0" w:space="0" w:color="auto"/>
            <w:left w:val="none" w:sz="0" w:space="0" w:color="auto"/>
            <w:bottom w:val="none" w:sz="0" w:space="0" w:color="auto"/>
            <w:right w:val="none" w:sz="0" w:space="0" w:color="auto"/>
          </w:divBdr>
        </w:div>
        <w:div w:id="426271345">
          <w:marLeft w:val="640"/>
          <w:marRight w:val="0"/>
          <w:marTop w:val="0"/>
          <w:marBottom w:val="0"/>
          <w:divBdr>
            <w:top w:val="none" w:sz="0" w:space="0" w:color="auto"/>
            <w:left w:val="none" w:sz="0" w:space="0" w:color="auto"/>
            <w:bottom w:val="none" w:sz="0" w:space="0" w:color="auto"/>
            <w:right w:val="none" w:sz="0" w:space="0" w:color="auto"/>
          </w:divBdr>
        </w:div>
      </w:divsChild>
    </w:div>
    <w:div w:id="776677582">
      <w:bodyDiv w:val="1"/>
      <w:marLeft w:val="0"/>
      <w:marRight w:val="0"/>
      <w:marTop w:val="0"/>
      <w:marBottom w:val="0"/>
      <w:divBdr>
        <w:top w:val="none" w:sz="0" w:space="0" w:color="auto"/>
        <w:left w:val="none" w:sz="0" w:space="0" w:color="auto"/>
        <w:bottom w:val="none" w:sz="0" w:space="0" w:color="auto"/>
        <w:right w:val="none" w:sz="0" w:space="0" w:color="auto"/>
      </w:divBdr>
    </w:div>
    <w:div w:id="776753535">
      <w:bodyDiv w:val="1"/>
      <w:marLeft w:val="0"/>
      <w:marRight w:val="0"/>
      <w:marTop w:val="0"/>
      <w:marBottom w:val="0"/>
      <w:divBdr>
        <w:top w:val="none" w:sz="0" w:space="0" w:color="auto"/>
        <w:left w:val="none" w:sz="0" w:space="0" w:color="auto"/>
        <w:bottom w:val="none" w:sz="0" w:space="0" w:color="auto"/>
        <w:right w:val="none" w:sz="0" w:space="0" w:color="auto"/>
      </w:divBdr>
      <w:divsChild>
        <w:div w:id="1808860440">
          <w:marLeft w:val="480"/>
          <w:marRight w:val="0"/>
          <w:marTop w:val="0"/>
          <w:marBottom w:val="0"/>
          <w:divBdr>
            <w:top w:val="none" w:sz="0" w:space="0" w:color="auto"/>
            <w:left w:val="none" w:sz="0" w:space="0" w:color="auto"/>
            <w:bottom w:val="none" w:sz="0" w:space="0" w:color="auto"/>
            <w:right w:val="none" w:sz="0" w:space="0" w:color="auto"/>
          </w:divBdr>
        </w:div>
        <w:div w:id="2060396851">
          <w:marLeft w:val="480"/>
          <w:marRight w:val="0"/>
          <w:marTop w:val="0"/>
          <w:marBottom w:val="0"/>
          <w:divBdr>
            <w:top w:val="none" w:sz="0" w:space="0" w:color="auto"/>
            <w:left w:val="none" w:sz="0" w:space="0" w:color="auto"/>
            <w:bottom w:val="none" w:sz="0" w:space="0" w:color="auto"/>
            <w:right w:val="none" w:sz="0" w:space="0" w:color="auto"/>
          </w:divBdr>
        </w:div>
        <w:div w:id="246039469">
          <w:marLeft w:val="480"/>
          <w:marRight w:val="0"/>
          <w:marTop w:val="0"/>
          <w:marBottom w:val="0"/>
          <w:divBdr>
            <w:top w:val="none" w:sz="0" w:space="0" w:color="auto"/>
            <w:left w:val="none" w:sz="0" w:space="0" w:color="auto"/>
            <w:bottom w:val="none" w:sz="0" w:space="0" w:color="auto"/>
            <w:right w:val="none" w:sz="0" w:space="0" w:color="auto"/>
          </w:divBdr>
        </w:div>
        <w:div w:id="1481268654">
          <w:marLeft w:val="480"/>
          <w:marRight w:val="0"/>
          <w:marTop w:val="0"/>
          <w:marBottom w:val="0"/>
          <w:divBdr>
            <w:top w:val="none" w:sz="0" w:space="0" w:color="auto"/>
            <w:left w:val="none" w:sz="0" w:space="0" w:color="auto"/>
            <w:bottom w:val="none" w:sz="0" w:space="0" w:color="auto"/>
            <w:right w:val="none" w:sz="0" w:space="0" w:color="auto"/>
          </w:divBdr>
        </w:div>
        <w:div w:id="1948614392">
          <w:marLeft w:val="480"/>
          <w:marRight w:val="0"/>
          <w:marTop w:val="0"/>
          <w:marBottom w:val="0"/>
          <w:divBdr>
            <w:top w:val="none" w:sz="0" w:space="0" w:color="auto"/>
            <w:left w:val="none" w:sz="0" w:space="0" w:color="auto"/>
            <w:bottom w:val="none" w:sz="0" w:space="0" w:color="auto"/>
            <w:right w:val="none" w:sz="0" w:space="0" w:color="auto"/>
          </w:divBdr>
        </w:div>
        <w:div w:id="570584927">
          <w:marLeft w:val="480"/>
          <w:marRight w:val="0"/>
          <w:marTop w:val="0"/>
          <w:marBottom w:val="0"/>
          <w:divBdr>
            <w:top w:val="none" w:sz="0" w:space="0" w:color="auto"/>
            <w:left w:val="none" w:sz="0" w:space="0" w:color="auto"/>
            <w:bottom w:val="none" w:sz="0" w:space="0" w:color="auto"/>
            <w:right w:val="none" w:sz="0" w:space="0" w:color="auto"/>
          </w:divBdr>
        </w:div>
        <w:div w:id="1236091503">
          <w:marLeft w:val="480"/>
          <w:marRight w:val="0"/>
          <w:marTop w:val="0"/>
          <w:marBottom w:val="0"/>
          <w:divBdr>
            <w:top w:val="none" w:sz="0" w:space="0" w:color="auto"/>
            <w:left w:val="none" w:sz="0" w:space="0" w:color="auto"/>
            <w:bottom w:val="none" w:sz="0" w:space="0" w:color="auto"/>
            <w:right w:val="none" w:sz="0" w:space="0" w:color="auto"/>
          </w:divBdr>
        </w:div>
        <w:div w:id="1107385534">
          <w:marLeft w:val="480"/>
          <w:marRight w:val="0"/>
          <w:marTop w:val="0"/>
          <w:marBottom w:val="0"/>
          <w:divBdr>
            <w:top w:val="none" w:sz="0" w:space="0" w:color="auto"/>
            <w:left w:val="none" w:sz="0" w:space="0" w:color="auto"/>
            <w:bottom w:val="none" w:sz="0" w:space="0" w:color="auto"/>
            <w:right w:val="none" w:sz="0" w:space="0" w:color="auto"/>
          </w:divBdr>
        </w:div>
        <w:div w:id="2023311172">
          <w:marLeft w:val="480"/>
          <w:marRight w:val="0"/>
          <w:marTop w:val="0"/>
          <w:marBottom w:val="0"/>
          <w:divBdr>
            <w:top w:val="none" w:sz="0" w:space="0" w:color="auto"/>
            <w:left w:val="none" w:sz="0" w:space="0" w:color="auto"/>
            <w:bottom w:val="none" w:sz="0" w:space="0" w:color="auto"/>
            <w:right w:val="none" w:sz="0" w:space="0" w:color="auto"/>
          </w:divBdr>
        </w:div>
        <w:div w:id="577833528">
          <w:marLeft w:val="480"/>
          <w:marRight w:val="0"/>
          <w:marTop w:val="0"/>
          <w:marBottom w:val="0"/>
          <w:divBdr>
            <w:top w:val="none" w:sz="0" w:space="0" w:color="auto"/>
            <w:left w:val="none" w:sz="0" w:space="0" w:color="auto"/>
            <w:bottom w:val="none" w:sz="0" w:space="0" w:color="auto"/>
            <w:right w:val="none" w:sz="0" w:space="0" w:color="auto"/>
          </w:divBdr>
        </w:div>
        <w:div w:id="58291079">
          <w:marLeft w:val="480"/>
          <w:marRight w:val="0"/>
          <w:marTop w:val="0"/>
          <w:marBottom w:val="0"/>
          <w:divBdr>
            <w:top w:val="none" w:sz="0" w:space="0" w:color="auto"/>
            <w:left w:val="none" w:sz="0" w:space="0" w:color="auto"/>
            <w:bottom w:val="none" w:sz="0" w:space="0" w:color="auto"/>
            <w:right w:val="none" w:sz="0" w:space="0" w:color="auto"/>
          </w:divBdr>
        </w:div>
        <w:div w:id="854222673">
          <w:marLeft w:val="480"/>
          <w:marRight w:val="0"/>
          <w:marTop w:val="0"/>
          <w:marBottom w:val="0"/>
          <w:divBdr>
            <w:top w:val="none" w:sz="0" w:space="0" w:color="auto"/>
            <w:left w:val="none" w:sz="0" w:space="0" w:color="auto"/>
            <w:bottom w:val="none" w:sz="0" w:space="0" w:color="auto"/>
            <w:right w:val="none" w:sz="0" w:space="0" w:color="auto"/>
          </w:divBdr>
        </w:div>
        <w:div w:id="970553476">
          <w:marLeft w:val="480"/>
          <w:marRight w:val="0"/>
          <w:marTop w:val="0"/>
          <w:marBottom w:val="0"/>
          <w:divBdr>
            <w:top w:val="none" w:sz="0" w:space="0" w:color="auto"/>
            <w:left w:val="none" w:sz="0" w:space="0" w:color="auto"/>
            <w:bottom w:val="none" w:sz="0" w:space="0" w:color="auto"/>
            <w:right w:val="none" w:sz="0" w:space="0" w:color="auto"/>
          </w:divBdr>
        </w:div>
        <w:div w:id="230429486">
          <w:marLeft w:val="480"/>
          <w:marRight w:val="0"/>
          <w:marTop w:val="0"/>
          <w:marBottom w:val="0"/>
          <w:divBdr>
            <w:top w:val="none" w:sz="0" w:space="0" w:color="auto"/>
            <w:left w:val="none" w:sz="0" w:space="0" w:color="auto"/>
            <w:bottom w:val="none" w:sz="0" w:space="0" w:color="auto"/>
            <w:right w:val="none" w:sz="0" w:space="0" w:color="auto"/>
          </w:divBdr>
        </w:div>
        <w:div w:id="1397782345">
          <w:marLeft w:val="480"/>
          <w:marRight w:val="0"/>
          <w:marTop w:val="0"/>
          <w:marBottom w:val="0"/>
          <w:divBdr>
            <w:top w:val="none" w:sz="0" w:space="0" w:color="auto"/>
            <w:left w:val="none" w:sz="0" w:space="0" w:color="auto"/>
            <w:bottom w:val="none" w:sz="0" w:space="0" w:color="auto"/>
            <w:right w:val="none" w:sz="0" w:space="0" w:color="auto"/>
          </w:divBdr>
        </w:div>
        <w:div w:id="1467964529">
          <w:marLeft w:val="480"/>
          <w:marRight w:val="0"/>
          <w:marTop w:val="0"/>
          <w:marBottom w:val="0"/>
          <w:divBdr>
            <w:top w:val="none" w:sz="0" w:space="0" w:color="auto"/>
            <w:left w:val="none" w:sz="0" w:space="0" w:color="auto"/>
            <w:bottom w:val="none" w:sz="0" w:space="0" w:color="auto"/>
            <w:right w:val="none" w:sz="0" w:space="0" w:color="auto"/>
          </w:divBdr>
        </w:div>
        <w:div w:id="1909921940">
          <w:marLeft w:val="480"/>
          <w:marRight w:val="0"/>
          <w:marTop w:val="0"/>
          <w:marBottom w:val="0"/>
          <w:divBdr>
            <w:top w:val="none" w:sz="0" w:space="0" w:color="auto"/>
            <w:left w:val="none" w:sz="0" w:space="0" w:color="auto"/>
            <w:bottom w:val="none" w:sz="0" w:space="0" w:color="auto"/>
            <w:right w:val="none" w:sz="0" w:space="0" w:color="auto"/>
          </w:divBdr>
        </w:div>
        <w:div w:id="1685159736">
          <w:marLeft w:val="480"/>
          <w:marRight w:val="0"/>
          <w:marTop w:val="0"/>
          <w:marBottom w:val="0"/>
          <w:divBdr>
            <w:top w:val="none" w:sz="0" w:space="0" w:color="auto"/>
            <w:left w:val="none" w:sz="0" w:space="0" w:color="auto"/>
            <w:bottom w:val="none" w:sz="0" w:space="0" w:color="auto"/>
            <w:right w:val="none" w:sz="0" w:space="0" w:color="auto"/>
          </w:divBdr>
        </w:div>
        <w:div w:id="900602542">
          <w:marLeft w:val="480"/>
          <w:marRight w:val="0"/>
          <w:marTop w:val="0"/>
          <w:marBottom w:val="0"/>
          <w:divBdr>
            <w:top w:val="none" w:sz="0" w:space="0" w:color="auto"/>
            <w:left w:val="none" w:sz="0" w:space="0" w:color="auto"/>
            <w:bottom w:val="none" w:sz="0" w:space="0" w:color="auto"/>
            <w:right w:val="none" w:sz="0" w:space="0" w:color="auto"/>
          </w:divBdr>
        </w:div>
        <w:div w:id="490365202">
          <w:marLeft w:val="480"/>
          <w:marRight w:val="0"/>
          <w:marTop w:val="0"/>
          <w:marBottom w:val="0"/>
          <w:divBdr>
            <w:top w:val="none" w:sz="0" w:space="0" w:color="auto"/>
            <w:left w:val="none" w:sz="0" w:space="0" w:color="auto"/>
            <w:bottom w:val="none" w:sz="0" w:space="0" w:color="auto"/>
            <w:right w:val="none" w:sz="0" w:space="0" w:color="auto"/>
          </w:divBdr>
        </w:div>
        <w:div w:id="48043394">
          <w:marLeft w:val="480"/>
          <w:marRight w:val="0"/>
          <w:marTop w:val="0"/>
          <w:marBottom w:val="0"/>
          <w:divBdr>
            <w:top w:val="none" w:sz="0" w:space="0" w:color="auto"/>
            <w:left w:val="none" w:sz="0" w:space="0" w:color="auto"/>
            <w:bottom w:val="none" w:sz="0" w:space="0" w:color="auto"/>
            <w:right w:val="none" w:sz="0" w:space="0" w:color="auto"/>
          </w:divBdr>
        </w:div>
        <w:div w:id="585772355">
          <w:marLeft w:val="480"/>
          <w:marRight w:val="0"/>
          <w:marTop w:val="0"/>
          <w:marBottom w:val="0"/>
          <w:divBdr>
            <w:top w:val="none" w:sz="0" w:space="0" w:color="auto"/>
            <w:left w:val="none" w:sz="0" w:space="0" w:color="auto"/>
            <w:bottom w:val="none" w:sz="0" w:space="0" w:color="auto"/>
            <w:right w:val="none" w:sz="0" w:space="0" w:color="auto"/>
          </w:divBdr>
        </w:div>
        <w:div w:id="1912957316">
          <w:marLeft w:val="480"/>
          <w:marRight w:val="0"/>
          <w:marTop w:val="0"/>
          <w:marBottom w:val="0"/>
          <w:divBdr>
            <w:top w:val="none" w:sz="0" w:space="0" w:color="auto"/>
            <w:left w:val="none" w:sz="0" w:space="0" w:color="auto"/>
            <w:bottom w:val="none" w:sz="0" w:space="0" w:color="auto"/>
            <w:right w:val="none" w:sz="0" w:space="0" w:color="auto"/>
          </w:divBdr>
        </w:div>
        <w:div w:id="257296665">
          <w:marLeft w:val="480"/>
          <w:marRight w:val="0"/>
          <w:marTop w:val="0"/>
          <w:marBottom w:val="0"/>
          <w:divBdr>
            <w:top w:val="none" w:sz="0" w:space="0" w:color="auto"/>
            <w:left w:val="none" w:sz="0" w:space="0" w:color="auto"/>
            <w:bottom w:val="none" w:sz="0" w:space="0" w:color="auto"/>
            <w:right w:val="none" w:sz="0" w:space="0" w:color="auto"/>
          </w:divBdr>
        </w:div>
        <w:div w:id="103158696">
          <w:marLeft w:val="480"/>
          <w:marRight w:val="0"/>
          <w:marTop w:val="0"/>
          <w:marBottom w:val="0"/>
          <w:divBdr>
            <w:top w:val="none" w:sz="0" w:space="0" w:color="auto"/>
            <w:left w:val="none" w:sz="0" w:space="0" w:color="auto"/>
            <w:bottom w:val="none" w:sz="0" w:space="0" w:color="auto"/>
            <w:right w:val="none" w:sz="0" w:space="0" w:color="auto"/>
          </w:divBdr>
        </w:div>
        <w:div w:id="283538904">
          <w:marLeft w:val="480"/>
          <w:marRight w:val="0"/>
          <w:marTop w:val="0"/>
          <w:marBottom w:val="0"/>
          <w:divBdr>
            <w:top w:val="none" w:sz="0" w:space="0" w:color="auto"/>
            <w:left w:val="none" w:sz="0" w:space="0" w:color="auto"/>
            <w:bottom w:val="none" w:sz="0" w:space="0" w:color="auto"/>
            <w:right w:val="none" w:sz="0" w:space="0" w:color="auto"/>
          </w:divBdr>
        </w:div>
        <w:div w:id="238253374">
          <w:marLeft w:val="480"/>
          <w:marRight w:val="0"/>
          <w:marTop w:val="0"/>
          <w:marBottom w:val="0"/>
          <w:divBdr>
            <w:top w:val="none" w:sz="0" w:space="0" w:color="auto"/>
            <w:left w:val="none" w:sz="0" w:space="0" w:color="auto"/>
            <w:bottom w:val="none" w:sz="0" w:space="0" w:color="auto"/>
            <w:right w:val="none" w:sz="0" w:space="0" w:color="auto"/>
          </w:divBdr>
        </w:div>
        <w:div w:id="1961643680">
          <w:marLeft w:val="480"/>
          <w:marRight w:val="0"/>
          <w:marTop w:val="0"/>
          <w:marBottom w:val="0"/>
          <w:divBdr>
            <w:top w:val="none" w:sz="0" w:space="0" w:color="auto"/>
            <w:left w:val="none" w:sz="0" w:space="0" w:color="auto"/>
            <w:bottom w:val="none" w:sz="0" w:space="0" w:color="auto"/>
            <w:right w:val="none" w:sz="0" w:space="0" w:color="auto"/>
          </w:divBdr>
        </w:div>
        <w:div w:id="1582329041">
          <w:marLeft w:val="480"/>
          <w:marRight w:val="0"/>
          <w:marTop w:val="0"/>
          <w:marBottom w:val="0"/>
          <w:divBdr>
            <w:top w:val="none" w:sz="0" w:space="0" w:color="auto"/>
            <w:left w:val="none" w:sz="0" w:space="0" w:color="auto"/>
            <w:bottom w:val="none" w:sz="0" w:space="0" w:color="auto"/>
            <w:right w:val="none" w:sz="0" w:space="0" w:color="auto"/>
          </w:divBdr>
        </w:div>
        <w:div w:id="1147018995">
          <w:marLeft w:val="480"/>
          <w:marRight w:val="0"/>
          <w:marTop w:val="0"/>
          <w:marBottom w:val="0"/>
          <w:divBdr>
            <w:top w:val="none" w:sz="0" w:space="0" w:color="auto"/>
            <w:left w:val="none" w:sz="0" w:space="0" w:color="auto"/>
            <w:bottom w:val="none" w:sz="0" w:space="0" w:color="auto"/>
            <w:right w:val="none" w:sz="0" w:space="0" w:color="auto"/>
          </w:divBdr>
        </w:div>
        <w:div w:id="1534072750">
          <w:marLeft w:val="480"/>
          <w:marRight w:val="0"/>
          <w:marTop w:val="0"/>
          <w:marBottom w:val="0"/>
          <w:divBdr>
            <w:top w:val="none" w:sz="0" w:space="0" w:color="auto"/>
            <w:left w:val="none" w:sz="0" w:space="0" w:color="auto"/>
            <w:bottom w:val="none" w:sz="0" w:space="0" w:color="auto"/>
            <w:right w:val="none" w:sz="0" w:space="0" w:color="auto"/>
          </w:divBdr>
        </w:div>
        <w:div w:id="2093509118">
          <w:marLeft w:val="480"/>
          <w:marRight w:val="0"/>
          <w:marTop w:val="0"/>
          <w:marBottom w:val="0"/>
          <w:divBdr>
            <w:top w:val="none" w:sz="0" w:space="0" w:color="auto"/>
            <w:left w:val="none" w:sz="0" w:space="0" w:color="auto"/>
            <w:bottom w:val="none" w:sz="0" w:space="0" w:color="auto"/>
            <w:right w:val="none" w:sz="0" w:space="0" w:color="auto"/>
          </w:divBdr>
        </w:div>
        <w:div w:id="1315909132">
          <w:marLeft w:val="480"/>
          <w:marRight w:val="0"/>
          <w:marTop w:val="0"/>
          <w:marBottom w:val="0"/>
          <w:divBdr>
            <w:top w:val="none" w:sz="0" w:space="0" w:color="auto"/>
            <w:left w:val="none" w:sz="0" w:space="0" w:color="auto"/>
            <w:bottom w:val="none" w:sz="0" w:space="0" w:color="auto"/>
            <w:right w:val="none" w:sz="0" w:space="0" w:color="auto"/>
          </w:divBdr>
        </w:div>
        <w:div w:id="200364441">
          <w:marLeft w:val="480"/>
          <w:marRight w:val="0"/>
          <w:marTop w:val="0"/>
          <w:marBottom w:val="0"/>
          <w:divBdr>
            <w:top w:val="none" w:sz="0" w:space="0" w:color="auto"/>
            <w:left w:val="none" w:sz="0" w:space="0" w:color="auto"/>
            <w:bottom w:val="none" w:sz="0" w:space="0" w:color="auto"/>
            <w:right w:val="none" w:sz="0" w:space="0" w:color="auto"/>
          </w:divBdr>
        </w:div>
        <w:div w:id="208567090">
          <w:marLeft w:val="480"/>
          <w:marRight w:val="0"/>
          <w:marTop w:val="0"/>
          <w:marBottom w:val="0"/>
          <w:divBdr>
            <w:top w:val="none" w:sz="0" w:space="0" w:color="auto"/>
            <w:left w:val="none" w:sz="0" w:space="0" w:color="auto"/>
            <w:bottom w:val="none" w:sz="0" w:space="0" w:color="auto"/>
            <w:right w:val="none" w:sz="0" w:space="0" w:color="auto"/>
          </w:divBdr>
        </w:div>
        <w:div w:id="1588615977">
          <w:marLeft w:val="480"/>
          <w:marRight w:val="0"/>
          <w:marTop w:val="0"/>
          <w:marBottom w:val="0"/>
          <w:divBdr>
            <w:top w:val="none" w:sz="0" w:space="0" w:color="auto"/>
            <w:left w:val="none" w:sz="0" w:space="0" w:color="auto"/>
            <w:bottom w:val="none" w:sz="0" w:space="0" w:color="auto"/>
            <w:right w:val="none" w:sz="0" w:space="0" w:color="auto"/>
          </w:divBdr>
        </w:div>
        <w:div w:id="1546405177">
          <w:marLeft w:val="480"/>
          <w:marRight w:val="0"/>
          <w:marTop w:val="0"/>
          <w:marBottom w:val="0"/>
          <w:divBdr>
            <w:top w:val="none" w:sz="0" w:space="0" w:color="auto"/>
            <w:left w:val="none" w:sz="0" w:space="0" w:color="auto"/>
            <w:bottom w:val="none" w:sz="0" w:space="0" w:color="auto"/>
            <w:right w:val="none" w:sz="0" w:space="0" w:color="auto"/>
          </w:divBdr>
        </w:div>
        <w:div w:id="789709386">
          <w:marLeft w:val="480"/>
          <w:marRight w:val="0"/>
          <w:marTop w:val="0"/>
          <w:marBottom w:val="0"/>
          <w:divBdr>
            <w:top w:val="none" w:sz="0" w:space="0" w:color="auto"/>
            <w:left w:val="none" w:sz="0" w:space="0" w:color="auto"/>
            <w:bottom w:val="none" w:sz="0" w:space="0" w:color="auto"/>
            <w:right w:val="none" w:sz="0" w:space="0" w:color="auto"/>
          </w:divBdr>
        </w:div>
        <w:div w:id="1637368428">
          <w:marLeft w:val="480"/>
          <w:marRight w:val="0"/>
          <w:marTop w:val="0"/>
          <w:marBottom w:val="0"/>
          <w:divBdr>
            <w:top w:val="none" w:sz="0" w:space="0" w:color="auto"/>
            <w:left w:val="none" w:sz="0" w:space="0" w:color="auto"/>
            <w:bottom w:val="none" w:sz="0" w:space="0" w:color="auto"/>
            <w:right w:val="none" w:sz="0" w:space="0" w:color="auto"/>
          </w:divBdr>
        </w:div>
        <w:div w:id="1381057907">
          <w:marLeft w:val="480"/>
          <w:marRight w:val="0"/>
          <w:marTop w:val="0"/>
          <w:marBottom w:val="0"/>
          <w:divBdr>
            <w:top w:val="none" w:sz="0" w:space="0" w:color="auto"/>
            <w:left w:val="none" w:sz="0" w:space="0" w:color="auto"/>
            <w:bottom w:val="none" w:sz="0" w:space="0" w:color="auto"/>
            <w:right w:val="none" w:sz="0" w:space="0" w:color="auto"/>
          </w:divBdr>
        </w:div>
        <w:div w:id="1802722489">
          <w:marLeft w:val="480"/>
          <w:marRight w:val="0"/>
          <w:marTop w:val="0"/>
          <w:marBottom w:val="0"/>
          <w:divBdr>
            <w:top w:val="none" w:sz="0" w:space="0" w:color="auto"/>
            <w:left w:val="none" w:sz="0" w:space="0" w:color="auto"/>
            <w:bottom w:val="none" w:sz="0" w:space="0" w:color="auto"/>
            <w:right w:val="none" w:sz="0" w:space="0" w:color="auto"/>
          </w:divBdr>
        </w:div>
        <w:div w:id="1473983817">
          <w:marLeft w:val="480"/>
          <w:marRight w:val="0"/>
          <w:marTop w:val="0"/>
          <w:marBottom w:val="0"/>
          <w:divBdr>
            <w:top w:val="none" w:sz="0" w:space="0" w:color="auto"/>
            <w:left w:val="none" w:sz="0" w:space="0" w:color="auto"/>
            <w:bottom w:val="none" w:sz="0" w:space="0" w:color="auto"/>
            <w:right w:val="none" w:sz="0" w:space="0" w:color="auto"/>
          </w:divBdr>
        </w:div>
        <w:div w:id="1490633454">
          <w:marLeft w:val="480"/>
          <w:marRight w:val="0"/>
          <w:marTop w:val="0"/>
          <w:marBottom w:val="0"/>
          <w:divBdr>
            <w:top w:val="none" w:sz="0" w:space="0" w:color="auto"/>
            <w:left w:val="none" w:sz="0" w:space="0" w:color="auto"/>
            <w:bottom w:val="none" w:sz="0" w:space="0" w:color="auto"/>
            <w:right w:val="none" w:sz="0" w:space="0" w:color="auto"/>
          </w:divBdr>
        </w:div>
        <w:div w:id="1144617147">
          <w:marLeft w:val="480"/>
          <w:marRight w:val="0"/>
          <w:marTop w:val="0"/>
          <w:marBottom w:val="0"/>
          <w:divBdr>
            <w:top w:val="none" w:sz="0" w:space="0" w:color="auto"/>
            <w:left w:val="none" w:sz="0" w:space="0" w:color="auto"/>
            <w:bottom w:val="none" w:sz="0" w:space="0" w:color="auto"/>
            <w:right w:val="none" w:sz="0" w:space="0" w:color="auto"/>
          </w:divBdr>
        </w:div>
        <w:div w:id="1386559631">
          <w:marLeft w:val="480"/>
          <w:marRight w:val="0"/>
          <w:marTop w:val="0"/>
          <w:marBottom w:val="0"/>
          <w:divBdr>
            <w:top w:val="none" w:sz="0" w:space="0" w:color="auto"/>
            <w:left w:val="none" w:sz="0" w:space="0" w:color="auto"/>
            <w:bottom w:val="none" w:sz="0" w:space="0" w:color="auto"/>
            <w:right w:val="none" w:sz="0" w:space="0" w:color="auto"/>
          </w:divBdr>
        </w:div>
        <w:div w:id="1723670718">
          <w:marLeft w:val="480"/>
          <w:marRight w:val="0"/>
          <w:marTop w:val="0"/>
          <w:marBottom w:val="0"/>
          <w:divBdr>
            <w:top w:val="none" w:sz="0" w:space="0" w:color="auto"/>
            <w:left w:val="none" w:sz="0" w:space="0" w:color="auto"/>
            <w:bottom w:val="none" w:sz="0" w:space="0" w:color="auto"/>
            <w:right w:val="none" w:sz="0" w:space="0" w:color="auto"/>
          </w:divBdr>
        </w:div>
        <w:div w:id="445538590">
          <w:marLeft w:val="480"/>
          <w:marRight w:val="0"/>
          <w:marTop w:val="0"/>
          <w:marBottom w:val="0"/>
          <w:divBdr>
            <w:top w:val="none" w:sz="0" w:space="0" w:color="auto"/>
            <w:left w:val="none" w:sz="0" w:space="0" w:color="auto"/>
            <w:bottom w:val="none" w:sz="0" w:space="0" w:color="auto"/>
            <w:right w:val="none" w:sz="0" w:space="0" w:color="auto"/>
          </w:divBdr>
        </w:div>
        <w:div w:id="1847212606">
          <w:marLeft w:val="480"/>
          <w:marRight w:val="0"/>
          <w:marTop w:val="0"/>
          <w:marBottom w:val="0"/>
          <w:divBdr>
            <w:top w:val="none" w:sz="0" w:space="0" w:color="auto"/>
            <w:left w:val="none" w:sz="0" w:space="0" w:color="auto"/>
            <w:bottom w:val="none" w:sz="0" w:space="0" w:color="auto"/>
            <w:right w:val="none" w:sz="0" w:space="0" w:color="auto"/>
          </w:divBdr>
        </w:div>
        <w:div w:id="1983997457">
          <w:marLeft w:val="480"/>
          <w:marRight w:val="0"/>
          <w:marTop w:val="0"/>
          <w:marBottom w:val="0"/>
          <w:divBdr>
            <w:top w:val="none" w:sz="0" w:space="0" w:color="auto"/>
            <w:left w:val="none" w:sz="0" w:space="0" w:color="auto"/>
            <w:bottom w:val="none" w:sz="0" w:space="0" w:color="auto"/>
            <w:right w:val="none" w:sz="0" w:space="0" w:color="auto"/>
          </w:divBdr>
        </w:div>
        <w:div w:id="807162111">
          <w:marLeft w:val="480"/>
          <w:marRight w:val="0"/>
          <w:marTop w:val="0"/>
          <w:marBottom w:val="0"/>
          <w:divBdr>
            <w:top w:val="none" w:sz="0" w:space="0" w:color="auto"/>
            <w:left w:val="none" w:sz="0" w:space="0" w:color="auto"/>
            <w:bottom w:val="none" w:sz="0" w:space="0" w:color="auto"/>
            <w:right w:val="none" w:sz="0" w:space="0" w:color="auto"/>
          </w:divBdr>
        </w:div>
        <w:div w:id="1817183459">
          <w:marLeft w:val="480"/>
          <w:marRight w:val="0"/>
          <w:marTop w:val="0"/>
          <w:marBottom w:val="0"/>
          <w:divBdr>
            <w:top w:val="none" w:sz="0" w:space="0" w:color="auto"/>
            <w:left w:val="none" w:sz="0" w:space="0" w:color="auto"/>
            <w:bottom w:val="none" w:sz="0" w:space="0" w:color="auto"/>
            <w:right w:val="none" w:sz="0" w:space="0" w:color="auto"/>
          </w:divBdr>
        </w:div>
        <w:div w:id="302468969">
          <w:marLeft w:val="480"/>
          <w:marRight w:val="0"/>
          <w:marTop w:val="0"/>
          <w:marBottom w:val="0"/>
          <w:divBdr>
            <w:top w:val="none" w:sz="0" w:space="0" w:color="auto"/>
            <w:left w:val="none" w:sz="0" w:space="0" w:color="auto"/>
            <w:bottom w:val="none" w:sz="0" w:space="0" w:color="auto"/>
            <w:right w:val="none" w:sz="0" w:space="0" w:color="auto"/>
          </w:divBdr>
        </w:div>
        <w:div w:id="90980089">
          <w:marLeft w:val="480"/>
          <w:marRight w:val="0"/>
          <w:marTop w:val="0"/>
          <w:marBottom w:val="0"/>
          <w:divBdr>
            <w:top w:val="none" w:sz="0" w:space="0" w:color="auto"/>
            <w:left w:val="none" w:sz="0" w:space="0" w:color="auto"/>
            <w:bottom w:val="none" w:sz="0" w:space="0" w:color="auto"/>
            <w:right w:val="none" w:sz="0" w:space="0" w:color="auto"/>
          </w:divBdr>
        </w:div>
        <w:div w:id="1855072466">
          <w:marLeft w:val="480"/>
          <w:marRight w:val="0"/>
          <w:marTop w:val="0"/>
          <w:marBottom w:val="0"/>
          <w:divBdr>
            <w:top w:val="none" w:sz="0" w:space="0" w:color="auto"/>
            <w:left w:val="none" w:sz="0" w:space="0" w:color="auto"/>
            <w:bottom w:val="none" w:sz="0" w:space="0" w:color="auto"/>
            <w:right w:val="none" w:sz="0" w:space="0" w:color="auto"/>
          </w:divBdr>
        </w:div>
        <w:div w:id="200631455">
          <w:marLeft w:val="480"/>
          <w:marRight w:val="0"/>
          <w:marTop w:val="0"/>
          <w:marBottom w:val="0"/>
          <w:divBdr>
            <w:top w:val="none" w:sz="0" w:space="0" w:color="auto"/>
            <w:left w:val="none" w:sz="0" w:space="0" w:color="auto"/>
            <w:bottom w:val="none" w:sz="0" w:space="0" w:color="auto"/>
            <w:right w:val="none" w:sz="0" w:space="0" w:color="auto"/>
          </w:divBdr>
        </w:div>
        <w:div w:id="1572696283">
          <w:marLeft w:val="480"/>
          <w:marRight w:val="0"/>
          <w:marTop w:val="0"/>
          <w:marBottom w:val="0"/>
          <w:divBdr>
            <w:top w:val="none" w:sz="0" w:space="0" w:color="auto"/>
            <w:left w:val="none" w:sz="0" w:space="0" w:color="auto"/>
            <w:bottom w:val="none" w:sz="0" w:space="0" w:color="auto"/>
            <w:right w:val="none" w:sz="0" w:space="0" w:color="auto"/>
          </w:divBdr>
        </w:div>
      </w:divsChild>
    </w:div>
    <w:div w:id="796336820">
      <w:bodyDiv w:val="1"/>
      <w:marLeft w:val="0"/>
      <w:marRight w:val="0"/>
      <w:marTop w:val="0"/>
      <w:marBottom w:val="0"/>
      <w:divBdr>
        <w:top w:val="none" w:sz="0" w:space="0" w:color="auto"/>
        <w:left w:val="none" w:sz="0" w:space="0" w:color="auto"/>
        <w:bottom w:val="none" w:sz="0" w:space="0" w:color="auto"/>
        <w:right w:val="none" w:sz="0" w:space="0" w:color="auto"/>
      </w:divBdr>
    </w:div>
    <w:div w:id="800611688">
      <w:bodyDiv w:val="1"/>
      <w:marLeft w:val="0"/>
      <w:marRight w:val="0"/>
      <w:marTop w:val="0"/>
      <w:marBottom w:val="0"/>
      <w:divBdr>
        <w:top w:val="none" w:sz="0" w:space="0" w:color="auto"/>
        <w:left w:val="none" w:sz="0" w:space="0" w:color="auto"/>
        <w:bottom w:val="none" w:sz="0" w:space="0" w:color="auto"/>
        <w:right w:val="none" w:sz="0" w:space="0" w:color="auto"/>
      </w:divBdr>
    </w:div>
    <w:div w:id="801382482">
      <w:bodyDiv w:val="1"/>
      <w:marLeft w:val="0"/>
      <w:marRight w:val="0"/>
      <w:marTop w:val="0"/>
      <w:marBottom w:val="0"/>
      <w:divBdr>
        <w:top w:val="none" w:sz="0" w:space="0" w:color="auto"/>
        <w:left w:val="none" w:sz="0" w:space="0" w:color="auto"/>
        <w:bottom w:val="none" w:sz="0" w:space="0" w:color="auto"/>
        <w:right w:val="none" w:sz="0" w:space="0" w:color="auto"/>
      </w:divBdr>
    </w:div>
    <w:div w:id="801967771">
      <w:bodyDiv w:val="1"/>
      <w:marLeft w:val="0"/>
      <w:marRight w:val="0"/>
      <w:marTop w:val="0"/>
      <w:marBottom w:val="0"/>
      <w:divBdr>
        <w:top w:val="none" w:sz="0" w:space="0" w:color="auto"/>
        <w:left w:val="none" w:sz="0" w:space="0" w:color="auto"/>
        <w:bottom w:val="none" w:sz="0" w:space="0" w:color="auto"/>
        <w:right w:val="none" w:sz="0" w:space="0" w:color="auto"/>
      </w:divBdr>
      <w:divsChild>
        <w:div w:id="1977491926">
          <w:marLeft w:val="640"/>
          <w:marRight w:val="0"/>
          <w:marTop w:val="0"/>
          <w:marBottom w:val="0"/>
          <w:divBdr>
            <w:top w:val="none" w:sz="0" w:space="0" w:color="auto"/>
            <w:left w:val="none" w:sz="0" w:space="0" w:color="auto"/>
            <w:bottom w:val="none" w:sz="0" w:space="0" w:color="auto"/>
            <w:right w:val="none" w:sz="0" w:space="0" w:color="auto"/>
          </w:divBdr>
        </w:div>
        <w:div w:id="804543240">
          <w:marLeft w:val="640"/>
          <w:marRight w:val="0"/>
          <w:marTop w:val="0"/>
          <w:marBottom w:val="0"/>
          <w:divBdr>
            <w:top w:val="none" w:sz="0" w:space="0" w:color="auto"/>
            <w:left w:val="none" w:sz="0" w:space="0" w:color="auto"/>
            <w:bottom w:val="none" w:sz="0" w:space="0" w:color="auto"/>
            <w:right w:val="none" w:sz="0" w:space="0" w:color="auto"/>
          </w:divBdr>
        </w:div>
        <w:div w:id="1523006394">
          <w:marLeft w:val="640"/>
          <w:marRight w:val="0"/>
          <w:marTop w:val="0"/>
          <w:marBottom w:val="0"/>
          <w:divBdr>
            <w:top w:val="none" w:sz="0" w:space="0" w:color="auto"/>
            <w:left w:val="none" w:sz="0" w:space="0" w:color="auto"/>
            <w:bottom w:val="none" w:sz="0" w:space="0" w:color="auto"/>
            <w:right w:val="none" w:sz="0" w:space="0" w:color="auto"/>
          </w:divBdr>
        </w:div>
        <w:div w:id="1573345882">
          <w:marLeft w:val="640"/>
          <w:marRight w:val="0"/>
          <w:marTop w:val="0"/>
          <w:marBottom w:val="0"/>
          <w:divBdr>
            <w:top w:val="none" w:sz="0" w:space="0" w:color="auto"/>
            <w:left w:val="none" w:sz="0" w:space="0" w:color="auto"/>
            <w:bottom w:val="none" w:sz="0" w:space="0" w:color="auto"/>
            <w:right w:val="none" w:sz="0" w:space="0" w:color="auto"/>
          </w:divBdr>
        </w:div>
        <w:div w:id="1372798879">
          <w:marLeft w:val="640"/>
          <w:marRight w:val="0"/>
          <w:marTop w:val="0"/>
          <w:marBottom w:val="0"/>
          <w:divBdr>
            <w:top w:val="none" w:sz="0" w:space="0" w:color="auto"/>
            <w:left w:val="none" w:sz="0" w:space="0" w:color="auto"/>
            <w:bottom w:val="none" w:sz="0" w:space="0" w:color="auto"/>
            <w:right w:val="none" w:sz="0" w:space="0" w:color="auto"/>
          </w:divBdr>
        </w:div>
        <w:div w:id="1297565313">
          <w:marLeft w:val="640"/>
          <w:marRight w:val="0"/>
          <w:marTop w:val="0"/>
          <w:marBottom w:val="0"/>
          <w:divBdr>
            <w:top w:val="none" w:sz="0" w:space="0" w:color="auto"/>
            <w:left w:val="none" w:sz="0" w:space="0" w:color="auto"/>
            <w:bottom w:val="none" w:sz="0" w:space="0" w:color="auto"/>
            <w:right w:val="none" w:sz="0" w:space="0" w:color="auto"/>
          </w:divBdr>
        </w:div>
        <w:div w:id="1922905412">
          <w:marLeft w:val="640"/>
          <w:marRight w:val="0"/>
          <w:marTop w:val="0"/>
          <w:marBottom w:val="0"/>
          <w:divBdr>
            <w:top w:val="none" w:sz="0" w:space="0" w:color="auto"/>
            <w:left w:val="none" w:sz="0" w:space="0" w:color="auto"/>
            <w:bottom w:val="none" w:sz="0" w:space="0" w:color="auto"/>
            <w:right w:val="none" w:sz="0" w:space="0" w:color="auto"/>
          </w:divBdr>
        </w:div>
        <w:div w:id="188875353">
          <w:marLeft w:val="640"/>
          <w:marRight w:val="0"/>
          <w:marTop w:val="0"/>
          <w:marBottom w:val="0"/>
          <w:divBdr>
            <w:top w:val="none" w:sz="0" w:space="0" w:color="auto"/>
            <w:left w:val="none" w:sz="0" w:space="0" w:color="auto"/>
            <w:bottom w:val="none" w:sz="0" w:space="0" w:color="auto"/>
            <w:right w:val="none" w:sz="0" w:space="0" w:color="auto"/>
          </w:divBdr>
        </w:div>
        <w:div w:id="389839685">
          <w:marLeft w:val="640"/>
          <w:marRight w:val="0"/>
          <w:marTop w:val="0"/>
          <w:marBottom w:val="0"/>
          <w:divBdr>
            <w:top w:val="none" w:sz="0" w:space="0" w:color="auto"/>
            <w:left w:val="none" w:sz="0" w:space="0" w:color="auto"/>
            <w:bottom w:val="none" w:sz="0" w:space="0" w:color="auto"/>
            <w:right w:val="none" w:sz="0" w:space="0" w:color="auto"/>
          </w:divBdr>
        </w:div>
        <w:div w:id="1014235410">
          <w:marLeft w:val="640"/>
          <w:marRight w:val="0"/>
          <w:marTop w:val="0"/>
          <w:marBottom w:val="0"/>
          <w:divBdr>
            <w:top w:val="none" w:sz="0" w:space="0" w:color="auto"/>
            <w:left w:val="none" w:sz="0" w:space="0" w:color="auto"/>
            <w:bottom w:val="none" w:sz="0" w:space="0" w:color="auto"/>
            <w:right w:val="none" w:sz="0" w:space="0" w:color="auto"/>
          </w:divBdr>
        </w:div>
        <w:div w:id="527375671">
          <w:marLeft w:val="640"/>
          <w:marRight w:val="0"/>
          <w:marTop w:val="0"/>
          <w:marBottom w:val="0"/>
          <w:divBdr>
            <w:top w:val="none" w:sz="0" w:space="0" w:color="auto"/>
            <w:left w:val="none" w:sz="0" w:space="0" w:color="auto"/>
            <w:bottom w:val="none" w:sz="0" w:space="0" w:color="auto"/>
            <w:right w:val="none" w:sz="0" w:space="0" w:color="auto"/>
          </w:divBdr>
        </w:div>
        <w:div w:id="1247575569">
          <w:marLeft w:val="640"/>
          <w:marRight w:val="0"/>
          <w:marTop w:val="0"/>
          <w:marBottom w:val="0"/>
          <w:divBdr>
            <w:top w:val="none" w:sz="0" w:space="0" w:color="auto"/>
            <w:left w:val="none" w:sz="0" w:space="0" w:color="auto"/>
            <w:bottom w:val="none" w:sz="0" w:space="0" w:color="auto"/>
            <w:right w:val="none" w:sz="0" w:space="0" w:color="auto"/>
          </w:divBdr>
        </w:div>
        <w:div w:id="2045323838">
          <w:marLeft w:val="640"/>
          <w:marRight w:val="0"/>
          <w:marTop w:val="0"/>
          <w:marBottom w:val="0"/>
          <w:divBdr>
            <w:top w:val="none" w:sz="0" w:space="0" w:color="auto"/>
            <w:left w:val="none" w:sz="0" w:space="0" w:color="auto"/>
            <w:bottom w:val="none" w:sz="0" w:space="0" w:color="auto"/>
            <w:right w:val="none" w:sz="0" w:space="0" w:color="auto"/>
          </w:divBdr>
        </w:div>
        <w:div w:id="369115857">
          <w:marLeft w:val="640"/>
          <w:marRight w:val="0"/>
          <w:marTop w:val="0"/>
          <w:marBottom w:val="0"/>
          <w:divBdr>
            <w:top w:val="none" w:sz="0" w:space="0" w:color="auto"/>
            <w:left w:val="none" w:sz="0" w:space="0" w:color="auto"/>
            <w:bottom w:val="none" w:sz="0" w:space="0" w:color="auto"/>
            <w:right w:val="none" w:sz="0" w:space="0" w:color="auto"/>
          </w:divBdr>
        </w:div>
        <w:div w:id="1719083400">
          <w:marLeft w:val="640"/>
          <w:marRight w:val="0"/>
          <w:marTop w:val="0"/>
          <w:marBottom w:val="0"/>
          <w:divBdr>
            <w:top w:val="none" w:sz="0" w:space="0" w:color="auto"/>
            <w:left w:val="none" w:sz="0" w:space="0" w:color="auto"/>
            <w:bottom w:val="none" w:sz="0" w:space="0" w:color="auto"/>
            <w:right w:val="none" w:sz="0" w:space="0" w:color="auto"/>
          </w:divBdr>
        </w:div>
        <w:div w:id="1961917349">
          <w:marLeft w:val="640"/>
          <w:marRight w:val="0"/>
          <w:marTop w:val="0"/>
          <w:marBottom w:val="0"/>
          <w:divBdr>
            <w:top w:val="none" w:sz="0" w:space="0" w:color="auto"/>
            <w:left w:val="none" w:sz="0" w:space="0" w:color="auto"/>
            <w:bottom w:val="none" w:sz="0" w:space="0" w:color="auto"/>
            <w:right w:val="none" w:sz="0" w:space="0" w:color="auto"/>
          </w:divBdr>
        </w:div>
        <w:div w:id="45642706">
          <w:marLeft w:val="640"/>
          <w:marRight w:val="0"/>
          <w:marTop w:val="0"/>
          <w:marBottom w:val="0"/>
          <w:divBdr>
            <w:top w:val="none" w:sz="0" w:space="0" w:color="auto"/>
            <w:left w:val="none" w:sz="0" w:space="0" w:color="auto"/>
            <w:bottom w:val="none" w:sz="0" w:space="0" w:color="auto"/>
            <w:right w:val="none" w:sz="0" w:space="0" w:color="auto"/>
          </w:divBdr>
        </w:div>
        <w:div w:id="1998919014">
          <w:marLeft w:val="640"/>
          <w:marRight w:val="0"/>
          <w:marTop w:val="0"/>
          <w:marBottom w:val="0"/>
          <w:divBdr>
            <w:top w:val="none" w:sz="0" w:space="0" w:color="auto"/>
            <w:left w:val="none" w:sz="0" w:space="0" w:color="auto"/>
            <w:bottom w:val="none" w:sz="0" w:space="0" w:color="auto"/>
            <w:right w:val="none" w:sz="0" w:space="0" w:color="auto"/>
          </w:divBdr>
        </w:div>
        <w:div w:id="87773238">
          <w:marLeft w:val="640"/>
          <w:marRight w:val="0"/>
          <w:marTop w:val="0"/>
          <w:marBottom w:val="0"/>
          <w:divBdr>
            <w:top w:val="none" w:sz="0" w:space="0" w:color="auto"/>
            <w:left w:val="none" w:sz="0" w:space="0" w:color="auto"/>
            <w:bottom w:val="none" w:sz="0" w:space="0" w:color="auto"/>
            <w:right w:val="none" w:sz="0" w:space="0" w:color="auto"/>
          </w:divBdr>
        </w:div>
        <w:div w:id="1156070736">
          <w:marLeft w:val="640"/>
          <w:marRight w:val="0"/>
          <w:marTop w:val="0"/>
          <w:marBottom w:val="0"/>
          <w:divBdr>
            <w:top w:val="none" w:sz="0" w:space="0" w:color="auto"/>
            <w:left w:val="none" w:sz="0" w:space="0" w:color="auto"/>
            <w:bottom w:val="none" w:sz="0" w:space="0" w:color="auto"/>
            <w:right w:val="none" w:sz="0" w:space="0" w:color="auto"/>
          </w:divBdr>
        </w:div>
        <w:div w:id="917901267">
          <w:marLeft w:val="640"/>
          <w:marRight w:val="0"/>
          <w:marTop w:val="0"/>
          <w:marBottom w:val="0"/>
          <w:divBdr>
            <w:top w:val="none" w:sz="0" w:space="0" w:color="auto"/>
            <w:left w:val="none" w:sz="0" w:space="0" w:color="auto"/>
            <w:bottom w:val="none" w:sz="0" w:space="0" w:color="auto"/>
            <w:right w:val="none" w:sz="0" w:space="0" w:color="auto"/>
          </w:divBdr>
        </w:div>
        <w:div w:id="710762000">
          <w:marLeft w:val="640"/>
          <w:marRight w:val="0"/>
          <w:marTop w:val="0"/>
          <w:marBottom w:val="0"/>
          <w:divBdr>
            <w:top w:val="none" w:sz="0" w:space="0" w:color="auto"/>
            <w:left w:val="none" w:sz="0" w:space="0" w:color="auto"/>
            <w:bottom w:val="none" w:sz="0" w:space="0" w:color="auto"/>
            <w:right w:val="none" w:sz="0" w:space="0" w:color="auto"/>
          </w:divBdr>
        </w:div>
        <w:div w:id="786507032">
          <w:marLeft w:val="640"/>
          <w:marRight w:val="0"/>
          <w:marTop w:val="0"/>
          <w:marBottom w:val="0"/>
          <w:divBdr>
            <w:top w:val="none" w:sz="0" w:space="0" w:color="auto"/>
            <w:left w:val="none" w:sz="0" w:space="0" w:color="auto"/>
            <w:bottom w:val="none" w:sz="0" w:space="0" w:color="auto"/>
            <w:right w:val="none" w:sz="0" w:space="0" w:color="auto"/>
          </w:divBdr>
        </w:div>
        <w:div w:id="518399552">
          <w:marLeft w:val="640"/>
          <w:marRight w:val="0"/>
          <w:marTop w:val="0"/>
          <w:marBottom w:val="0"/>
          <w:divBdr>
            <w:top w:val="none" w:sz="0" w:space="0" w:color="auto"/>
            <w:left w:val="none" w:sz="0" w:space="0" w:color="auto"/>
            <w:bottom w:val="none" w:sz="0" w:space="0" w:color="auto"/>
            <w:right w:val="none" w:sz="0" w:space="0" w:color="auto"/>
          </w:divBdr>
        </w:div>
        <w:div w:id="1978875362">
          <w:marLeft w:val="640"/>
          <w:marRight w:val="0"/>
          <w:marTop w:val="0"/>
          <w:marBottom w:val="0"/>
          <w:divBdr>
            <w:top w:val="none" w:sz="0" w:space="0" w:color="auto"/>
            <w:left w:val="none" w:sz="0" w:space="0" w:color="auto"/>
            <w:bottom w:val="none" w:sz="0" w:space="0" w:color="auto"/>
            <w:right w:val="none" w:sz="0" w:space="0" w:color="auto"/>
          </w:divBdr>
        </w:div>
        <w:div w:id="412775160">
          <w:marLeft w:val="640"/>
          <w:marRight w:val="0"/>
          <w:marTop w:val="0"/>
          <w:marBottom w:val="0"/>
          <w:divBdr>
            <w:top w:val="none" w:sz="0" w:space="0" w:color="auto"/>
            <w:left w:val="none" w:sz="0" w:space="0" w:color="auto"/>
            <w:bottom w:val="none" w:sz="0" w:space="0" w:color="auto"/>
            <w:right w:val="none" w:sz="0" w:space="0" w:color="auto"/>
          </w:divBdr>
        </w:div>
        <w:div w:id="1198086809">
          <w:marLeft w:val="640"/>
          <w:marRight w:val="0"/>
          <w:marTop w:val="0"/>
          <w:marBottom w:val="0"/>
          <w:divBdr>
            <w:top w:val="none" w:sz="0" w:space="0" w:color="auto"/>
            <w:left w:val="none" w:sz="0" w:space="0" w:color="auto"/>
            <w:bottom w:val="none" w:sz="0" w:space="0" w:color="auto"/>
            <w:right w:val="none" w:sz="0" w:space="0" w:color="auto"/>
          </w:divBdr>
        </w:div>
        <w:div w:id="1268539204">
          <w:marLeft w:val="640"/>
          <w:marRight w:val="0"/>
          <w:marTop w:val="0"/>
          <w:marBottom w:val="0"/>
          <w:divBdr>
            <w:top w:val="none" w:sz="0" w:space="0" w:color="auto"/>
            <w:left w:val="none" w:sz="0" w:space="0" w:color="auto"/>
            <w:bottom w:val="none" w:sz="0" w:space="0" w:color="auto"/>
            <w:right w:val="none" w:sz="0" w:space="0" w:color="auto"/>
          </w:divBdr>
        </w:div>
        <w:div w:id="1429425198">
          <w:marLeft w:val="640"/>
          <w:marRight w:val="0"/>
          <w:marTop w:val="0"/>
          <w:marBottom w:val="0"/>
          <w:divBdr>
            <w:top w:val="none" w:sz="0" w:space="0" w:color="auto"/>
            <w:left w:val="none" w:sz="0" w:space="0" w:color="auto"/>
            <w:bottom w:val="none" w:sz="0" w:space="0" w:color="auto"/>
            <w:right w:val="none" w:sz="0" w:space="0" w:color="auto"/>
          </w:divBdr>
        </w:div>
        <w:div w:id="391077904">
          <w:marLeft w:val="640"/>
          <w:marRight w:val="0"/>
          <w:marTop w:val="0"/>
          <w:marBottom w:val="0"/>
          <w:divBdr>
            <w:top w:val="none" w:sz="0" w:space="0" w:color="auto"/>
            <w:left w:val="none" w:sz="0" w:space="0" w:color="auto"/>
            <w:bottom w:val="none" w:sz="0" w:space="0" w:color="auto"/>
            <w:right w:val="none" w:sz="0" w:space="0" w:color="auto"/>
          </w:divBdr>
        </w:div>
        <w:div w:id="1788305070">
          <w:marLeft w:val="640"/>
          <w:marRight w:val="0"/>
          <w:marTop w:val="0"/>
          <w:marBottom w:val="0"/>
          <w:divBdr>
            <w:top w:val="none" w:sz="0" w:space="0" w:color="auto"/>
            <w:left w:val="none" w:sz="0" w:space="0" w:color="auto"/>
            <w:bottom w:val="none" w:sz="0" w:space="0" w:color="auto"/>
            <w:right w:val="none" w:sz="0" w:space="0" w:color="auto"/>
          </w:divBdr>
        </w:div>
        <w:div w:id="1436171801">
          <w:marLeft w:val="640"/>
          <w:marRight w:val="0"/>
          <w:marTop w:val="0"/>
          <w:marBottom w:val="0"/>
          <w:divBdr>
            <w:top w:val="none" w:sz="0" w:space="0" w:color="auto"/>
            <w:left w:val="none" w:sz="0" w:space="0" w:color="auto"/>
            <w:bottom w:val="none" w:sz="0" w:space="0" w:color="auto"/>
            <w:right w:val="none" w:sz="0" w:space="0" w:color="auto"/>
          </w:divBdr>
        </w:div>
        <w:div w:id="1546717388">
          <w:marLeft w:val="640"/>
          <w:marRight w:val="0"/>
          <w:marTop w:val="0"/>
          <w:marBottom w:val="0"/>
          <w:divBdr>
            <w:top w:val="none" w:sz="0" w:space="0" w:color="auto"/>
            <w:left w:val="none" w:sz="0" w:space="0" w:color="auto"/>
            <w:bottom w:val="none" w:sz="0" w:space="0" w:color="auto"/>
            <w:right w:val="none" w:sz="0" w:space="0" w:color="auto"/>
          </w:divBdr>
        </w:div>
        <w:div w:id="2103448774">
          <w:marLeft w:val="640"/>
          <w:marRight w:val="0"/>
          <w:marTop w:val="0"/>
          <w:marBottom w:val="0"/>
          <w:divBdr>
            <w:top w:val="none" w:sz="0" w:space="0" w:color="auto"/>
            <w:left w:val="none" w:sz="0" w:space="0" w:color="auto"/>
            <w:bottom w:val="none" w:sz="0" w:space="0" w:color="auto"/>
            <w:right w:val="none" w:sz="0" w:space="0" w:color="auto"/>
          </w:divBdr>
        </w:div>
        <w:div w:id="191039121">
          <w:marLeft w:val="640"/>
          <w:marRight w:val="0"/>
          <w:marTop w:val="0"/>
          <w:marBottom w:val="0"/>
          <w:divBdr>
            <w:top w:val="none" w:sz="0" w:space="0" w:color="auto"/>
            <w:left w:val="none" w:sz="0" w:space="0" w:color="auto"/>
            <w:bottom w:val="none" w:sz="0" w:space="0" w:color="auto"/>
            <w:right w:val="none" w:sz="0" w:space="0" w:color="auto"/>
          </w:divBdr>
        </w:div>
        <w:div w:id="1949193302">
          <w:marLeft w:val="640"/>
          <w:marRight w:val="0"/>
          <w:marTop w:val="0"/>
          <w:marBottom w:val="0"/>
          <w:divBdr>
            <w:top w:val="none" w:sz="0" w:space="0" w:color="auto"/>
            <w:left w:val="none" w:sz="0" w:space="0" w:color="auto"/>
            <w:bottom w:val="none" w:sz="0" w:space="0" w:color="auto"/>
            <w:right w:val="none" w:sz="0" w:space="0" w:color="auto"/>
          </w:divBdr>
        </w:div>
        <w:div w:id="127821439">
          <w:marLeft w:val="640"/>
          <w:marRight w:val="0"/>
          <w:marTop w:val="0"/>
          <w:marBottom w:val="0"/>
          <w:divBdr>
            <w:top w:val="none" w:sz="0" w:space="0" w:color="auto"/>
            <w:left w:val="none" w:sz="0" w:space="0" w:color="auto"/>
            <w:bottom w:val="none" w:sz="0" w:space="0" w:color="auto"/>
            <w:right w:val="none" w:sz="0" w:space="0" w:color="auto"/>
          </w:divBdr>
        </w:div>
        <w:div w:id="969553886">
          <w:marLeft w:val="640"/>
          <w:marRight w:val="0"/>
          <w:marTop w:val="0"/>
          <w:marBottom w:val="0"/>
          <w:divBdr>
            <w:top w:val="none" w:sz="0" w:space="0" w:color="auto"/>
            <w:left w:val="none" w:sz="0" w:space="0" w:color="auto"/>
            <w:bottom w:val="none" w:sz="0" w:space="0" w:color="auto"/>
            <w:right w:val="none" w:sz="0" w:space="0" w:color="auto"/>
          </w:divBdr>
        </w:div>
        <w:div w:id="1632320841">
          <w:marLeft w:val="640"/>
          <w:marRight w:val="0"/>
          <w:marTop w:val="0"/>
          <w:marBottom w:val="0"/>
          <w:divBdr>
            <w:top w:val="none" w:sz="0" w:space="0" w:color="auto"/>
            <w:left w:val="none" w:sz="0" w:space="0" w:color="auto"/>
            <w:bottom w:val="none" w:sz="0" w:space="0" w:color="auto"/>
            <w:right w:val="none" w:sz="0" w:space="0" w:color="auto"/>
          </w:divBdr>
        </w:div>
        <w:div w:id="774908229">
          <w:marLeft w:val="640"/>
          <w:marRight w:val="0"/>
          <w:marTop w:val="0"/>
          <w:marBottom w:val="0"/>
          <w:divBdr>
            <w:top w:val="none" w:sz="0" w:space="0" w:color="auto"/>
            <w:left w:val="none" w:sz="0" w:space="0" w:color="auto"/>
            <w:bottom w:val="none" w:sz="0" w:space="0" w:color="auto"/>
            <w:right w:val="none" w:sz="0" w:space="0" w:color="auto"/>
          </w:divBdr>
        </w:div>
        <w:div w:id="1071850286">
          <w:marLeft w:val="640"/>
          <w:marRight w:val="0"/>
          <w:marTop w:val="0"/>
          <w:marBottom w:val="0"/>
          <w:divBdr>
            <w:top w:val="none" w:sz="0" w:space="0" w:color="auto"/>
            <w:left w:val="none" w:sz="0" w:space="0" w:color="auto"/>
            <w:bottom w:val="none" w:sz="0" w:space="0" w:color="auto"/>
            <w:right w:val="none" w:sz="0" w:space="0" w:color="auto"/>
          </w:divBdr>
        </w:div>
        <w:div w:id="685406230">
          <w:marLeft w:val="640"/>
          <w:marRight w:val="0"/>
          <w:marTop w:val="0"/>
          <w:marBottom w:val="0"/>
          <w:divBdr>
            <w:top w:val="none" w:sz="0" w:space="0" w:color="auto"/>
            <w:left w:val="none" w:sz="0" w:space="0" w:color="auto"/>
            <w:bottom w:val="none" w:sz="0" w:space="0" w:color="auto"/>
            <w:right w:val="none" w:sz="0" w:space="0" w:color="auto"/>
          </w:divBdr>
        </w:div>
        <w:div w:id="466434031">
          <w:marLeft w:val="640"/>
          <w:marRight w:val="0"/>
          <w:marTop w:val="0"/>
          <w:marBottom w:val="0"/>
          <w:divBdr>
            <w:top w:val="none" w:sz="0" w:space="0" w:color="auto"/>
            <w:left w:val="none" w:sz="0" w:space="0" w:color="auto"/>
            <w:bottom w:val="none" w:sz="0" w:space="0" w:color="auto"/>
            <w:right w:val="none" w:sz="0" w:space="0" w:color="auto"/>
          </w:divBdr>
        </w:div>
        <w:div w:id="1965504739">
          <w:marLeft w:val="640"/>
          <w:marRight w:val="0"/>
          <w:marTop w:val="0"/>
          <w:marBottom w:val="0"/>
          <w:divBdr>
            <w:top w:val="none" w:sz="0" w:space="0" w:color="auto"/>
            <w:left w:val="none" w:sz="0" w:space="0" w:color="auto"/>
            <w:bottom w:val="none" w:sz="0" w:space="0" w:color="auto"/>
            <w:right w:val="none" w:sz="0" w:space="0" w:color="auto"/>
          </w:divBdr>
        </w:div>
        <w:div w:id="1770546037">
          <w:marLeft w:val="640"/>
          <w:marRight w:val="0"/>
          <w:marTop w:val="0"/>
          <w:marBottom w:val="0"/>
          <w:divBdr>
            <w:top w:val="none" w:sz="0" w:space="0" w:color="auto"/>
            <w:left w:val="none" w:sz="0" w:space="0" w:color="auto"/>
            <w:bottom w:val="none" w:sz="0" w:space="0" w:color="auto"/>
            <w:right w:val="none" w:sz="0" w:space="0" w:color="auto"/>
          </w:divBdr>
        </w:div>
        <w:div w:id="417606101">
          <w:marLeft w:val="640"/>
          <w:marRight w:val="0"/>
          <w:marTop w:val="0"/>
          <w:marBottom w:val="0"/>
          <w:divBdr>
            <w:top w:val="none" w:sz="0" w:space="0" w:color="auto"/>
            <w:left w:val="none" w:sz="0" w:space="0" w:color="auto"/>
            <w:bottom w:val="none" w:sz="0" w:space="0" w:color="auto"/>
            <w:right w:val="none" w:sz="0" w:space="0" w:color="auto"/>
          </w:divBdr>
        </w:div>
        <w:div w:id="1743989166">
          <w:marLeft w:val="640"/>
          <w:marRight w:val="0"/>
          <w:marTop w:val="0"/>
          <w:marBottom w:val="0"/>
          <w:divBdr>
            <w:top w:val="none" w:sz="0" w:space="0" w:color="auto"/>
            <w:left w:val="none" w:sz="0" w:space="0" w:color="auto"/>
            <w:bottom w:val="none" w:sz="0" w:space="0" w:color="auto"/>
            <w:right w:val="none" w:sz="0" w:space="0" w:color="auto"/>
          </w:divBdr>
        </w:div>
        <w:div w:id="94327926">
          <w:marLeft w:val="640"/>
          <w:marRight w:val="0"/>
          <w:marTop w:val="0"/>
          <w:marBottom w:val="0"/>
          <w:divBdr>
            <w:top w:val="none" w:sz="0" w:space="0" w:color="auto"/>
            <w:left w:val="none" w:sz="0" w:space="0" w:color="auto"/>
            <w:bottom w:val="none" w:sz="0" w:space="0" w:color="auto"/>
            <w:right w:val="none" w:sz="0" w:space="0" w:color="auto"/>
          </w:divBdr>
        </w:div>
        <w:div w:id="1538547001">
          <w:marLeft w:val="640"/>
          <w:marRight w:val="0"/>
          <w:marTop w:val="0"/>
          <w:marBottom w:val="0"/>
          <w:divBdr>
            <w:top w:val="none" w:sz="0" w:space="0" w:color="auto"/>
            <w:left w:val="none" w:sz="0" w:space="0" w:color="auto"/>
            <w:bottom w:val="none" w:sz="0" w:space="0" w:color="auto"/>
            <w:right w:val="none" w:sz="0" w:space="0" w:color="auto"/>
          </w:divBdr>
        </w:div>
        <w:div w:id="2003461543">
          <w:marLeft w:val="640"/>
          <w:marRight w:val="0"/>
          <w:marTop w:val="0"/>
          <w:marBottom w:val="0"/>
          <w:divBdr>
            <w:top w:val="none" w:sz="0" w:space="0" w:color="auto"/>
            <w:left w:val="none" w:sz="0" w:space="0" w:color="auto"/>
            <w:bottom w:val="none" w:sz="0" w:space="0" w:color="auto"/>
            <w:right w:val="none" w:sz="0" w:space="0" w:color="auto"/>
          </w:divBdr>
        </w:div>
        <w:div w:id="1888712963">
          <w:marLeft w:val="640"/>
          <w:marRight w:val="0"/>
          <w:marTop w:val="0"/>
          <w:marBottom w:val="0"/>
          <w:divBdr>
            <w:top w:val="none" w:sz="0" w:space="0" w:color="auto"/>
            <w:left w:val="none" w:sz="0" w:space="0" w:color="auto"/>
            <w:bottom w:val="none" w:sz="0" w:space="0" w:color="auto"/>
            <w:right w:val="none" w:sz="0" w:space="0" w:color="auto"/>
          </w:divBdr>
        </w:div>
        <w:div w:id="436172398">
          <w:marLeft w:val="640"/>
          <w:marRight w:val="0"/>
          <w:marTop w:val="0"/>
          <w:marBottom w:val="0"/>
          <w:divBdr>
            <w:top w:val="none" w:sz="0" w:space="0" w:color="auto"/>
            <w:left w:val="none" w:sz="0" w:space="0" w:color="auto"/>
            <w:bottom w:val="none" w:sz="0" w:space="0" w:color="auto"/>
            <w:right w:val="none" w:sz="0" w:space="0" w:color="auto"/>
          </w:divBdr>
        </w:div>
        <w:div w:id="2031487197">
          <w:marLeft w:val="640"/>
          <w:marRight w:val="0"/>
          <w:marTop w:val="0"/>
          <w:marBottom w:val="0"/>
          <w:divBdr>
            <w:top w:val="none" w:sz="0" w:space="0" w:color="auto"/>
            <w:left w:val="none" w:sz="0" w:space="0" w:color="auto"/>
            <w:bottom w:val="none" w:sz="0" w:space="0" w:color="auto"/>
            <w:right w:val="none" w:sz="0" w:space="0" w:color="auto"/>
          </w:divBdr>
        </w:div>
        <w:div w:id="243222571">
          <w:marLeft w:val="640"/>
          <w:marRight w:val="0"/>
          <w:marTop w:val="0"/>
          <w:marBottom w:val="0"/>
          <w:divBdr>
            <w:top w:val="none" w:sz="0" w:space="0" w:color="auto"/>
            <w:left w:val="none" w:sz="0" w:space="0" w:color="auto"/>
            <w:bottom w:val="none" w:sz="0" w:space="0" w:color="auto"/>
            <w:right w:val="none" w:sz="0" w:space="0" w:color="auto"/>
          </w:divBdr>
        </w:div>
        <w:div w:id="828518980">
          <w:marLeft w:val="640"/>
          <w:marRight w:val="0"/>
          <w:marTop w:val="0"/>
          <w:marBottom w:val="0"/>
          <w:divBdr>
            <w:top w:val="none" w:sz="0" w:space="0" w:color="auto"/>
            <w:left w:val="none" w:sz="0" w:space="0" w:color="auto"/>
            <w:bottom w:val="none" w:sz="0" w:space="0" w:color="auto"/>
            <w:right w:val="none" w:sz="0" w:space="0" w:color="auto"/>
          </w:divBdr>
        </w:div>
        <w:div w:id="1945649252">
          <w:marLeft w:val="640"/>
          <w:marRight w:val="0"/>
          <w:marTop w:val="0"/>
          <w:marBottom w:val="0"/>
          <w:divBdr>
            <w:top w:val="none" w:sz="0" w:space="0" w:color="auto"/>
            <w:left w:val="none" w:sz="0" w:space="0" w:color="auto"/>
            <w:bottom w:val="none" w:sz="0" w:space="0" w:color="auto"/>
            <w:right w:val="none" w:sz="0" w:space="0" w:color="auto"/>
          </w:divBdr>
        </w:div>
        <w:div w:id="1493059804">
          <w:marLeft w:val="640"/>
          <w:marRight w:val="0"/>
          <w:marTop w:val="0"/>
          <w:marBottom w:val="0"/>
          <w:divBdr>
            <w:top w:val="none" w:sz="0" w:space="0" w:color="auto"/>
            <w:left w:val="none" w:sz="0" w:space="0" w:color="auto"/>
            <w:bottom w:val="none" w:sz="0" w:space="0" w:color="auto"/>
            <w:right w:val="none" w:sz="0" w:space="0" w:color="auto"/>
          </w:divBdr>
        </w:div>
        <w:div w:id="724328406">
          <w:marLeft w:val="640"/>
          <w:marRight w:val="0"/>
          <w:marTop w:val="0"/>
          <w:marBottom w:val="0"/>
          <w:divBdr>
            <w:top w:val="none" w:sz="0" w:space="0" w:color="auto"/>
            <w:left w:val="none" w:sz="0" w:space="0" w:color="auto"/>
            <w:bottom w:val="none" w:sz="0" w:space="0" w:color="auto"/>
            <w:right w:val="none" w:sz="0" w:space="0" w:color="auto"/>
          </w:divBdr>
        </w:div>
        <w:div w:id="732968456">
          <w:marLeft w:val="640"/>
          <w:marRight w:val="0"/>
          <w:marTop w:val="0"/>
          <w:marBottom w:val="0"/>
          <w:divBdr>
            <w:top w:val="none" w:sz="0" w:space="0" w:color="auto"/>
            <w:left w:val="none" w:sz="0" w:space="0" w:color="auto"/>
            <w:bottom w:val="none" w:sz="0" w:space="0" w:color="auto"/>
            <w:right w:val="none" w:sz="0" w:space="0" w:color="auto"/>
          </w:divBdr>
        </w:div>
        <w:div w:id="2050688191">
          <w:marLeft w:val="640"/>
          <w:marRight w:val="0"/>
          <w:marTop w:val="0"/>
          <w:marBottom w:val="0"/>
          <w:divBdr>
            <w:top w:val="none" w:sz="0" w:space="0" w:color="auto"/>
            <w:left w:val="none" w:sz="0" w:space="0" w:color="auto"/>
            <w:bottom w:val="none" w:sz="0" w:space="0" w:color="auto"/>
            <w:right w:val="none" w:sz="0" w:space="0" w:color="auto"/>
          </w:divBdr>
        </w:div>
        <w:div w:id="576213606">
          <w:marLeft w:val="640"/>
          <w:marRight w:val="0"/>
          <w:marTop w:val="0"/>
          <w:marBottom w:val="0"/>
          <w:divBdr>
            <w:top w:val="none" w:sz="0" w:space="0" w:color="auto"/>
            <w:left w:val="none" w:sz="0" w:space="0" w:color="auto"/>
            <w:bottom w:val="none" w:sz="0" w:space="0" w:color="auto"/>
            <w:right w:val="none" w:sz="0" w:space="0" w:color="auto"/>
          </w:divBdr>
        </w:div>
        <w:div w:id="614337904">
          <w:marLeft w:val="640"/>
          <w:marRight w:val="0"/>
          <w:marTop w:val="0"/>
          <w:marBottom w:val="0"/>
          <w:divBdr>
            <w:top w:val="none" w:sz="0" w:space="0" w:color="auto"/>
            <w:left w:val="none" w:sz="0" w:space="0" w:color="auto"/>
            <w:bottom w:val="none" w:sz="0" w:space="0" w:color="auto"/>
            <w:right w:val="none" w:sz="0" w:space="0" w:color="auto"/>
          </w:divBdr>
        </w:div>
        <w:div w:id="547451588">
          <w:marLeft w:val="640"/>
          <w:marRight w:val="0"/>
          <w:marTop w:val="0"/>
          <w:marBottom w:val="0"/>
          <w:divBdr>
            <w:top w:val="none" w:sz="0" w:space="0" w:color="auto"/>
            <w:left w:val="none" w:sz="0" w:space="0" w:color="auto"/>
            <w:bottom w:val="none" w:sz="0" w:space="0" w:color="auto"/>
            <w:right w:val="none" w:sz="0" w:space="0" w:color="auto"/>
          </w:divBdr>
        </w:div>
        <w:div w:id="1988588362">
          <w:marLeft w:val="640"/>
          <w:marRight w:val="0"/>
          <w:marTop w:val="0"/>
          <w:marBottom w:val="0"/>
          <w:divBdr>
            <w:top w:val="none" w:sz="0" w:space="0" w:color="auto"/>
            <w:left w:val="none" w:sz="0" w:space="0" w:color="auto"/>
            <w:bottom w:val="none" w:sz="0" w:space="0" w:color="auto"/>
            <w:right w:val="none" w:sz="0" w:space="0" w:color="auto"/>
          </w:divBdr>
        </w:div>
        <w:div w:id="83453440">
          <w:marLeft w:val="640"/>
          <w:marRight w:val="0"/>
          <w:marTop w:val="0"/>
          <w:marBottom w:val="0"/>
          <w:divBdr>
            <w:top w:val="none" w:sz="0" w:space="0" w:color="auto"/>
            <w:left w:val="none" w:sz="0" w:space="0" w:color="auto"/>
            <w:bottom w:val="none" w:sz="0" w:space="0" w:color="auto"/>
            <w:right w:val="none" w:sz="0" w:space="0" w:color="auto"/>
          </w:divBdr>
        </w:div>
        <w:div w:id="1044870873">
          <w:marLeft w:val="640"/>
          <w:marRight w:val="0"/>
          <w:marTop w:val="0"/>
          <w:marBottom w:val="0"/>
          <w:divBdr>
            <w:top w:val="none" w:sz="0" w:space="0" w:color="auto"/>
            <w:left w:val="none" w:sz="0" w:space="0" w:color="auto"/>
            <w:bottom w:val="none" w:sz="0" w:space="0" w:color="auto"/>
            <w:right w:val="none" w:sz="0" w:space="0" w:color="auto"/>
          </w:divBdr>
        </w:div>
        <w:div w:id="80032953">
          <w:marLeft w:val="640"/>
          <w:marRight w:val="0"/>
          <w:marTop w:val="0"/>
          <w:marBottom w:val="0"/>
          <w:divBdr>
            <w:top w:val="none" w:sz="0" w:space="0" w:color="auto"/>
            <w:left w:val="none" w:sz="0" w:space="0" w:color="auto"/>
            <w:bottom w:val="none" w:sz="0" w:space="0" w:color="auto"/>
            <w:right w:val="none" w:sz="0" w:space="0" w:color="auto"/>
          </w:divBdr>
        </w:div>
        <w:div w:id="856433612">
          <w:marLeft w:val="640"/>
          <w:marRight w:val="0"/>
          <w:marTop w:val="0"/>
          <w:marBottom w:val="0"/>
          <w:divBdr>
            <w:top w:val="none" w:sz="0" w:space="0" w:color="auto"/>
            <w:left w:val="none" w:sz="0" w:space="0" w:color="auto"/>
            <w:bottom w:val="none" w:sz="0" w:space="0" w:color="auto"/>
            <w:right w:val="none" w:sz="0" w:space="0" w:color="auto"/>
          </w:divBdr>
        </w:div>
        <w:div w:id="1560509887">
          <w:marLeft w:val="640"/>
          <w:marRight w:val="0"/>
          <w:marTop w:val="0"/>
          <w:marBottom w:val="0"/>
          <w:divBdr>
            <w:top w:val="none" w:sz="0" w:space="0" w:color="auto"/>
            <w:left w:val="none" w:sz="0" w:space="0" w:color="auto"/>
            <w:bottom w:val="none" w:sz="0" w:space="0" w:color="auto"/>
            <w:right w:val="none" w:sz="0" w:space="0" w:color="auto"/>
          </w:divBdr>
        </w:div>
      </w:divsChild>
    </w:div>
    <w:div w:id="806581014">
      <w:bodyDiv w:val="1"/>
      <w:marLeft w:val="0"/>
      <w:marRight w:val="0"/>
      <w:marTop w:val="0"/>
      <w:marBottom w:val="0"/>
      <w:divBdr>
        <w:top w:val="none" w:sz="0" w:space="0" w:color="auto"/>
        <w:left w:val="none" w:sz="0" w:space="0" w:color="auto"/>
        <w:bottom w:val="none" w:sz="0" w:space="0" w:color="auto"/>
        <w:right w:val="none" w:sz="0" w:space="0" w:color="auto"/>
      </w:divBdr>
    </w:div>
    <w:div w:id="812866747">
      <w:bodyDiv w:val="1"/>
      <w:marLeft w:val="0"/>
      <w:marRight w:val="0"/>
      <w:marTop w:val="0"/>
      <w:marBottom w:val="0"/>
      <w:divBdr>
        <w:top w:val="none" w:sz="0" w:space="0" w:color="auto"/>
        <w:left w:val="none" w:sz="0" w:space="0" w:color="auto"/>
        <w:bottom w:val="none" w:sz="0" w:space="0" w:color="auto"/>
        <w:right w:val="none" w:sz="0" w:space="0" w:color="auto"/>
      </w:divBdr>
    </w:div>
    <w:div w:id="815340745">
      <w:bodyDiv w:val="1"/>
      <w:marLeft w:val="0"/>
      <w:marRight w:val="0"/>
      <w:marTop w:val="0"/>
      <w:marBottom w:val="0"/>
      <w:divBdr>
        <w:top w:val="none" w:sz="0" w:space="0" w:color="auto"/>
        <w:left w:val="none" w:sz="0" w:space="0" w:color="auto"/>
        <w:bottom w:val="none" w:sz="0" w:space="0" w:color="auto"/>
        <w:right w:val="none" w:sz="0" w:space="0" w:color="auto"/>
      </w:divBdr>
    </w:div>
    <w:div w:id="815878241">
      <w:bodyDiv w:val="1"/>
      <w:marLeft w:val="0"/>
      <w:marRight w:val="0"/>
      <w:marTop w:val="0"/>
      <w:marBottom w:val="0"/>
      <w:divBdr>
        <w:top w:val="none" w:sz="0" w:space="0" w:color="auto"/>
        <w:left w:val="none" w:sz="0" w:space="0" w:color="auto"/>
        <w:bottom w:val="none" w:sz="0" w:space="0" w:color="auto"/>
        <w:right w:val="none" w:sz="0" w:space="0" w:color="auto"/>
      </w:divBdr>
    </w:div>
    <w:div w:id="819925896">
      <w:bodyDiv w:val="1"/>
      <w:marLeft w:val="0"/>
      <w:marRight w:val="0"/>
      <w:marTop w:val="0"/>
      <w:marBottom w:val="0"/>
      <w:divBdr>
        <w:top w:val="none" w:sz="0" w:space="0" w:color="auto"/>
        <w:left w:val="none" w:sz="0" w:space="0" w:color="auto"/>
        <w:bottom w:val="none" w:sz="0" w:space="0" w:color="auto"/>
        <w:right w:val="none" w:sz="0" w:space="0" w:color="auto"/>
      </w:divBdr>
      <w:divsChild>
        <w:div w:id="1468820258">
          <w:marLeft w:val="640"/>
          <w:marRight w:val="0"/>
          <w:marTop w:val="0"/>
          <w:marBottom w:val="0"/>
          <w:divBdr>
            <w:top w:val="none" w:sz="0" w:space="0" w:color="auto"/>
            <w:left w:val="none" w:sz="0" w:space="0" w:color="auto"/>
            <w:bottom w:val="none" w:sz="0" w:space="0" w:color="auto"/>
            <w:right w:val="none" w:sz="0" w:space="0" w:color="auto"/>
          </w:divBdr>
        </w:div>
        <w:div w:id="609119413">
          <w:marLeft w:val="640"/>
          <w:marRight w:val="0"/>
          <w:marTop w:val="0"/>
          <w:marBottom w:val="0"/>
          <w:divBdr>
            <w:top w:val="none" w:sz="0" w:space="0" w:color="auto"/>
            <w:left w:val="none" w:sz="0" w:space="0" w:color="auto"/>
            <w:bottom w:val="none" w:sz="0" w:space="0" w:color="auto"/>
            <w:right w:val="none" w:sz="0" w:space="0" w:color="auto"/>
          </w:divBdr>
        </w:div>
        <w:div w:id="1930500567">
          <w:marLeft w:val="640"/>
          <w:marRight w:val="0"/>
          <w:marTop w:val="0"/>
          <w:marBottom w:val="0"/>
          <w:divBdr>
            <w:top w:val="none" w:sz="0" w:space="0" w:color="auto"/>
            <w:left w:val="none" w:sz="0" w:space="0" w:color="auto"/>
            <w:bottom w:val="none" w:sz="0" w:space="0" w:color="auto"/>
            <w:right w:val="none" w:sz="0" w:space="0" w:color="auto"/>
          </w:divBdr>
        </w:div>
        <w:div w:id="1781992509">
          <w:marLeft w:val="640"/>
          <w:marRight w:val="0"/>
          <w:marTop w:val="0"/>
          <w:marBottom w:val="0"/>
          <w:divBdr>
            <w:top w:val="none" w:sz="0" w:space="0" w:color="auto"/>
            <w:left w:val="none" w:sz="0" w:space="0" w:color="auto"/>
            <w:bottom w:val="none" w:sz="0" w:space="0" w:color="auto"/>
            <w:right w:val="none" w:sz="0" w:space="0" w:color="auto"/>
          </w:divBdr>
        </w:div>
        <w:div w:id="327514327">
          <w:marLeft w:val="640"/>
          <w:marRight w:val="0"/>
          <w:marTop w:val="0"/>
          <w:marBottom w:val="0"/>
          <w:divBdr>
            <w:top w:val="none" w:sz="0" w:space="0" w:color="auto"/>
            <w:left w:val="none" w:sz="0" w:space="0" w:color="auto"/>
            <w:bottom w:val="none" w:sz="0" w:space="0" w:color="auto"/>
            <w:right w:val="none" w:sz="0" w:space="0" w:color="auto"/>
          </w:divBdr>
        </w:div>
        <w:div w:id="2097898382">
          <w:marLeft w:val="640"/>
          <w:marRight w:val="0"/>
          <w:marTop w:val="0"/>
          <w:marBottom w:val="0"/>
          <w:divBdr>
            <w:top w:val="none" w:sz="0" w:space="0" w:color="auto"/>
            <w:left w:val="none" w:sz="0" w:space="0" w:color="auto"/>
            <w:bottom w:val="none" w:sz="0" w:space="0" w:color="auto"/>
            <w:right w:val="none" w:sz="0" w:space="0" w:color="auto"/>
          </w:divBdr>
        </w:div>
        <w:div w:id="1628197260">
          <w:marLeft w:val="640"/>
          <w:marRight w:val="0"/>
          <w:marTop w:val="0"/>
          <w:marBottom w:val="0"/>
          <w:divBdr>
            <w:top w:val="none" w:sz="0" w:space="0" w:color="auto"/>
            <w:left w:val="none" w:sz="0" w:space="0" w:color="auto"/>
            <w:bottom w:val="none" w:sz="0" w:space="0" w:color="auto"/>
            <w:right w:val="none" w:sz="0" w:space="0" w:color="auto"/>
          </w:divBdr>
        </w:div>
        <w:div w:id="2111966181">
          <w:marLeft w:val="640"/>
          <w:marRight w:val="0"/>
          <w:marTop w:val="0"/>
          <w:marBottom w:val="0"/>
          <w:divBdr>
            <w:top w:val="none" w:sz="0" w:space="0" w:color="auto"/>
            <w:left w:val="none" w:sz="0" w:space="0" w:color="auto"/>
            <w:bottom w:val="none" w:sz="0" w:space="0" w:color="auto"/>
            <w:right w:val="none" w:sz="0" w:space="0" w:color="auto"/>
          </w:divBdr>
        </w:div>
        <w:div w:id="1374967702">
          <w:marLeft w:val="640"/>
          <w:marRight w:val="0"/>
          <w:marTop w:val="0"/>
          <w:marBottom w:val="0"/>
          <w:divBdr>
            <w:top w:val="none" w:sz="0" w:space="0" w:color="auto"/>
            <w:left w:val="none" w:sz="0" w:space="0" w:color="auto"/>
            <w:bottom w:val="none" w:sz="0" w:space="0" w:color="auto"/>
            <w:right w:val="none" w:sz="0" w:space="0" w:color="auto"/>
          </w:divBdr>
        </w:div>
        <w:div w:id="735132161">
          <w:marLeft w:val="640"/>
          <w:marRight w:val="0"/>
          <w:marTop w:val="0"/>
          <w:marBottom w:val="0"/>
          <w:divBdr>
            <w:top w:val="none" w:sz="0" w:space="0" w:color="auto"/>
            <w:left w:val="none" w:sz="0" w:space="0" w:color="auto"/>
            <w:bottom w:val="none" w:sz="0" w:space="0" w:color="auto"/>
            <w:right w:val="none" w:sz="0" w:space="0" w:color="auto"/>
          </w:divBdr>
        </w:div>
        <w:div w:id="1236205788">
          <w:marLeft w:val="640"/>
          <w:marRight w:val="0"/>
          <w:marTop w:val="0"/>
          <w:marBottom w:val="0"/>
          <w:divBdr>
            <w:top w:val="none" w:sz="0" w:space="0" w:color="auto"/>
            <w:left w:val="none" w:sz="0" w:space="0" w:color="auto"/>
            <w:bottom w:val="none" w:sz="0" w:space="0" w:color="auto"/>
            <w:right w:val="none" w:sz="0" w:space="0" w:color="auto"/>
          </w:divBdr>
        </w:div>
        <w:div w:id="190917195">
          <w:marLeft w:val="640"/>
          <w:marRight w:val="0"/>
          <w:marTop w:val="0"/>
          <w:marBottom w:val="0"/>
          <w:divBdr>
            <w:top w:val="none" w:sz="0" w:space="0" w:color="auto"/>
            <w:left w:val="none" w:sz="0" w:space="0" w:color="auto"/>
            <w:bottom w:val="none" w:sz="0" w:space="0" w:color="auto"/>
            <w:right w:val="none" w:sz="0" w:space="0" w:color="auto"/>
          </w:divBdr>
        </w:div>
        <w:div w:id="365645605">
          <w:marLeft w:val="640"/>
          <w:marRight w:val="0"/>
          <w:marTop w:val="0"/>
          <w:marBottom w:val="0"/>
          <w:divBdr>
            <w:top w:val="none" w:sz="0" w:space="0" w:color="auto"/>
            <w:left w:val="none" w:sz="0" w:space="0" w:color="auto"/>
            <w:bottom w:val="none" w:sz="0" w:space="0" w:color="auto"/>
            <w:right w:val="none" w:sz="0" w:space="0" w:color="auto"/>
          </w:divBdr>
        </w:div>
        <w:div w:id="1647928437">
          <w:marLeft w:val="640"/>
          <w:marRight w:val="0"/>
          <w:marTop w:val="0"/>
          <w:marBottom w:val="0"/>
          <w:divBdr>
            <w:top w:val="none" w:sz="0" w:space="0" w:color="auto"/>
            <w:left w:val="none" w:sz="0" w:space="0" w:color="auto"/>
            <w:bottom w:val="none" w:sz="0" w:space="0" w:color="auto"/>
            <w:right w:val="none" w:sz="0" w:space="0" w:color="auto"/>
          </w:divBdr>
        </w:div>
        <w:div w:id="1957368975">
          <w:marLeft w:val="640"/>
          <w:marRight w:val="0"/>
          <w:marTop w:val="0"/>
          <w:marBottom w:val="0"/>
          <w:divBdr>
            <w:top w:val="none" w:sz="0" w:space="0" w:color="auto"/>
            <w:left w:val="none" w:sz="0" w:space="0" w:color="auto"/>
            <w:bottom w:val="none" w:sz="0" w:space="0" w:color="auto"/>
            <w:right w:val="none" w:sz="0" w:space="0" w:color="auto"/>
          </w:divBdr>
        </w:div>
        <w:div w:id="790826866">
          <w:marLeft w:val="640"/>
          <w:marRight w:val="0"/>
          <w:marTop w:val="0"/>
          <w:marBottom w:val="0"/>
          <w:divBdr>
            <w:top w:val="none" w:sz="0" w:space="0" w:color="auto"/>
            <w:left w:val="none" w:sz="0" w:space="0" w:color="auto"/>
            <w:bottom w:val="none" w:sz="0" w:space="0" w:color="auto"/>
            <w:right w:val="none" w:sz="0" w:space="0" w:color="auto"/>
          </w:divBdr>
        </w:div>
        <w:div w:id="136067168">
          <w:marLeft w:val="640"/>
          <w:marRight w:val="0"/>
          <w:marTop w:val="0"/>
          <w:marBottom w:val="0"/>
          <w:divBdr>
            <w:top w:val="none" w:sz="0" w:space="0" w:color="auto"/>
            <w:left w:val="none" w:sz="0" w:space="0" w:color="auto"/>
            <w:bottom w:val="none" w:sz="0" w:space="0" w:color="auto"/>
            <w:right w:val="none" w:sz="0" w:space="0" w:color="auto"/>
          </w:divBdr>
        </w:div>
        <w:div w:id="1677227220">
          <w:marLeft w:val="640"/>
          <w:marRight w:val="0"/>
          <w:marTop w:val="0"/>
          <w:marBottom w:val="0"/>
          <w:divBdr>
            <w:top w:val="none" w:sz="0" w:space="0" w:color="auto"/>
            <w:left w:val="none" w:sz="0" w:space="0" w:color="auto"/>
            <w:bottom w:val="none" w:sz="0" w:space="0" w:color="auto"/>
            <w:right w:val="none" w:sz="0" w:space="0" w:color="auto"/>
          </w:divBdr>
        </w:div>
        <w:div w:id="460420753">
          <w:marLeft w:val="640"/>
          <w:marRight w:val="0"/>
          <w:marTop w:val="0"/>
          <w:marBottom w:val="0"/>
          <w:divBdr>
            <w:top w:val="none" w:sz="0" w:space="0" w:color="auto"/>
            <w:left w:val="none" w:sz="0" w:space="0" w:color="auto"/>
            <w:bottom w:val="none" w:sz="0" w:space="0" w:color="auto"/>
            <w:right w:val="none" w:sz="0" w:space="0" w:color="auto"/>
          </w:divBdr>
        </w:div>
        <w:div w:id="984624703">
          <w:marLeft w:val="640"/>
          <w:marRight w:val="0"/>
          <w:marTop w:val="0"/>
          <w:marBottom w:val="0"/>
          <w:divBdr>
            <w:top w:val="none" w:sz="0" w:space="0" w:color="auto"/>
            <w:left w:val="none" w:sz="0" w:space="0" w:color="auto"/>
            <w:bottom w:val="none" w:sz="0" w:space="0" w:color="auto"/>
            <w:right w:val="none" w:sz="0" w:space="0" w:color="auto"/>
          </w:divBdr>
        </w:div>
        <w:div w:id="956840001">
          <w:marLeft w:val="640"/>
          <w:marRight w:val="0"/>
          <w:marTop w:val="0"/>
          <w:marBottom w:val="0"/>
          <w:divBdr>
            <w:top w:val="none" w:sz="0" w:space="0" w:color="auto"/>
            <w:left w:val="none" w:sz="0" w:space="0" w:color="auto"/>
            <w:bottom w:val="none" w:sz="0" w:space="0" w:color="auto"/>
            <w:right w:val="none" w:sz="0" w:space="0" w:color="auto"/>
          </w:divBdr>
        </w:div>
        <w:div w:id="564997490">
          <w:marLeft w:val="640"/>
          <w:marRight w:val="0"/>
          <w:marTop w:val="0"/>
          <w:marBottom w:val="0"/>
          <w:divBdr>
            <w:top w:val="none" w:sz="0" w:space="0" w:color="auto"/>
            <w:left w:val="none" w:sz="0" w:space="0" w:color="auto"/>
            <w:bottom w:val="none" w:sz="0" w:space="0" w:color="auto"/>
            <w:right w:val="none" w:sz="0" w:space="0" w:color="auto"/>
          </w:divBdr>
        </w:div>
        <w:div w:id="356808285">
          <w:marLeft w:val="640"/>
          <w:marRight w:val="0"/>
          <w:marTop w:val="0"/>
          <w:marBottom w:val="0"/>
          <w:divBdr>
            <w:top w:val="none" w:sz="0" w:space="0" w:color="auto"/>
            <w:left w:val="none" w:sz="0" w:space="0" w:color="auto"/>
            <w:bottom w:val="none" w:sz="0" w:space="0" w:color="auto"/>
            <w:right w:val="none" w:sz="0" w:space="0" w:color="auto"/>
          </w:divBdr>
        </w:div>
        <w:div w:id="2127964528">
          <w:marLeft w:val="640"/>
          <w:marRight w:val="0"/>
          <w:marTop w:val="0"/>
          <w:marBottom w:val="0"/>
          <w:divBdr>
            <w:top w:val="none" w:sz="0" w:space="0" w:color="auto"/>
            <w:left w:val="none" w:sz="0" w:space="0" w:color="auto"/>
            <w:bottom w:val="none" w:sz="0" w:space="0" w:color="auto"/>
            <w:right w:val="none" w:sz="0" w:space="0" w:color="auto"/>
          </w:divBdr>
        </w:div>
        <w:div w:id="1042554556">
          <w:marLeft w:val="640"/>
          <w:marRight w:val="0"/>
          <w:marTop w:val="0"/>
          <w:marBottom w:val="0"/>
          <w:divBdr>
            <w:top w:val="none" w:sz="0" w:space="0" w:color="auto"/>
            <w:left w:val="none" w:sz="0" w:space="0" w:color="auto"/>
            <w:bottom w:val="none" w:sz="0" w:space="0" w:color="auto"/>
            <w:right w:val="none" w:sz="0" w:space="0" w:color="auto"/>
          </w:divBdr>
        </w:div>
        <w:div w:id="845171974">
          <w:marLeft w:val="640"/>
          <w:marRight w:val="0"/>
          <w:marTop w:val="0"/>
          <w:marBottom w:val="0"/>
          <w:divBdr>
            <w:top w:val="none" w:sz="0" w:space="0" w:color="auto"/>
            <w:left w:val="none" w:sz="0" w:space="0" w:color="auto"/>
            <w:bottom w:val="none" w:sz="0" w:space="0" w:color="auto"/>
            <w:right w:val="none" w:sz="0" w:space="0" w:color="auto"/>
          </w:divBdr>
        </w:div>
        <w:div w:id="120614798">
          <w:marLeft w:val="640"/>
          <w:marRight w:val="0"/>
          <w:marTop w:val="0"/>
          <w:marBottom w:val="0"/>
          <w:divBdr>
            <w:top w:val="none" w:sz="0" w:space="0" w:color="auto"/>
            <w:left w:val="none" w:sz="0" w:space="0" w:color="auto"/>
            <w:bottom w:val="none" w:sz="0" w:space="0" w:color="auto"/>
            <w:right w:val="none" w:sz="0" w:space="0" w:color="auto"/>
          </w:divBdr>
        </w:div>
        <w:div w:id="837814120">
          <w:marLeft w:val="640"/>
          <w:marRight w:val="0"/>
          <w:marTop w:val="0"/>
          <w:marBottom w:val="0"/>
          <w:divBdr>
            <w:top w:val="none" w:sz="0" w:space="0" w:color="auto"/>
            <w:left w:val="none" w:sz="0" w:space="0" w:color="auto"/>
            <w:bottom w:val="none" w:sz="0" w:space="0" w:color="auto"/>
            <w:right w:val="none" w:sz="0" w:space="0" w:color="auto"/>
          </w:divBdr>
        </w:div>
        <w:div w:id="729380464">
          <w:marLeft w:val="640"/>
          <w:marRight w:val="0"/>
          <w:marTop w:val="0"/>
          <w:marBottom w:val="0"/>
          <w:divBdr>
            <w:top w:val="none" w:sz="0" w:space="0" w:color="auto"/>
            <w:left w:val="none" w:sz="0" w:space="0" w:color="auto"/>
            <w:bottom w:val="none" w:sz="0" w:space="0" w:color="auto"/>
            <w:right w:val="none" w:sz="0" w:space="0" w:color="auto"/>
          </w:divBdr>
        </w:div>
        <w:div w:id="1274753887">
          <w:marLeft w:val="640"/>
          <w:marRight w:val="0"/>
          <w:marTop w:val="0"/>
          <w:marBottom w:val="0"/>
          <w:divBdr>
            <w:top w:val="none" w:sz="0" w:space="0" w:color="auto"/>
            <w:left w:val="none" w:sz="0" w:space="0" w:color="auto"/>
            <w:bottom w:val="none" w:sz="0" w:space="0" w:color="auto"/>
            <w:right w:val="none" w:sz="0" w:space="0" w:color="auto"/>
          </w:divBdr>
        </w:div>
        <w:div w:id="1247418717">
          <w:marLeft w:val="640"/>
          <w:marRight w:val="0"/>
          <w:marTop w:val="0"/>
          <w:marBottom w:val="0"/>
          <w:divBdr>
            <w:top w:val="none" w:sz="0" w:space="0" w:color="auto"/>
            <w:left w:val="none" w:sz="0" w:space="0" w:color="auto"/>
            <w:bottom w:val="none" w:sz="0" w:space="0" w:color="auto"/>
            <w:right w:val="none" w:sz="0" w:space="0" w:color="auto"/>
          </w:divBdr>
        </w:div>
        <w:div w:id="608201486">
          <w:marLeft w:val="640"/>
          <w:marRight w:val="0"/>
          <w:marTop w:val="0"/>
          <w:marBottom w:val="0"/>
          <w:divBdr>
            <w:top w:val="none" w:sz="0" w:space="0" w:color="auto"/>
            <w:left w:val="none" w:sz="0" w:space="0" w:color="auto"/>
            <w:bottom w:val="none" w:sz="0" w:space="0" w:color="auto"/>
            <w:right w:val="none" w:sz="0" w:space="0" w:color="auto"/>
          </w:divBdr>
        </w:div>
        <w:div w:id="295062981">
          <w:marLeft w:val="640"/>
          <w:marRight w:val="0"/>
          <w:marTop w:val="0"/>
          <w:marBottom w:val="0"/>
          <w:divBdr>
            <w:top w:val="none" w:sz="0" w:space="0" w:color="auto"/>
            <w:left w:val="none" w:sz="0" w:space="0" w:color="auto"/>
            <w:bottom w:val="none" w:sz="0" w:space="0" w:color="auto"/>
            <w:right w:val="none" w:sz="0" w:space="0" w:color="auto"/>
          </w:divBdr>
        </w:div>
        <w:div w:id="721566056">
          <w:marLeft w:val="640"/>
          <w:marRight w:val="0"/>
          <w:marTop w:val="0"/>
          <w:marBottom w:val="0"/>
          <w:divBdr>
            <w:top w:val="none" w:sz="0" w:space="0" w:color="auto"/>
            <w:left w:val="none" w:sz="0" w:space="0" w:color="auto"/>
            <w:bottom w:val="none" w:sz="0" w:space="0" w:color="auto"/>
            <w:right w:val="none" w:sz="0" w:space="0" w:color="auto"/>
          </w:divBdr>
        </w:div>
        <w:div w:id="1598322272">
          <w:marLeft w:val="640"/>
          <w:marRight w:val="0"/>
          <w:marTop w:val="0"/>
          <w:marBottom w:val="0"/>
          <w:divBdr>
            <w:top w:val="none" w:sz="0" w:space="0" w:color="auto"/>
            <w:left w:val="none" w:sz="0" w:space="0" w:color="auto"/>
            <w:bottom w:val="none" w:sz="0" w:space="0" w:color="auto"/>
            <w:right w:val="none" w:sz="0" w:space="0" w:color="auto"/>
          </w:divBdr>
        </w:div>
        <w:div w:id="1930502180">
          <w:marLeft w:val="640"/>
          <w:marRight w:val="0"/>
          <w:marTop w:val="0"/>
          <w:marBottom w:val="0"/>
          <w:divBdr>
            <w:top w:val="none" w:sz="0" w:space="0" w:color="auto"/>
            <w:left w:val="none" w:sz="0" w:space="0" w:color="auto"/>
            <w:bottom w:val="none" w:sz="0" w:space="0" w:color="auto"/>
            <w:right w:val="none" w:sz="0" w:space="0" w:color="auto"/>
          </w:divBdr>
        </w:div>
        <w:div w:id="343746715">
          <w:marLeft w:val="640"/>
          <w:marRight w:val="0"/>
          <w:marTop w:val="0"/>
          <w:marBottom w:val="0"/>
          <w:divBdr>
            <w:top w:val="none" w:sz="0" w:space="0" w:color="auto"/>
            <w:left w:val="none" w:sz="0" w:space="0" w:color="auto"/>
            <w:bottom w:val="none" w:sz="0" w:space="0" w:color="auto"/>
            <w:right w:val="none" w:sz="0" w:space="0" w:color="auto"/>
          </w:divBdr>
        </w:div>
        <w:div w:id="1529293027">
          <w:marLeft w:val="640"/>
          <w:marRight w:val="0"/>
          <w:marTop w:val="0"/>
          <w:marBottom w:val="0"/>
          <w:divBdr>
            <w:top w:val="none" w:sz="0" w:space="0" w:color="auto"/>
            <w:left w:val="none" w:sz="0" w:space="0" w:color="auto"/>
            <w:bottom w:val="none" w:sz="0" w:space="0" w:color="auto"/>
            <w:right w:val="none" w:sz="0" w:space="0" w:color="auto"/>
          </w:divBdr>
        </w:div>
        <w:div w:id="862716952">
          <w:marLeft w:val="640"/>
          <w:marRight w:val="0"/>
          <w:marTop w:val="0"/>
          <w:marBottom w:val="0"/>
          <w:divBdr>
            <w:top w:val="none" w:sz="0" w:space="0" w:color="auto"/>
            <w:left w:val="none" w:sz="0" w:space="0" w:color="auto"/>
            <w:bottom w:val="none" w:sz="0" w:space="0" w:color="auto"/>
            <w:right w:val="none" w:sz="0" w:space="0" w:color="auto"/>
          </w:divBdr>
        </w:div>
        <w:div w:id="341057391">
          <w:marLeft w:val="640"/>
          <w:marRight w:val="0"/>
          <w:marTop w:val="0"/>
          <w:marBottom w:val="0"/>
          <w:divBdr>
            <w:top w:val="none" w:sz="0" w:space="0" w:color="auto"/>
            <w:left w:val="none" w:sz="0" w:space="0" w:color="auto"/>
            <w:bottom w:val="none" w:sz="0" w:space="0" w:color="auto"/>
            <w:right w:val="none" w:sz="0" w:space="0" w:color="auto"/>
          </w:divBdr>
        </w:div>
        <w:div w:id="1997950876">
          <w:marLeft w:val="640"/>
          <w:marRight w:val="0"/>
          <w:marTop w:val="0"/>
          <w:marBottom w:val="0"/>
          <w:divBdr>
            <w:top w:val="none" w:sz="0" w:space="0" w:color="auto"/>
            <w:left w:val="none" w:sz="0" w:space="0" w:color="auto"/>
            <w:bottom w:val="none" w:sz="0" w:space="0" w:color="auto"/>
            <w:right w:val="none" w:sz="0" w:space="0" w:color="auto"/>
          </w:divBdr>
        </w:div>
        <w:div w:id="1092510730">
          <w:marLeft w:val="640"/>
          <w:marRight w:val="0"/>
          <w:marTop w:val="0"/>
          <w:marBottom w:val="0"/>
          <w:divBdr>
            <w:top w:val="none" w:sz="0" w:space="0" w:color="auto"/>
            <w:left w:val="none" w:sz="0" w:space="0" w:color="auto"/>
            <w:bottom w:val="none" w:sz="0" w:space="0" w:color="auto"/>
            <w:right w:val="none" w:sz="0" w:space="0" w:color="auto"/>
          </w:divBdr>
        </w:div>
        <w:div w:id="1774742108">
          <w:marLeft w:val="640"/>
          <w:marRight w:val="0"/>
          <w:marTop w:val="0"/>
          <w:marBottom w:val="0"/>
          <w:divBdr>
            <w:top w:val="none" w:sz="0" w:space="0" w:color="auto"/>
            <w:left w:val="none" w:sz="0" w:space="0" w:color="auto"/>
            <w:bottom w:val="none" w:sz="0" w:space="0" w:color="auto"/>
            <w:right w:val="none" w:sz="0" w:space="0" w:color="auto"/>
          </w:divBdr>
        </w:div>
        <w:div w:id="1882013709">
          <w:marLeft w:val="640"/>
          <w:marRight w:val="0"/>
          <w:marTop w:val="0"/>
          <w:marBottom w:val="0"/>
          <w:divBdr>
            <w:top w:val="none" w:sz="0" w:space="0" w:color="auto"/>
            <w:left w:val="none" w:sz="0" w:space="0" w:color="auto"/>
            <w:bottom w:val="none" w:sz="0" w:space="0" w:color="auto"/>
            <w:right w:val="none" w:sz="0" w:space="0" w:color="auto"/>
          </w:divBdr>
        </w:div>
        <w:div w:id="1486043939">
          <w:marLeft w:val="640"/>
          <w:marRight w:val="0"/>
          <w:marTop w:val="0"/>
          <w:marBottom w:val="0"/>
          <w:divBdr>
            <w:top w:val="none" w:sz="0" w:space="0" w:color="auto"/>
            <w:left w:val="none" w:sz="0" w:space="0" w:color="auto"/>
            <w:bottom w:val="none" w:sz="0" w:space="0" w:color="auto"/>
            <w:right w:val="none" w:sz="0" w:space="0" w:color="auto"/>
          </w:divBdr>
        </w:div>
        <w:div w:id="1069770357">
          <w:marLeft w:val="640"/>
          <w:marRight w:val="0"/>
          <w:marTop w:val="0"/>
          <w:marBottom w:val="0"/>
          <w:divBdr>
            <w:top w:val="none" w:sz="0" w:space="0" w:color="auto"/>
            <w:left w:val="none" w:sz="0" w:space="0" w:color="auto"/>
            <w:bottom w:val="none" w:sz="0" w:space="0" w:color="auto"/>
            <w:right w:val="none" w:sz="0" w:space="0" w:color="auto"/>
          </w:divBdr>
        </w:div>
        <w:div w:id="1244492402">
          <w:marLeft w:val="640"/>
          <w:marRight w:val="0"/>
          <w:marTop w:val="0"/>
          <w:marBottom w:val="0"/>
          <w:divBdr>
            <w:top w:val="none" w:sz="0" w:space="0" w:color="auto"/>
            <w:left w:val="none" w:sz="0" w:space="0" w:color="auto"/>
            <w:bottom w:val="none" w:sz="0" w:space="0" w:color="auto"/>
            <w:right w:val="none" w:sz="0" w:space="0" w:color="auto"/>
          </w:divBdr>
        </w:div>
        <w:div w:id="886603050">
          <w:marLeft w:val="640"/>
          <w:marRight w:val="0"/>
          <w:marTop w:val="0"/>
          <w:marBottom w:val="0"/>
          <w:divBdr>
            <w:top w:val="none" w:sz="0" w:space="0" w:color="auto"/>
            <w:left w:val="none" w:sz="0" w:space="0" w:color="auto"/>
            <w:bottom w:val="none" w:sz="0" w:space="0" w:color="auto"/>
            <w:right w:val="none" w:sz="0" w:space="0" w:color="auto"/>
          </w:divBdr>
        </w:div>
        <w:div w:id="1840852663">
          <w:marLeft w:val="640"/>
          <w:marRight w:val="0"/>
          <w:marTop w:val="0"/>
          <w:marBottom w:val="0"/>
          <w:divBdr>
            <w:top w:val="none" w:sz="0" w:space="0" w:color="auto"/>
            <w:left w:val="none" w:sz="0" w:space="0" w:color="auto"/>
            <w:bottom w:val="none" w:sz="0" w:space="0" w:color="auto"/>
            <w:right w:val="none" w:sz="0" w:space="0" w:color="auto"/>
          </w:divBdr>
        </w:div>
        <w:div w:id="674110883">
          <w:marLeft w:val="640"/>
          <w:marRight w:val="0"/>
          <w:marTop w:val="0"/>
          <w:marBottom w:val="0"/>
          <w:divBdr>
            <w:top w:val="none" w:sz="0" w:space="0" w:color="auto"/>
            <w:left w:val="none" w:sz="0" w:space="0" w:color="auto"/>
            <w:bottom w:val="none" w:sz="0" w:space="0" w:color="auto"/>
            <w:right w:val="none" w:sz="0" w:space="0" w:color="auto"/>
          </w:divBdr>
        </w:div>
        <w:div w:id="237597895">
          <w:marLeft w:val="640"/>
          <w:marRight w:val="0"/>
          <w:marTop w:val="0"/>
          <w:marBottom w:val="0"/>
          <w:divBdr>
            <w:top w:val="none" w:sz="0" w:space="0" w:color="auto"/>
            <w:left w:val="none" w:sz="0" w:space="0" w:color="auto"/>
            <w:bottom w:val="none" w:sz="0" w:space="0" w:color="auto"/>
            <w:right w:val="none" w:sz="0" w:space="0" w:color="auto"/>
          </w:divBdr>
        </w:div>
        <w:div w:id="382365734">
          <w:marLeft w:val="640"/>
          <w:marRight w:val="0"/>
          <w:marTop w:val="0"/>
          <w:marBottom w:val="0"/>
          <w:divBdr>
            <w:top w:val="none" w:sz="0" w:space="0" w:color="auto"/>
            <w:left w:val="none" w:sz="0" w:space="0" w:color="auto"/>
            <w:bottom w:val="none" w:sz="0" w:space="0" w:color="auto"/>
            <w:right w:val="none" w:sz="0" w:space="0" w:color="auto"/>
          </w:divBdr>
        </w:div>
        <w:div w:id="126555919">
          <w:marLeft w:val="640"/>
          <w:marRight w:val="0"/>
          <w:marTop w:val="0"/>
          <w:marBottom w:val="0"/>
          <w:divBdr>
            <w:top w:val="none" w:sz="0" w:space="0" w:color="auto"/>
            <w:left w:val="none" w:sz="0" w:space="0" w:color="auto"/>
            <w:bottom w:val="none" w:sz="0" w:space="0" w:color="auto"/>
            <w:right w:val="none" w:sz="0" w:space="0" w:color="auto"/>
          </w:divBdr>
        </w:div>
        <w:div w:id="661082266">
          <w:marLeft w:val="640"/>
          <w:marRight w:val="0"/>
          <w:marTop w:val="0"/>
          <w:marBottom w:val="0"/>
          <w:divBdr>
            <w:top w:val="none" w:sz="0" w:space="0" w:color="auto"/>
            <w:left w:val="none" w:sz="0" w:space="0" w:color="auto"/>
            <w:bottom w:val="none" w:sz="0" w:space="0" w:color="auto"/>
            <w:right w:val="none" w:sz="0" w:space="0" w:color="auto"/>
          </w:divBdr>
        </w:div>
        <w:div w:id="821504719">
          <w:marLeft w:val="640"/>
          <w:marRight w:val="0"/>
          <w:marTop w:val="0"/>
          <w:marBottom w:val="0"/>
          <w:divBdr>
            <w:top w:val="none" w:sz="0" w:space="0" w:color="auto"/>
            <w:left w:val="none" w:sz="0" w:space="0" w:color="auto"/>
            <w:bottom w:val="none" w:sz="0" w:space="0" w:color="auto"/>
            <w:right w:val="none" w:sz="0" w:space="0" w:color="auto"/>
          </w:divBdr>
        </w:div>
        <w:div w:id="1649631823">
          <w:marLeft w:val="640"/>
          <w:marRight w:val="0"/>
          <w:marTop w:val="0"/>
          <w:marBottom w:val="0"/>
          <w:divBdr>
            <w:top w:val="none" w:sz="0" w:space="0" w:color="auto"/>
            <w:left w:val="none" w:sz="0" w:space="0" w:color="auto"/>
            <w:bottom w:val="none" w:sz="0" w:space="0" w:color="auto"/>
            <w:right w:val="none" w:sz="0" w:space="0" w:color="auto"/>
          </w:divBdr>
        </w:div>
        <w:div w:id="644235824">
          <w:marLeft w:val="640"/>
          <w:marRight w:val="0"/>
          <w:marTop w:val="0"/>
          <w:marBottom w:val="0"/>
          <w:divBdr>
            <w:top w:val="none" w:sz="0" w:space="0" w:color="auto"/>
            <w:left w:val="none" w:sz="0" w:space="0" w:color="auto"/>
            <w:bottom w:val="none" w:sz="0" w:space="0" w:color="auto"/>
            <w:right w:val="none" w:sz="0" w:space="0" w:color="auto"/>
          </w:divBdr>
        </w:div>
        <w:div w:id="876431872">
          <w:marLeft w:val="640"/>
          <w:marRight w:val="0"/>
          <w:marTop w:val="0"/>
          <w:marBottom w:val="0"/>
          <w:divBdr>
            <w:top w:val="none" w:sz="0" w:space="0" w:color="auto"/>
            <w:left w:val="none" w:sz="0" w:space="0" w:color="auto"/>
            <w:bottom w:val="none" w:sz="0" w:space="0" w:color="auto"/>
            <w:right w:val="none" w:sz="0" w:space="0" w:color="auto"/>
          </w:divBdr>
        </w:div>
        <w:div w:id="1996831809">
          <w:marLeft w:val="640"/>
          <w:marRight w:val="0"/>
          <w:marTop w:val="0"/>
          <w:marBottom w:val="0"/>
          <w:divBdr>
            <w:top w:val="none" w:sz="0" w:space="0" w:color="auto"/>
            <w:left w:val="none" w:sz="0" w:space="0" w:color="auto"/>
            <w:bottom w:val="none" w:sz="0" w:space="0" w:color="auto"/>
            <w:right w:val="none" w:sz="0" w:space="0" w:color="auto"/>
          </w:divBdr>
        </w:div>
        <w:div w:id="420492224">
          <w:marLeft w:val="640"/>
          <w:marRight w:val="0"/>
          <w:marTop w:val="0"/>
          <w:marBottom w:val="0"/>
          <w:divBdr>
            <w:top w:val="none" w:sz="0" w:space="0" w:color="auto"/>
            <w:left w:val="none" w:sz="0" w:space="0" w:color="auto"/>
            <w:bottom w:val="none" w:sz="0" w:space="0" w:color="auto"/>
            <w:right w:val="none" w:sz="0" w:space="0" w:color="auto"/>
          </w:divBdr>
        </w:div>
        <w:div w:id="1724908120">
          <w:marLeft w:val="640"/>
          <w:marRight w:val="0"/>
          <w:marTop w:val="0"/>
          <w:marBottom w:val="0"/>
          <w:divBdr>
            <w:top w:val="none" w:sz="0" w:space="0" w:color="auto"/>
            <w:left w:val="none" w:sz="0" w:space="0" w:color="auto"/>
            <w:bottom w:val="none" w:sz="0" w:space="0" w:color="auto"/>
            <w:right w:val="none" w:sz="0" w:space="0" w:color="auto"/>
          </w:divBdr>
        </w:div>
        <w:div w:id="1898468060">
          <w:marLeft w:val="640"/>
          <w:marRight w:val="0"/>
          <w:marTop w:val="0"/>
          <w:marBottom w:val="0"/>
          <w:divBdr>
            <w:top w:val="none" w:sz="0" w:space="0" w:color="auto"/>
            <w:left w:val="none" w:sz="0" w:space="0" w:color="auto"/>
            <w:bottom w:val="none" w:sz="0" w:space="0" w:color="auto"/>
            <w:right w:val="none" w:sz="0" w:space="0" w:color="auto"/>
          </w:divBdr>
        </w:div>
        <w:div w:id="1757289227">
          <w:marLeft w:val="640"/>
          <w:marRight w:val="0"/>
          <w:marTop w:val="0"/>
          <w:marBottom w:val="0"/>
          <w:divBdr>
            <w:top w:val="none" w:sz="0" w:space="0" w:color="auto"/>
            <w:left w:val="none" w:sz="0" w:space="0" w:color="auto"/>
            <w:bottom w:val="none" w:sz="0" w:space="0" w:color="auto"/>
            <w:right w:val="none" w:sz="0" w:space="0" w:color="auto"/>
          </w:divBdr>
        </w:div>
        <w:div w:id="15691931">
          <w:marLeft w:val="640"/>
          <w:marRight w:val="0"/>
          <w:marTop w:val="0"/>
          <w:marBottom w:val="0"/>
          <w:divBdr>
            <w:top w:val="none" w:sz="0" w:space="0" w:color="auto"/>
            <w:left w:val="none" w:sz="0" w:space="0" w:color="auto"/>
            <w:bottom w:val="none" w:sz="0" w:space="0" w:color="auto"/>
            <w:right w:val="none" w:sz="0" w:space="0" w:color="auto"/>
          </w:divBdr>
        </w:div>
        <w:div w:id="267469288">
          <w:marLeft w:val="640"/>
          <w:marRight w:val="0"/>
          <w:marTop w:val="0"/>
          <w:marBottom w:val="0"/>
          <w:divBdr>
            <w:top w:val="none" w:sz="0" w:space="0" w:color="auto"/>
            <w:left w:val="none" w:sz="0" w:space="0" w:color="auto"/>
            <w:bottom w:val="none" w:sz="0" w:space="0" w:color="auto"/>
            <w:right w:val="none" w:sz="0" w:space="0" w:color="auto"/>
          </w:divBdr>
        </w:div>
        <w:div w:id="1882134614">
          <w:marLeft w:val="640"/>
          <w:marRight w:val="0"/>
          <w:marTop w:val="0"/>
          <w:marBottom w:val="0"/>
          <w:divBdr>
            <w:top w:val="none" w:sz="0" w:space="0" w:color="auto"/>
            <w:left w:val="none" w:sz="0" w:space="0" w:color="auto"/>
            <w:bottom w:val="none" w:sz="0" w:space="0" w:color="auto"/>
            <w:right w:val="none" w:sz="0" w:space="0" w:color="auto"/>
          </w:divBdr>
        </w:div>
        <w:div w:id="978069052">
          <w:marLeft w:val="640"/>
          <w:marRight w:val="0"/>
          <w:marTop w:val="0"/>
          <w:marBottom w:val="0"/>
          <w:divBdr>
            <w:top w:val="none" w:sz="0" w:space="0" w:color="auto"/>
            <w:left w:val="none" w:sz="0" w:space="0" w:color="auto"/>
            <w:bottom w:val="none" w:sz="0" w:space="0" w:color="auto"/>
            <w:right w:val="none" w:sz="0" w:space="0" w:color="auto"/>
          </w:divBdr>
        </w:div>
        <w:div w:id="1562671403">
          <w:marLeft w:val="640"/>
          <w:marRight w:val="0"/>
          <w:marTop w:val="0"/>
          <w:marBottom w:val="0"/>
          <w:divBdr>
            <w:top w:val="none" w:sz="0" w:space="0" w:color="auto"/>
            <w:left w:val="none" w:sz="0" w:space="0" w:color="auto"/>
            <w:bottom w:val="none" w:sz="0" w:space="0" w:color="auto"/>
            <w:right w:val="none" w:sz="0" w:space="0" w:color="auto"/>
          </w:divBdr>
        </w:div>
        <w:div w:id="381909042">
          <w:marLeft w:val="640"/>
          <w:marRight w:val="0"/>
          <w:marTop w:val="0"/>
          <w:marBottom w:val="0"/>
          <w:divBdr>
            <w:top w:val="none" w:sz="0" w:space="0" w:color="auto"/>
            <w:left w:val="none" w:sz="0" w:space="0" w:color="auto"/>
            <w:bottom w:val="none" w:sz="0" w:space="0" w:color="auto"/>
            <w:right w:val="none" w:sz="0" w:space="0" w:color="auto"/>
          </w:divBdr>
        </w:div>
      </w:divsChild>
    </w:div>
    <w:div w:id="820659137">
      <w:bodyDiv w:val="1"/>
      <w:marLeft w:val="0"/>
      <w:marRight w:val="0"/>
      <w:marTop w:val="0"/>
      <w:marBottom w:val="0"/>
      <w:divBdr>
        <w:top w:val="none" w:sz="0" w:space="0" w:color="auto"/>
        <w:left w:val="none" w:sz="0" w:space="0" w:color="auto"/>
        <w:bottom w:val="none" w:sz="0" w:space="0" w:color="auto"/>
        <w:right w:val="none" w:sz="0" w:space="0" w:color="auto"/>
      </w:divBdr>
    </w:div>
    <w:div w:id="825390706">
      <w:bodyDiv w:val="1"/>
      <w:marLeft w:val="0"/>
      <w:marRight w:val="0"/>
      <w:marTop w:val="0"/>
      <w:marBottom w:val="0"/>
      <w:divBdr>
        <w:top w:val="none" w:sz="0" w:space="0" w:color="auto"/>
        <w:left w:val="none" w:sz="0" w:space="0" w:color="auto"/>
        <w:bottom w:val="none" w:sz="0" w:space="0" w:color="auto"/>
        <w:right w:val="none" w:sz="0" w:space="0" w:color="auto"/>
      </w:divBdr>
    </w:div>
    <w:div w:id="829714919">
      <w:bodyDiv w:val="1"/>
      <w:marLeft w:val="0"/>
      <w:marRight w:val="0"/>
      <w:marTop w:val="0"/>
      <w:marBottom w:val="0"/>
      <w:divBdr>
        <w:top w:val="none" w:sz="0" w:space="0" w:color="auto"/>
        <w:left w:val="none" w:sz="0" w:space="0" w:color="auto"/>
        <w:bottom w:val="none" w:sz="0" w:space="0" w:color="auto"/>
        <w:right w:val="none" w:sz="0" w:space="0" w:color="auto"/>
      </w:divBdr>
    </w:div>
    <w:div w:id="830409384">
      <w:bodyDiv w:val="1"/>
      <w:marLeft w:val="0"/>
      <w:marRight w:val="0"/>
      <w:marTop w:val="0"/>
      <w:marBottom w:val="0"/>
      <w:divBdr>
        <w:top w:val="none" w:sz="0" w:space="0" w:color="auto"/>
        <w:left w:val="none" w:sz="0" w:space="0" w:color="auto"/>
        <w:bottom w:val="none" w:sz="0" w:space="0" w:color="auto"/>
        <w:right w:val="none" w:sz="0" w:space="0" w:color="auto"/>
      </w:divBdr>
    </w:div>
    <w:div w:id="830415512">
      <w:bodyDiv w:val="1"/>
      <w:marLeft w:val="0"/>
      <w:marRight w:val="0"/>
      <w:marTop w:val="0"/>
      <w:marBottom w:val="0"/>
      <w:divBdr>
        <w:top w:val="none" w:sz="0" w:space="0" w:color="auto"/>
        <w:left w:val="none" w:sz="0" w:space="0" w:color="auto"/>
        <w:bottom w:val="none" w:sz="0" w:space="0" w:color="auto"/>
        <w:right w:val="none" w:sz="0" w:space="0" w:color="auto"/>
      </w:divBdr>
    </w:div>
    <w:div w:id="831145200">
      <w:bodyDiv w:val="1"/>
      <w:marLeft w:val="0"/>
      <w:marRight w:val="0"/>
      <w:marTop w:val="0"/>
      <w:marBottom w:val="0"/>
      <w:divBdr>
        <w:top w:val="none" w:sz="0" w:space="0" w:color="auto"/>
        <w:left w:val="none" w:sz="0" w:space="0" w:color="auto"/>
        <w:bottom w:val="none" w:sz="0" w:space="0" w:color="auto"/>
        <w:right w:val="none" w:sz="0" w:space="0" w:color="auto"/>
      </w:divBdr>
    </w:div>
    <w:div w:id="831605757">
      <w:bodyDiv w:val="1"/>
      <w:marLeft w:val="0"/>
      <w:marRight w:val="0"/>
      <w:marTop w:val="0"/>
      <w:marBottom w:val="0"/>
      <w:divBdr>
        <w:top w:val="none" w:sz="0" w:space="0" w:color="auto"/>
        <w:left w:val="none" w:sz="0" w:space="0" w:color="auto"/>
        <w:bottom w:val="none" w:sz="0" w:space="0" w:color="auto"/>
        <w:right w:val="none" w:sz="0" w:space="0" w:color="auto"/>
      </w:divBdr>
    </w:div>
    <w:div w:id="833033278">
      <w:bodyDiv w:val="1"/>
      <w:marLeft w:val="0"/>
      <w:marRight w:val="0"/>
      <w:marTop w:val="0"/>
      <w:marBottom w:val="0"/>
      <w:divBdr>
        <w:top w:val="none" w:sz="0" w:space="0" w:color="auto"/>
        <w:left w:val="none" w:sz="0" w:space="0" w:color="auto"/>
        <w:bottom w:val="none" w:sz="0" w:space="0" w:color="auto"/>
        <w:right w:val="none" w:sz="0" w:space="0" w:color="auto"/>
      </w:divBdr>
    </w:div>
    <w:div w:id="837186824">
      <w:bodyDiv w:val="1"/>
      <w:marLeft w:val="0"/>
      <w:marRight w:val="0"/>
      <w:marTop w:val="0"/>
      <w:marBottom w:val="0"/>
      <w:divBdr>
        <w:top w:val="none" w:sz="0" w:space="0" w:color="auto"/>
        <w:left w:val="none" w:sz="0" w:space="0" w:color="auto"/>
        <w:bottom w:val="none" w:sz="0" w:space="0" w:color="auto"/>
        <w:right w:val="none" w:sz="0" w:space="0" w:color="auto"/>
      </w:divBdr>
    </w:div>
    <w:div w:id="845437068">
      <w:bodyDiv w:val="1"/>
      <w:marLeft w:val="0"/>
      <w:marRight w:val="0"/>
      <w:marTop w:val="0"/>
      <w:marBottom w:val="0"/>
      <w:divBdr>
        <w:top w:val="none" w:sz="0" w:space="0" w:color="auto"/>
        <w:left w:val="none" w:sz="0" w:space="0" w:color="auto"/>
        <w:bottom w:val="none" w:sz="0" w:space="0" w:color="auto"/>
        <w:right w:val="none" w:sz="0" w:space="0" w:color="auto"/>
      </w:divBdr>
    </w:div>
    <w:div w:id="852918025">
      <w:bodyDiv w:val="1"/>
      <w:marLeft w:val="0"/>
      <w:marRight w:val="0"/>
      <w:marTop w:val="0"/>
      <w:marBottom w:val="0"/>
      <w:divBdr>
        <w:top w:val="none" w:sz="0" w:space="0" w:color="auto"/>
        <w:left w:val="none" w:sz="0" w:space="0" w:color="auto"/>
        <w:bottom w:val="none" w:sz="0" w:space="0" w:color="auto"/>
        <w:right w:val="none" w:sz="0" w:space="0" w:color="auto"/>
      </w:divBdr>
    </w:div>
    <w:div w:id="862280624">
      <w:bodyDiv w:val="1"/>
      <w:marLeft w:val="0"/>
      <w:marRight w:val="0"/>
      <w:marTop w:val="0"/>
      <w:marBottom w:val="0"/>
      <w:divBdr>
        <w:top w:val="none" w:sz="0" w:space="0" w:color="auto"/>
        <w:left w:val="none" w:sz="0" w:space="0" w:color="auto"/>
        <w:bottom w:val="none" w:sz="0" w:space="0" w:color="auto"/>
        <w:right w:val="none" w:sz="0" w:space="0" w:color="auto"/>
      </w:divBdr>
      <w:divsChild>
        <w:div w:id="1754816937">
          <w:marLeft w:val="480"/>
          <w:marRight w:val="0"/>
          <w:marTop w:val="0"/>
          <w:marBottom w:val="0"/>
          <w:divBdr>
            <w:top w:val="none" w:sz="0" w:space="0" w:color="auto"/>
            <w:left w:val="none" w:sz="0" w:space="0" w:color="auto"/>
            <w:bottom w:val="none" w:sz="0" w:space="0" w:color="auto"/>
            <w:right w:val="none" w:sz="0" w:space="0" w:color="auto"/>
          </w:divBdr>
        </w:div>
        <w:div w:id="786240656">
          <w:marLeft w:val="480"/>
          <w:marRight w:val="0"/>
          <w:marTop w:val="0"/>
          <w:marBottom w:val="0"/>
          <w:divBdr>
            <w:top w:val="none" w:sz="0" w:space="0" w:color="auto"/>
            <w:left w:val="none" w:sz="0" w:space="0" w:color="auto"/>
            <w:bottom w:val="none" w:sz="0" w:space="0" w:color="auto"/>
            <w:right w:val="none" w:sz="0" w:space="0" w:color="auto"/>
          </w:divBdr>
        </w:div>
        <w:div w:id="1898130900">
          <w:marLeft w:val="480"/>
          <w:marRight w:val="0"/>
          <w:marTop w:val="0"/>
          <w:marBottom w:val="0"/>
          <w:divBdr>
            <w:top w:val="none" w:sz="0" w:space="0" w:color="auto"/>
            <w:left w:val="none" w:sz="0" w:space="0" w:color="auto"/>
            <w:bottom w:val="none" w:sz="0" w:space="0" w:color="auto"/>
            <w:right w:val="none" w:sz="0" w:space="0" w:color="auto"/>
          </w:divBdr>
        </w:div>
        <w:div w:id="1107382202">
          <w:marLeft w:val="480"/>
          <w:marRight w:val="0"/>
          <w:marTop w:val="0"/>
          <w:marBottom w:val="0"/>
          <w:divBdr>
            <w:top w:val="none" w:sz="0" w:space="0" w:color="auto"/>
            <w:left w:val="none" w:sz="0" w:space="0" w:color="auto"/>
            <w:bottom w:val="none" w:sz="0" w:space="0" w:color="auto"/>
            <w:right w:val="none" w:sz="0" w:space="0" w:color="auto"/>
          </w:divBdr>
        </w:div>
        <w:div w:id="843671921">
          <w:marLeft w:val="480"/>
          <w:marRight w:val="0"/>
          <w:marTop w:val="0"/>
          <w:marBottom w:val="0"/>
          <w:divBdr>
            <w:top w:val="none" w:sz="0" w:space="0" w:color="auto"/>
            <w:left w:val="none" w:sz="0" w:space="0" w:color="auto"/>
            <w:bottom w:val="none" w:sz="0" w:space="0" w:color="auto"/>
            <w:right w:val="none" w:sz="0" w:space="0" w:color="auto"/>
          </w:divBdr>
        </w:div>
        <w:div w:id="1234699806">
          <w:marLeft w:val="480"/>
          <w:marRight w:val="0"/>
          <w:marTop w:val="0"/>
          <w:marBottom w:val="0"/>
          <w:divBdr>
            <w:top w:val="none" w:sz="0" w:space="0" w:color="auto"/>
            <w:left w:val="none" w:sz="0" w:space="0" w:color="auto"/>
            <w:bottom w:val="none" w:sz="0" w:space="0" w:color="auto"/>
            <w:right w:val="none" w:sz="0" w:space="0" w:color="auto"/>
          </w:divBdr>
        </w:div>
        <w:div w:id="901255266">
          <w:marLeft w:val="480"/>
          <w:marRight w:val="0"/>
          <w:marTop w:val="0"/>
          <w:marBottom w:val="0"/>
          <w:divBdr>
            <w:top w:val="none" w:sz="0" w:space="0" w:color="auto"/>
            <w:left w:val="none" w:sz="0" w:space="0" w:color="auto"/>
            <w:bottom w:val="none" w:sz="0" w:space="0" w:color="auto"/>
            <w:right w:val="none" w:sz="0" w:space="0" w:color="auto"/>
          </w:divBdr>
        </w:div>
        <w:div w:id="496268358">
          <w:marLeft w:val="480"/>
          <w:marRight w:val="0"/>
          <w:marTop w:val="0"/>
          <w:marBottom w:val="0"/>
          <w:divBdr>
            <w:top w:val="none" w:sz="0" w:space="0" w:color="auto"/>
            <w:left w:val="none" w:sz="0" w:space="0" w:color="auto"/>
            <w:bottom w:val="none" w:sz="0" w:space="0" w:color="auto"/>
            <w:right w:val="none" w:sz="0" w:space="0" w:color="auto"/>
          </w:divBdr>
        </w:div>
        <w:div w:id="1524398434">
          <w:marLeft w:val="480"/>
          <w:marRight w:val="0"/>
          <w:marTop w:val="0"/>
          <w:marBottom w:val="0"/>
          <w:divBdr>
            <w:top w:val="none" w:sz="0" w:space="0" w:color="auto"/>
            <w:left w:val="none" w:sz="0" w:space="0" w:color="auto"/>
            <w:bottom w:val="none" w:sz="0" w:space="0" w:color="auto"/>
            <w:right w:val="none" w:sz="0" w:space="0" w:color="auto"/>
          </w:divBdr>
        </w:div>
        <w:div w:id="1350791201">
          <w:marLeft w:val="480"/>
          <w:marRight w:val="0"/>
          <w:marTop w:val="0"/>
          <w:marBottom w:val="0"/>
          <w:divBdr>
            <w:top w:val="none" w:sz="0" w:space="0" w:color="auto"/>
            <w:left w:val="none" w:sz="0" w:space="0" w:color="auto"/>
            <w:bottom w:val="none" w:sz="0" w:space="0" w:color="auto"/>
            <w:right w:val="none" w:sz="0" w:space="0" w:color="auto"/>
          </w:divBdr>
        </w:div>
        <w:div w:id="1021056698">
          <w:marLeft w:val="480"/>
          <w:marRight w:val="0"/>
          <w:marTop w:val="0"/>
          <w:marBottom w:val="0"/>
          <w:divBdr>
            <w:top w:val="none" w:sz="0" w:space="0" w:color="auto"/>
            <w:left w:val="none" w:sz="0" w:space="0" w:color="auto"/>
            <w:bottom w:val="none" w:sz="0" w:space="0" w:color="auto"/>
            <w:right w:val="none" w:sz="0" w:space="0" w:color="auto"/>
          </w:divBdr>
        </w:div>
        <w:div w:id="1782872321">
          <w:marLeft w:val="480"/>
          <w:marRight w:val="0"/>
          <w:marTop w:val="0"/>
          <w:marBottom w:val="0"/>
          <w:divBdr>
            <w:top w:val="none" w:sz="0" w:space="0" w:color="auto"/>
            <w:left w:val="none" w:sz="0" w:space="0" w:color="auto"/>
            <w:bottom w:val="none" w:sz="0" w:space="0" w:color="auto"/>
            <w:right w:val="none" w:sz="0" w:space="0" w:color="auto"/>
          </w:divBdr>
        </w:div>
        <w:div w:id="1121916518">
          <w:marLeft w:val="480"/>
          <w:marRight w:val="0"/>
          <w:marTop w:val="0"/>
          <w:marBottom w:val="0"/>
          <w:divBdr>
            <w:top w:val="none" w:sz="0" w:space="0" w:color="auto"/>
            <w:left w:val="none" w:sz="0" w:space="0" w:color="auto"/>
            <w:bottom w:val="none" w:sz="0" w:space="0" w:color="auto"/>
            <w:right w:val="none" w:sz="0" w:space="0" w:color="auto"/>
          </w:divBdr>
        </w:div>
        <w:div w:id="1506823004">
          <w:marLeft w:val="480"/>
          <w:marRight w:val="0"/>
          <w:marTop w:val="0"/>
          <w:marBottom w:val="0"/>
          <w:divBdr>
            <w:top w:val="none" w:sz="0" w:space="0" w:color="auto"/>
            <w:left w:val="none" w:sz="0" w:space="0" w:color="auto"/>
            <w:bottom w:val="none" w:sz="0" w:space="0" w:color="auto"/>
            <w:right w:val="none" w:sz="0" w:space="0" w:color="auto"/>
          </w:divBdr>
        </w:div>
        <w:div w:id="516434178">
          <w:marLeft w:val="480"/>
          <w:marRight w:val="0"/>
          <w:marTop w:val="0"/>
          <w:marBottom w:val="0"/>
          <w:divBdr>
            <w:top w:val="none" w:sz="0" w:space="0" w:color="auto"/>
            <w:left w:val="none" w:sz="0" w:space="0" w:color="auto"/>
            <w:bottom w:val="none" w:sz="0" w:space="0" w:color="auto"/>
            <w:right w:val="none" w:sz="0" w:space="0" w:color="auto"/>
          </w:divBdr>
        </w:div>
        <w:div w:id="1468353723">
          <w:marLeft w:val="480"/>
          <w:marRight w:val="0"/>
          <w:marTop w:val="0"/>
          <w:marBottom w:val="0"/>
          <w:divBdr>
            <w:top w:val="none" w:sz="0" w:space="0" w:color="auto"/>
            <w:left w:val="none" w:sz="0" w:space="0" w:color="auto"/>
            <w:bottom w:val="none" w:sz="0" w:space="0" w:color="auto"/>
            <w:right w:val="none" w:sz="0" w:space="0" w:color="auto"/>
          </w:divBdr>
        </w:div>
        <w:div w:id="981154077">
          <w:marLeft w:val="480"/>
          <w:marRight w:val="0"/>
          <w:marTop w:val="0"/>
          <w:marBottom w:val="0"/>
          <w:divBdr>
            <w:top w:val="none" w:sz="0" w:space="0" w:color="auto"/>
            <w:left w:val="none" w:sz="0" w:space="0" w:color="auto"/>
            <w:bottom w:val="none" w:sz="0" w:space="0" w:color="auto"/>
            <w:right w:val="none" w:sz="0" w:space="0" w:color="auto"/>
          </w:divBdr>
        </w:div>
        <w:div w:id="699626434">
          <w:marLeft w:val="480"/>
          <w:marRight w:val="0"/>
          <w:marTop w:val="0"/>
          <w:marBottom w:val="0"/>
          <w:divBdr>
            <w:top w:val="none" w:sz="0" w:space="0" w:color="auto"/>
            <w:left w:val="none" w:sz="0" w:space="0" w:color="auto"/>
            <w:bottom w:val="none" w:sz="0" w:space="0" w:color="auto"/>
            <w:right w:val="none" w:sz="0" w:space="0" w:color="auto"/>
          </w:divBdr>
        </w:div>
        <w:div w:id="38479881">
          <w:marLeft w:val="480"/>
          <w:marRight w:val="0"/>
          <w:marTop w:val="0"/>
          <w:marBottom w:val="0"/>
          <w:divBdr>
            <w:top w:val="none" w:sz="0" w:space="0" w:color="auto"/>
            <w:left w:val="none" w:sz="0" w:space="0" w:color="auto"/>
            <w:bottom w:val="none" w:sz="0" w:space="0" w:color="auto"/>
            <w:right w:val="none" w:sz="0" w:space="0" w:color="auto"/>
          </w:divBdr>
        </w:div>
        <w:div w:id="4134499">
          <w:marLeft w:val="480"/>
          <w:marRight w:val="0"/>
          <w:marTop w:val="0"/>
          <w:marBottom w:val="0"/>
          <w:divBdr>
            <w:top w:val="none" w:sz="0" w:space="0" w:color="auto"/>
            <w:left w:val="none" w:sz="0" w:space="0" w:color="auto"/>
            <w:bottom w:val="none" w:sz="0" w:space="0" w:color="auto"/>
            <w:right w:val="none" w:sz="0" w:space="0" w:color="auto"/>
          </w:divBdr>
        </w:div>
        <w:div w:id="1368486821">
          <w:marLeft w:val="480"/>
          <w:marRight w:val="0"/>
          <w:marTop w:val="0"/>
          <w:marBottom w:val="0"/>
          <w:divBdr>
            <w:top w:val="none" w:sz="0" w:space="0" w:color="auto"/>
            <w:left w:val="none" w:sz="0" w:space="0" w:color="auto"/>
            <w:bottom w:val="none" w:sz="0" w:space="0" w:color="auto"/>
            <w:right w:val="none" w:sz="0" w:space="0" w:color="auto"/>
          </w:divBdr>
        </w:div>
        <w:div w:id="628439334">
          <w:marLeft w:val="480"/>
          <w:marRight w:val="0"/>
          <w:marTop w:val="0"/>
          <w:marBottom w:val="0"/>
          <w:divBdr>
            <w:top w:val="none" w:sz="0" w:space="0" w:color="auto"/>
            <w:left w:val="none" w:sz="0" w:space="0" w:color="auto"/>
            <w:bottom w:val="none" w:sz="0" w:space="0" w:color="auto"/>
            <w:right w:val="none" w:sz="0" w:space="0" w:color="auto"/>
          </w:divBdr>
        </w:div>
        <w:div w:id="34622785">
          <w:marLeft w:val="480"/>
          <w:marRight w:val="0"/>
          <w:marTop w:val="0"/>
          <w:marBottom w:val="0"/>
          <w:divBdr>
            <w:top w:val="none" w:sz="0" w:space="0" w:color="auto"/>
            <w:left w:val="none" w:sz="0" w:space="0" w:color="auto"/>
            <w:bottom w:val="none" w:sz="0" w:space="0" w:color="auto"/>
            <w:right w:val="none" w:sz="0" w:space="0" w:color="auto"/>
          </w:divBdr>
        </w:div>
        <w:div w:id="1326712473">
          <w:marLeft w:val="480"/>
          <w:marRight w:val="0"/>
          <w:marTop w:val="0"/>
          <w:marBottom w:val="0"/>
          <w:divBdr>
            <w:top w:val="none" w:sz="0" w:space="0" w:color="auto"/>
            <w:left w:val="none" w:sz="0" w:space="0" w:color="auto"/>
            <w:bottom w:val="none" w:sz="0" w:space="0" w:color="auto"/>
            <w:right w:val="none" w:sz="0" w:space="0" w:color="auto"/>
          </w:divBdr>
        </w:div>
        <w:div w:id="343552534">
          <w:marLeft w:val="480"/>
          <w:marRight w:val="0"/>
          <w:marTop w:val="0"/>
          <w:marBottom w:val="0"/>
          <w:divBdr>
            <w:top w:val="none" w:sz="0" w:space="0" w:color="auto"/>
            <w:left w:val="none" w:sz="0" w:space="0" w:color="auto"/>
            <w:bottom w:val="none" w:sz="0" w:space="0" w:color="auto"/>
            <w:right w:val="none" w:sz="0" w:space="0" w:color="auto"/>
          </w:divBdr>
        </w:div>
        <w:div w:id="2101179371">
          <w:marLeft w:val="480"/>
          <w:marRight w:val="0"/>
          <w:marTop w:val="0"/>
          <w:marBottom w:val="0"/>
          <w:divBdr>
            <w:top w:val="none" w:sz="0" w:space="0" w:color="auto"/>
            <w:left w:val="none" w:sz="0" w:space="0" w:color="auto"/>
            <w:bottom w:val="none" w:sz="0" w:space="0" w:color="auto"/>
            <w:right w:val="none" w:sz="0" w:space="0" w:color="auto"/>
          </w:divBdr>
        </w:div>
        <w:div w:id="428430174">
          <w:marLeft w:val="480"/>
          <w:marRight w:val="0"/>
          <w:marTop w:val="0"/>
          <w:marBottom w:val="0"/>
          <w:divBdr>
            <w:top w:val="none" w:sz="0" w:space="0" w:color="auto"/>
            <w:left w:val="none" w:sz="0" w:space="0" w:color="auto"/>
            <w:bottom w:val="none" w:sz="0" w:space="0" w:color="auto"/>
            <w:right w:val="none" w:sz="0" w:space="0" w:color="auto"/>
          </w:divBdr>
        </w:div>
        <w:div w:id="1363823909">
          <w:marLeft w:val="480"/>
          <w:marRight w:val="0"/>
          <w:marTop w:val="0"/>
          <w:marBottom w:val="0"/>
          <w:divBdr>
            <w:top w:val="none" w:sz="0" w:space="0" w:color="auto"/>
            <w:left w:val="none" w:sz="0" w:space="0" w:color="auto"/>
            <w:bottom w:val="none" w:sz="0" w:space="0" w:color="auto"/>
            <w:right w:val="none" w:sz="0" w:space="0" w:color="auto"/>
          </w:divBdr>
        </w:div>
        <w:div w:id="814375495">
          <w:marLeft w:val="480"/>
          <w:marRight w:val="0"/>
          <w:marTop w:val="0"/>
          <w:marBottom w:val="0"/>
          <w:divBdr>
            <w:top w:val="none" w:sz="0" w:space="0" w:color="auto"/>
            <w:left w:val="none" w:sz="0" w:space="0" w:color="auto"/>
            <w:bottom w:val="none" w:sz="0" w:space="0" w:color="auto"/>
            <w:right w:val="none" w:sz="0" w:space="0" w:color="auto"/>
          </w:divBdr>
        </w:div>
        <w:div w:id="1423256060">
          <w:marLeft w:val="480"/>
          <w:marRight w:val="0"/>
          <w:marTop w:val="0"/>
          <w:marBottom w:val="0"/>
          <w:divBdr>
            <w:top w:val="none" w:sz="0" w:space="0" w:color="auto"/>
            <w:left w:val="none" w:sz="0" w:space="0" w:color="auto"/>
            <w:bottom w:val="none" w:sz="0" w:space="0" w:color="auto"/>
            <w:right w:val="none" w:sz="0" w:space="0" w:color="auto"/>
          </w:divBdr>
        </w:div>
        <w:div w:id="1079601103">
          <w:marLeft w:val="480"/>
          <w:marRight w:val="0"/>
          <w:marTop w:val="0"/>
          <w:marBottom w:val="0"/>
          <w:divBdr>
            <w:top w:val="none" w:sz="0" w:space="0" w:color="auto"/>
            <w:left w:val="none" w:sz="0" w:space="0" w:color="auto"/>
            <w:bottom w:val="none" w:sz="0" w:space="0" w:color="auto"/>
            <w:right w:val="none" w:sz="0" w:space="0" w:color="auto"/>
          </w:divBdr>
        </w:div>
        <w:div w:id="232081217">
          <w:marLeft w:val="480"/>
          <w:marRight w:val="0"/>
          <w:marTop w:val="0"/>
          <w:marBottom w:val="0"/>
          <w:divBdr>
            <w:top w:val="none" w:sz="0" w:space="0" w:color="auto"/>
            <w:left w:val="none" w:sz="0" w:space="0" w:color="auto"/>
            <w:bottom w:val="none" w:sz="0" w:space="0" w:color="auto"/>
            <w:right w:val="none" w:sz="0" w:space="0" w:color="auto"/>
          </w:divBdr>
        </w:div>
        <w:div w:id="600189850">
          <w:marLeft w:val="480"/>
          <w:marRight w:val="0"/>
          <w:marTop w:val="0"/>
          <w:marBottom w:val="0"/>
          <w:divBdr>
            <w:top w:val="none" w:sz="0" w:space="0" w:color="auto"/>
            <w:left w:val="none" w:sz="0" w:space="0" w:color="auto"/>
            <w:bottom w:val="none" w:sz="0" w:space="0" w:color="auto"/>
            <w:right w:val="none" w:sz="0" w:space="0" w:color="auto"/>
          </w:divBdr>
        </w:div>
        <w:div w:id="1055930987">
          <w:marLeft w:val="480"/>
          <w:marRight w:val="0"/>
          <w:marTop w:val="0"/>
          <w:marBottom w:val="0"/>
          <w:divBdr>
            <w:top w:val="none" w:sz="0" w:space="0" w:color="auto"/>
            <w:left w:val="none" w:sz="0" w:space="0" w:color="auto"/>
            <w:bottom w:val="none" w:sz="0" w:space="0" w:color="auto"/>
            <w:right w:val="none" w:sz="0" w:space="0" w:color="auto"/>
          </w:divBdr>
        </w:div>
        <w:div w:id="848057658">
          <w:marLeft w:val="480"/>
          <w:marRight w:val="0"/>
          <w:marTop w:val="0"/>
          <w:marBottom w:val="0"/>
          <w:divBdr>
            <w:top w:val="none" w:sz="0" w:space="0" w:color="auto"/>
            <w:left w:val="none" w:sz="0" w:space="0" w:color="auto"/>
            <w:bottom w:val="none" w:sz="0" w:space="0" w:color="auto"/>
            <w:right w:val="none" w:sz="0" w:space="0" w:color="auto"/>
          </w:divBdr>
        </w:div>
        <w:div w:id="621040727">
          <w:marLeft w:val="480"/>
          <w:marRight w:val="0"/>
          <w:marTop w:val="0"/>
          <w:marBottom w:val="0"/>
          <w:divBdr>
            <w:top w:val="none" w:sz="0" w:space="0" w:color="auto"/>
            <w:left w:val="none" w:sz="0" w:space="0" w:color="auto"/>
            <w:bottom w:val="none" w:sz="0" w:space="0" w:color="auto"/>
            <w:right w:val="none" w:sz="0" w:space="0" w:color="auto"/>
          </w:divBdr>
        </w:div>
        <w:div w:id="1049494336">
          <w:marLeft w:val="480"/>
          <w:marRight w:val="0"/>
          <w:marTop w:val="0"/>
          <w:marBottom w:val="0"/>
          <w:divBdr>
            <w:top w:val="none" w:sz="0" w:space="0" w:color="auto"/>
            <w:left w:val="none" w:sz="0" w:space="0" w:color="auto"/>
            <w:bottom w:val="none" w:sz="0" w:space="0" w:color="auto"/>
            <w:right w:val="none" w:sz="0" w:space="0" w:color="auto"/>
          </w:divBdr>
        </w:div>
        <w:div w:id="1140151567">
          <w:marLeft w:val="480"/>
          <w:marRight w:val="0"/>
          <w:marTop w:val="0"/>
          <w:marBottom w:val="0"/>
          <w:divBdr>
            <w:top w:val="none" w:sz="0" w:space="0" w:color="auto"/>
            <w:left w:val="none" w:sz="0" w:space="0" w:color="auto"/>
            <w:bottom w:val="none" w:sz="0" w:space="0" w:color="auto"/>
            <w:right w:val="none" w:sz="0" w:space="0" w:color="auto"/>
          </w:divBdr>
        </w:div>
        <w:div w:id="946542810">
          <w:marLeft w:val="480"/>
          <w:marRight w:val="0"/>
          <w:marTop w:val="0"/>
          <w:marBottom w:val="0"/>
          <w:divBdr>
            <w:top w:val="none" w:sz="0" w:space="0" w:color="auto"/>
            <w:left w:val="none" w:sz="0" w:space="0" w:color="auto"/>
            <w:bottom w:val="none" w:sz="0" w:space="0" w:color="auto"/>
            <w:right w:val="none" w:sz="0" w:space="0" w:color="auto"/>
          </w:divBdr>
        </w:div>
        <w:div w:id="1874464172">
          <w:marLeft w:val="480"/>
          <w:marRight w:val="0"/>
          <w:marTop w:val="0"/>
          <w:marBottom w:val="0"/>
          <w:divBdr>
            <w:top w:val="none" w:sz="0" w:space="0" w:color="auto"/>
            <w:left w:val="none" w:sz="0" w:space="0" w:color="auto"/>
            <w:bottom w:val="none" w:sz="0" w:space="0" w:color="auto"/>
            <w:right w:val="none" w:sz="0" w:space="0" w:color="auto"/>
          </w:divBdr>
        </w:div>
        <w:div w:id="127163217">
          <w:marLeft w:val="480"/>
          <w:marRight w:val="0"/>
          <w:marTop w:val="0"/>
          <w:marBottom w:val="0"/>
          <w:divBdr>
            <w:top w:val="none" w:sz="0" w:space="0" w:color="auto"/>
            <w:left w:val="none" w:sz="0" w:space="0" w:color="auto"/>
            <w:bottom w:val="none" w:sz="0" w:space="0" w:color="auto"/>
            <w:right w:val="none" w:sz="0" w:space="0" w:color="auto"/>
          </w:divBdr>
        </w:div>
        <w:div w:id="1641304882">
          <w:marLeft w:val="480"/>
          <w:marRight w:val="0"/>
          <w:marTop w:val="0"/>
          <w:marBottom w:val="0"/>
          <w:divBdr>
            <w:top w:val="none" w:sz="0" w:space="0" w:color="auto"/>
            <w:left w:val="none" w:sz="0" w:space="0" w:color="auto"/>
            <w:bottom w:val="none" w:sz="0" w:space="0" w:color="auto"/>
            <w:right w:val="none" w:sz="0" w:space="0" w:color="auto"/>
          </w:divBdr>
        </w:div>
        <w:div w:id="1393888993">
          <w:marLeft w:val="480"/>
          <w:marRight w:val="0"/>
          <w:marTop w:val="0"/>
          <w:marBottom w:val="0"/>
          <w:divBdr>
            <w:top w:val="none" w:sz="0" w:space="0" w:color="auto"/>
            <w:left w:val="none" w:sz="0" w:space="0" w:color="auto"/>
            <w:bottom w:val="none" w:sz="0" w:space="0" w:color="auto"/>
            <w:right w:val="none" w:sz="0" w:space="0" w:color="auto"/>
          </w:divBdr>
        </w:div>
        <w:div w:id="1624077835">
          <w:marLeft w:val="480"/>
          <w:marRight w:val="0"/>
          <w:marTop w:val="0"/>
          <w:marBottom w:val="0"/>
          <w:divBdr>
            <w:top w:val="none" w:sz="0" w:space="0" w:color="auto"/>
            <w:left w:val="none" w:sz="0" w:space="0" w:color="auto"/>
            <w:bottom w:val="none" w:sz="0" w:space="0" w:color="auto"/>
            <w:right w:val="none" w:sz="0" w:space="0" w:color="auto"/>
          </w:divBdr>
        </w:div>
      </w:divsChild>
    </w:div>
    <w:div w:id="862748277">
      <w:bodyDiv w:val="1"/>
      <w:marLeft w:val="0"/>
      <w:marRight w:val="0"/>
      <w:marTop w:val="0"/>
      <w:marBottom w:val="0"/>
      <w:divBdr>
        <w:top w:val="none" w:sz="0" w:space="0" w:color="auto"/>
        <w:left w:val="none" w:sz="0" w:space="0" w:color="auto"/>
        <w:bottom w:val="none" w:sz="0" w:space="0" w:color="auto"/>
        <w:right w:val="none" w:sz="0" w:space="0" w:color="auto"/>
      </w:divBdr>
    </w:div>
    <w:div w:id="863402215">
      <w:bodyDiv w:val="1"/>
      <w:marLeft w:val="0"/>
      <w:marRight w:val="0"/>
      <w:marTop w:val="0"/>
      <w:marBottom w:val="0"/>
      <w:divBdr>
        <w:top w:val="none" w:sz="0" w:space="0" w:color="auto"/>
        <w:left w:val="none" w:sz="0" w:space="0" w:color="auto"/>
        <w:bottom w:val="none" w:sz="0" w:space="0" w:color="auto"/>
        <w:right w:val="none" w:sz="0" w:space="0" w:color="auto"/>
      </w:divBdr>
    </w:div>
    <w:div w:id="866795242">
      <w:bodyDiv w:val="1"/>
      <w:marLeft w:val="0"/>
      <w:marRight w:val="0"/>
      <w:marTop w:val="0"/>
      <w:marBottom w:val="0"/>
      <w:divBdr>
        <w:top w:val="none" w:sz="0" w:space="0" w:color="auto"/>
        <w:left w:val="none" w:sz="0" w:space="0" w:color="auto"/>
        <w:bottom w:val="none" w:sz="0" w:space="0" w:color="auto"/>
        <w:right w:val="none" w:sz="0" w:space="0" w:color="auto"/>
      </w:divBdr>
    </w:div>
    <w:div w:id="876352229">
      <w:bodyDiv w:val="1"/>
      <w:marLeft w:val="0"/>
      <w:marRight w:val="0"/>
      <w:marTop w:val="0"/>
      <w:marBottom w:val="0"/>
      <w:divBdr>
        <w:top w:val="none" w:sz="0" w:space="0" w:color="auto"/>
        <w:left w:val="none" w:sz="0" w:space="0" w:color="auto"/>
        <w:bottom w:val="none" w:sz="0" w:space="0" w:color="auto"/>
        <w:right w:val="none" w:sz="0" w:space="0" w:color="auto"/>
      </w:divBdr>
    </w:div>
    <w:div w:id="879320215">
      <w:bodyDiv w:val="1"/>
      <w:marLeft w:val="0"/>
      <w:marRight w:val="0"/>
      <w:marTop w:val="0"/>
      <w:marBottom w:val="0"/>
      <w:divBdr>
        <w:top w:val="none" w:sz="0" w:space="0" w:color="auto"/>
        <w:left w:val="none" w:sz="0" w:space="0" w:color="auto"/>
        <w:bottom w:val="none" w:sz="0" w:space="0" w:color="auto"/>
        <w:right w:val="none" w:sz="0" w:space="0" w:color="auto"/>
      </w:divBdr>
    </w:div>
    <w:div w:id="882912375">
      <w:bodyDiv w:val="1"/>
      <w:marLeft w:val="0"/>
      <w:marRight w:val="0"/>
      <w:marTop w:val="0"/>
      <w:marBottom w:val="0"/>
      <w:divBdr>
        <w:top w:val="none" w:sz="0" w:space="0" w:color="auto"/>
        <w:left w:val="none" w:sz="0" w:space="0" w:color="auto"/>
        <w:bottom w:val="none" w:sz="0" w:space="0" w:color="auto"/>
        <w:right w:val="none" w:sz="0" w:space="0" w:color="auto"/>
      </w:divBdr>
    </w:div>
    <w:div w:id="886449625">
      <w:bodyDiv w:val="1"/>
      <w:marLeft w:val="0"/>
      <w:marRight w:val="0"/>
      <w:marTop w:val="0"/>
      <w:marBottom w:val="0"/>
      <w:divBdr>
        <w:top w:val="none" w:sz="0" w:space="0" w:color="auto"/>
        <w:left w:val="none" w:sz="0" w:space="0" w:color="auto"/>
        <w:bottom w:val="none" w:sz="0" w:space="0" w:color="auto"/>
        <w:right w:val="none" w:sz="0" w:space="0" w:color="auto"/>
      </w:divBdr>
    </w:div>
    <w:div w:id="898858117">
      <w:bodyDiv w:val="1"/>
      <w:marLeft w:val="0"/>
      <w:marRight w:val="0"/>
      <w:marTop w:val="0"/>
      <w:marBottom w:val="0"/>
      <w:divBdr>
        <w:top w:val="none" w:sz="0" w:space="0" w:color="auto"/>
        <w:left w:val="none" w:sz="0" w:space="0" w:color="auto"/>
        <w:bottom w:val="none" w:sz="0" w:space="0" w:color="auto"/>
        <w:right w:val="none" w:sz="0" w:space="0" w:color="auto"/>
      </w:divBdr>
    </w:div>
    <w:div w:id="899556682">
      <w:bodyDiv w:val="1"/>
      <w:marLeft w:val="0"/>
      <w:marRight w:val="0"/>
      <w:marTop w:val="0"/>
      <w:marBottom w:val="0"/>
      <w:divBdr>
        <w:top w:val="none" w:sz="0" w:space="0" w:color="auto"/>
        <w:left w:val="none" w:sz="0" w:space="0" w:color="auto"/>
        <w:bottom w:val="none" w:sz="0" w:space="0" w:color="auto"/>
        <w:right w:val="none" w:sz="0" w:space="0" w:color="auto"/>
      </w:divBdr>
    </w:div>
    <w:div w:id="901255089">
      <w:bodyDiv w:val="1"/>
      <w:marLeft w:val="0"/>
      <w:marRight w:val="0"/>
      <w:marTop w:val="0"/>
      <w:marBottom w:val="0"/>
      <w:divBdr>
        <w:top w:val="none" w:sz="0" w:space="0" w:color="auto"/>
        <w:left w:val="none" w:sz="0" w:space="0" w:color="auto"/>
        <w:bottom w:val="none" w:sz="0" w:space="0" w:color="auto"/>
        <w:right w:val="none" w:sz="0" w:space="0" w:color="auto"/>
      </w:divBdr>
    </w:div>
    <w:div w:id="919675244">
      <w:bodyDiv w:val="1"/>
      <w:marLeft w:val="0"/>
      <w:marRight w:val="0"/>
      <w:marTop w:val="0"/>
      <w:marBottom w:val="0"/>
      <w:divBdr>
        <w:top w:val="none" w:sz="0" w:space="0" w:color="auto"/>
        <w:left w:val="none" w:sz="0" w:space="0" w:color="auto"/>
        <w:bottom w:val="none" w:sz="0" w:space="0" w:color="auto"/>
        <w:right w:val="none" w:sz="0" w:space="0" w:color="auto"/>
      </w:divBdr>
      <w:divsChild>
        <w:div w:id="870654650">
          <w:marLeft w:val="640"/>
          <w:marRight w:val="0"/>
          <w:marTop w:val="0"/>
          <w:marBottom w:val="0"/>
          <w:divBdr>
            <w:top w:val="none" w:sz="0" w:space="0" w:color="auto"/>
            <w:left w:val="none" w:sz="0" w:space="0" w:color="auto"/>
            <w:bottom w:val="none" w:sz="0" w:space="0" w:color="auto"/>
            <w:right w:val="none" w:sz="0" w:space="0" w:color="auto"/>
          </w:divBdr>
        </w:div>
        <w:div w:id="1491562033">
          <w:marLeft w:val="640"/>
          <w:marRight w:val="0"/>
          <w:marTop w:val="0"/>
          <w:marBottom w:val="0"/>
          <w:divBdr>
            <w:top w:val="none" w:sz="0" w:space="0" w:color="auto"/>
            <w:left w:val="none" w:sz="0" w:space="0" w:color="auto"/>
            <w:bottom w:val="none" w:sz="0" w:space="0" w:color="auto"/>
            <w:right w:val="none" w:sz="0" w:space="0" w:color="auto"/>
          </w:divBdr>
        </w:div>
        <w:div w:id="41246696">
          <w:marLeft w:val="640"/>
          <w:marRight w:val="0"/>
          <w:marTop w:val="0"/>
          <w:marBottom w:val="0"/>
          <w:divBdr>
            <w:top w:val="none" w:sz="0" w:space="0" w:color="auto"/>
            <w:left w:val="none" w:sz="0" w:space="0" w:color="auto"/>
            <w:bottom w:val="none" w:sz="0" w:space="0" w:color="auto"/>
            <w:right w:val="none" w:sz="0" w:space="0" w:color="auto"/>
          </w:divBdr>
        </w:div>
        <w:div w:id="1558323442">
          <w:marLeft w:val="640"/>
          <w:marRight w:val="0"/>
          <w:marTop w:val="0"/>
          <w:marBottom w:val="0"/>
          <w:divBdr>
            <w:top w:val="none" w:sz="0" w:space="0" w:color="auto"/>
            <w:left w:val="none" w:sz="0" w:space="0" w:color="auto"/>
            <w:bottom w:val="none" w:sz="0" w:space="0" w:color="auto"/>
            <w:right w:val="none" w:sz="0" w:space="0" w:color="auto"/>
          </w:divBdr>
        </w:div>
        <w:div w:id="79837980">
          <w:marLeft w:val="640"/>
          <w:marRight w:val="0"/>
          <w:marTop w:val="0"/>
          <w:marBottom w:val="0"/>
          <w:divBdr>
            <w:top w:val="none" w:sz="0" w:space="0" w:color="auto"/>
            <w:left w:val="none" w:sz="0" w:space="0" w:color="auto"/>
            <w:bottom w:val="none" w:sz="0" w:space="0" w:color="auto"/>
            <w:right w:val="none" w:sz="0" w:space="0" w:color="auto"/>
          </w:divBdr>
        </w:div>
        <w:div w:id="1049495768">
          <w:marLeft w:val="640"/>
          <w:marRight w:val="0"/>
          <w:marTop w:val="0"/>
          <w:marBottom w:val="0"/>
          <w:divBdr>
            <w:top w:val="none" w:sz="0" w:space="0" w:color="auto"/>
            <w:left w:val="none" w:sz="0" w:space="0" w:color="auto"/>
            <w:bottom w:val="none" w:sz="0" w:space="0" w:color="auto"/>
            <w:right w:val="none" w:sz="0" w:space="0" w:color="auto"/>
          </w:divBdr>
        </w:div>
        <w:div w:id="1471745986">
          <w:marLeft w:val="640"/>
          <w:marRight w:val="0"/>
          <w:marTop w:val="0"/>
          <w:marBottom w:val="0"/>
          <w:divBdr>
            <w:top w:val="none" w:sz="0" w:space="0" w:color="auto"/>
            <w:left w:val="none" w:sz="0" w:space="0" w:color="auto"/>
            <w:bottom w:val="none" w:sz="0" w:space="0" w:color="auto"/>
            <w:right w:val="none" w:sz="0" w:space="0" w:color="auto"/>
          </w:divBdr>
        </w:div>
        <w:div w:id="350684618">
          <w:marLeft w:val="640"/>
          <w:marRight w:val="0"/>
          <w:marTop w:val="0"/>
          <w:marBottom w:val="0"/>
          <w:divBdr>
            <w:top w:val="none" w:sz="0" w:space="0" w:color="auto"/>
            <w:left w:val="none" w:sz="0" w:space="0" w:color="auto"/>
            <w:bottom w:val="none" w:sz="0" w:space="0" w:color="auto"/>
            <w:right w:val="none" w:sz="0" w:space="0" w:color="auto"/>
          </w:divBdr>
        </w:div>
        <w:div w:id="364793702">
          <w:marLeft w:val="640"/>
          <w:marRight w:val="0"/>
          <w:marTop w:val="0"/>
          <w:marBottom w:val="0"/>
          <w:divBdr>
            <w:top w:val="none" w:sz="0" w:space="0" w:color="auto"/>
            <w:left w:val="none" w:sz="0" w:space="0" w:color="auto"/>
            <w:bottom w:val="none" w:sz="0" w:space="0" w:color="auto"/>
            <w:right w:val="none" w:sz="0" w:space="0" w:color="auto"/>
          </w:divBdr>
        </w:div>
        <w:div w:id="554508334">
          <w:marLeft w:val="640"/>
          <w:marRight w:val="0"/>
          <w:marTop w:val="0"/>
          <w:marBottom w:val="0"/>
          <w:divBdr>
            <w:top w:val="none" w:sz="0" w:space="0" w:color="auto"/>
            <w:left w:val="none" w:sz="0" w:space="0" w:color="auto"/>
            <w:bottom w:val="none" w:sz="0" w:space="0" w:color="auto"/>
            <w:right w:val="none" w:sz="0" w:space="0" w:color="auto"/>
          </w:divBdr>
        </w:div>
        <w:div w:id="60367252">
          <w:marLeft w:val="640"/>
          <w:marRight w:val="0"/>
          <w:marTop w:val="0"/>
          <w:marBottom w:val="0"/>
          <w:divBdr>
            <w:top w:val="none" w:sz="0" w:space="0" w:color="auto"/>
            <w:left w:val="none" w:sz="0" w:space="0" w:color="auto"/>
            <w:bottom w:val="none" w:sz="0" w:space="0" w:color="auto"/>
            <w:right w:val="none" w:sz="0" w:space="0" w:color="auto"/>
          </w:divBdr>
        </w:div>
        <w:div w:id="979265515">
          <w:marLeft w:val="640"/>
          <w:marRight w:val="0"/>
          <w:marTop w:val="0"/>
          <w:marBottom w:val="0"/>
          <w:divBdr>
            <w:top w:val="none" w:sz="0" w:space="0" w:color="auto"/>
            <w:left w:val="none" w:sz="0" w:space="0" w:color="auto"/>
            <w:bottom w:val="none" w:sz="0" w:space="0" w:color="auto"/>
            <w:right w:val="none" w:sz="0" w:space="0" w:color="auto"/>
          </w:divBdr>
        </w:div>
        <w:div w:id="1257709163">
          <w:marLeft w:val="640"/>
          <w:marRight w:val="0"/>
          <w:marTop w:val="0"/>
          <w:marBottom w:val="0"/>
          <w:divBdr>
            <w:top w:val="none" w:sz="0" w:space="0" w:color="auto"/>
            <w:left w:val="none" w:sz="0" w:space="0" w:color="auto"/>
            <w:bottom w:val="none" w:sz="0" w:space="0" w:color="auto"/>
            <w:right w:val="none" w:sz="0" w:space="0" w:color="auto"/>
          </w:divBdr>
        </w:div>
        <w:div w:id="1994524127">
          <w:marLeft w:val="640"/>
          <w:marRight w:val="0"/>
          <w:marTop w:val="0"/>
          <w:marBottom w:val="0"/>
          <w:divBdr>
            <w:top w:val="none" w:sz="0" w:space="0" w:color="auto"/>
            <w:left w:val="none" w:sz="0" w:space="0" w:color="auto"/>
            <w:bottom w:val="none" w:sz="0" w:space="0" w:color="auto"/>
            <w:right w:val="none" w:sz="0" w:space="0" w:color="auto"/>
          </w:divBdr>
        </w:div>
        <w:div w:id="1468431647">
          <w:marLeft w:val="640"/>
          <w:marRight w:val="0"/>
          <w:marTop w:val="0"/>
          <w:marBottom w:val="0"/>
          <w:divBdr>
            <w:top w:val="none" w:sz="0" w:space="0" w:color="auto"/>
            <w:left w:val="none" w:sz="0" w:space="0" w:color="auto"/>
            <w:bottom w:val="none" w:sz="0" w:space="0" w:color="auto"/>
            <w:right w:val="none" w:sz="0" w:space="0" w:color="auto"/>
          </w:divBdr>
        </w:div>
        <w:div w:id="807823025">
          <w:marLeft w:val="640"/>
          <w:marRight w:val="0"/>
          <w:marTop w:val="0"/>
          <w:marBottom w:val="0"/>
          <w:divBdr>
            <w:top w:val="none" w:sz="0" w:space="0" w:color="auto"/>
            <w:left w:val="none" w:sz="0" w:space="0" w:color="auto"/>
            <w:bottom w:val="none" w:sz="0" w:space="0" w:color="auto"/>
            <w:right w:val="none" w:sz="0" w:space="0" w:color="auto"/>
          </w:divBdr>
        </w:div>
        <w:div w:id="1109160387">
          <w:marLeft w:val="640"/>
          <w:marRight w:val="0"/>
          <w:marTop w:val="0"/>
          <w:marBottom w:val="0"/>
          <w:divBdr>
            <w:top w:val="none" w:sz="0" w:space="0" w:color="auto"/>
            <w:left w:val="none" w:sz="0" w:space="0" w:color="auto"/>
            <w:bottom w:val="none" w:sz="0" w:space="0" w:color="auto"/>
            <w:right w:val="none" w:sz="0" w:space="0" w:color="auto"/>
          </w:divBdr>
        </w:div>
        <w:div w:id="21518321">
          <w:marLeft w:val="640"/>
          <w:marRight w:val="0"/>
          <w:marTop w:val="0"/>
          <w:marBottom w:val="0"/>
          <w:divBdr>
            <w:top w:val="none" w:sz="0" w:space="0" w:color="auto"/>
            <w:left w:val="none" w:sz="0" w:space="0" w:color="auto"/>
            <w:bottom w:val="none" w:sz="0" w:space="0" w:color="auto"/>
            <w:right w:val="none" w:sz="0" w:space="0" w:color="auto"/>
          </w:divBdr>
        </w:div>
        <w:div w:id="1278609534">
          <w:marLeft w:val="640"/>
          <w:marRight w:val="0"/>
          <w:marTop w:val="0"/>
          <w:marBottom w:val="0"/>
          <w:divBdr>
            <w:top w:val="none" w:sz="0" w:space="0" w:color="auto"/>
            <w:left w:val="none" w:sz="0" w:space="0" w:color="auto"/>
            <w:bottom w:val="none" w:sz="0" w:space="0" w:color="auto"/>
            <w:right w:val="none" w:sz="0" w:space="0" w:color="auto"/>
          </w:divBdr>
        </w:div>
        <w:div w:id="1218080248">
          <w:marLeft w:val="640"/>
          <w:marRight w:val="0"/>
          <w:marTop w:val="0"/>
          <w:marBottom w:val="0"/>
          <w:divBdr>
            <w:top w:val="none" w:sz="0" w:space="0" w:color="auto"/>
            <w:left w:val="none" w:sz="0" w:space="0" w:color="auto"/>
            <w:bottom w:val="none" w:sz="0" w:space="0" w:color="auto"/>
            <w:right w:val="none" w:sz="0" w:space="0" w:color="auto"/>
          </w:divBdr>
        </w:div>
        <w:div w:id="1994793550">
          <w:marLeft w:val="640"/>
          <w:marRight w:val="0"/>
          <w:marTop w:val="0"/>
          <w:marBottom w:val="0"/>
          <w:divBdr>
            <w:top w:val="none" w:sz="0" w:space="0" w:color="auto"/>
            <w:left w:val="none" w:sz="0" w:space="0" w:color="auto"/>
            <w:bottom w:val="none" w:sz="0" w:space="0" w:color="auto"/>
            <w:right w:val="none" w:sz="0" w:space="0" w:color="auto"/>
          </w:divBdr>
        </w:div>
        <w:div w:id="784740571">
          <w:marLeft w:val="640"/>
          <w:marRight w:val="0"/>
          <w:marTop w:val="0"/>
          <w:marBottom w:val="0"/>
          <w:divBdr>
            <w:top w:val="none" w:sz="0" w:space="0" w:color="auto"/>
            <w:left w:val="none" w:sz="0" w:space="0" w:color="auto"/>
            <w:bottom w:val="none" w:sz="0" w:space="0" w:color="auto"/>
            <w:right w:val="none" w:sz="0" w:space="0" w:color="auto"/>
          </w:divBdr>
        </w:div>
        <w:div w:id="1690254004">
          <w:marLeft w:val="640"/>
          <w:marRight w:val="0"/>
          <w:marTop w:val="0"/>
          <w:marBottom w:val="0"/>
          <w:divBdr>
            <w:top w:val="none" w:sz="0" w:space="0" w:color="auto"/>
            <w:left w:val="none" w:sz="0" w:space="0" w:color="auto"/>
            <w:bottom w:val="none" w:sz="0" w:space="0" w:color="auto"/>
            <w:right w:val="none" w:sz="0" w:space="0" w:color="auto"/>
          </w:divBdr>
        </w:div>
        <w:div w:id="402341814">
          <w:marLeft w:val="640"/>
          <w:marRight w:val="0"/>
          <w:marTop w:val="0"/>
          <w:marBottom w:val="0"/>
          <w:divBdr>
            <w:top w:val="none" w:sz="0" w:space="0" w:color="auto"/>
            <w:left w:val="none" w:sz="0" w:space="0" w:color="auto"/>
            <w:bottom w:val="none" w:sz="0" w:space="0" w:color="auto"/>
            <w:right w:val="none" w:sz="0" w:space="0" w:color="auto"/>
          </w:divBdr>
        </w:div>
        <w:div w:id="1302298617">
          <w:marLeft w:val="640"/>
          <w:marRight w:val="0"/>
          <w:marTop w:val="0"/>
          <w:marBottom w:val="0"/>
          <w:divBdr>
            <w:top w:val="none" w:sz="0" w:space="0" w:color="auto"/>
            <w:left w:val="none" w:sz="0" w:space="0" w:color="auto"/>
            <w:bottom w:val="none" w:sz="0" w:space="0" w:color="auto"/>
            <w:right w:val="none" w:sz="0" w:space="0" w:color="auto"/>
          </w:divBdr>
        </w:div>
        <w:div w:id="479662355">
          <w:marLeft w:val="640"/>
          <w:marRight w:val="0"/>
          <w:marTop w:val="0"/>
          <w:marBottom w:val="0"/>
          <w:divBdr>
            <w:top w:val="none" w:sz="0" w:space="0" w:color="auto"/>
            <w:left w:val="none" w:sz="0" w:space="0" w:color="auto"/>
            <w:bottom w:val="none" w:sz="0" w:space="0" w:color="auto"/>
            <w:right w:val="none" w:sz="0" w:space="0" w:color="auto"/>
          </w:divBdr>
        </w:div>
        <w:div w:id="583615648">
          <w:marLeft w:val="640"/>
          <w:marRight w:val="0"/>
          <w:marTop w:val="0"/>
          <w:marBottom w:val="0"/>
          <w:divBdr>
            <w:top w:val="none" w:sz="0" w:space="0" w:color="auto"/>
            <w:left w:val="none" w:sz="0" w:space="0" w:color="auto"/>
            <w:bottom w:val="none" w:sz="0" w:space="0" w:color="auto"/>
            <w:right w:val="none" w:sz="0" w:space="0" w:color="auto"/>
          </w:divBdr>
        </w:div>
        <w:div w:id="945503330">
          <w:marLeft w:val="640"/>
          <w:marRight w:val="0"/>
          <w:marTop w:val="0"/>
          <w:marBottom w:val="0"/>
          <w:divBdr>
            <w:top w:val="none" w:sz="0" w:space="0" w:color="auto"/>
            <w:left w:val="none" w:sz="0" w:space="0" w:color="auto"/>
            <w:bottom w:val="none" w:sz="0" w:space="0" w:color="auto"/>
            <w:right w:val="none" w:sz="0" w:space="0" w:color="auto"/>
          </w:divBdr>
        </w:div>
        <w:div w:id="638538590">
          <w:marLeft w:val="640"/>
          <w:marRight w:val="0"/>
          <w:marTop w:val="0"/>
          <w:marBottom w:val="0"/>
          <w:divBdr>
            <w:top w:val="none" w:sz="0" w:space="0" w:color="auto"/>
            <w:left w:val="none" w:sz="0" w:space="0" w:color="auto"/>
            <w:bottom w:val="none" w:sz="0" w:space="0" w:color="auto"/>
            <w:right w:val="none" w:sz="0" w:space="0" w:color="auto"/>
          </w:divBdr>
        </w:div>
        <w:div w:id="1790969718">
          <w:marLeft w:val="640"/>
          <w:marRight w:val="0"/>
          <w:marTop w:val="0"/>
          <w:marBottom w:val="0"/>
          <w:divBdr>
            <w:top w:val="none" w:sz="0" w:space="0" w:color="auto"/>
            <w:left w:val="none" w:sz="0" w:space="0" w:color="auto"/>
            <w:bottom w:val="none" w:sz="0" w:space="0" w:color="auto"/>
            <w:right w:val="none" w:sz="0" w:space="0" w:color="auto"/>
          </w:divBdr>
        </w:div>
        <w:div w:id="836962367">
          <w:marLeft w:val="640"/>
          <w:marRight w:val="0"/>
          <w:marTop w:val="0"/>
          <w:marBottom w:val="0"/>
          <w:divBdr>
            <w:top w:val="none" w:sz="0" w:space="0" w:color="auto"/>
            <w:left w:val="none" w:sz="0" w:space="0" w:color="auto"/>
            <w:bottom w:val="none" w:sz="0" w:space="0" w:color="auto"/>
            <w:right w:val="none" w:sz="0" w:space="0" w:color="auto"/>
          </w:divBdr>
        </w:div>
        <w:div w:id="1762482582">
          <w:marLeft w:val="640"/>
          <w:marRight w:val="0"/>
          <w:marTop w:val="0"/>
          <w:marBottom w:val="0"/>
          <w:divBdr>
            <w:top w:val="none" w:sz="0" w:space="0" w:color="auto"/>
            <w:left w:val="none" w:sz="0" w:space="0" w:color="auto"/>
            <w:bottom w:val="none" w:sz="0" w:space="0" w:color="auto"/>
            <w:right w:val="none" w:sz="0" w:space="0" w:color="auto"/>
          </w:divBdr>
        </w:div>
        <w:div w:id="20057445">
          <w:marLeft w:val="640"/>
          <w:marRight w:val="0"/>
          <w:marTop w:val="0"/>
          <w:marBottom w:val="0"/>
          <w:divBdr>
            <w:top w:val="none" w:sz="0" w:space="0" w:color="auto"/>
            <w:left w:val="none" w:sz="0" w:space="0" w:color="auto"/>
            <w:bottom w:val="none" w:sz="0" w:space="0" w:color="auto"/>
            <w:right w:val="none" w:sz="0" w:space="0" w:color="auto"/>
          </w:divBdr>
        </w:div>
        <w:div w:id="1765687504">
          <w:marLeft w:val="640"/>
          <w:marRight w:val="0"/>
          <w:marTop w:val="0"/>
          <w:marBottom w:val="0"/>
          <w:divBdr>
            <w:top w:val="none" w:sz="0" w:space="0" w:color="auto"/>
            <w:left w:val="none" w:sz="0" w:space="0" w:color="auto"/>
            <w:bottom w:val="none" w:sz="0" w:space="0" w:color="auto"/>
            <w:right w:val="none" w:sz="0" w:space="0" w:color="auto"/>
          </w:divBdr>
        </w:div>
        <w:div w:id="196160006">
          <w:marLeft w:val="640"/>
          <w:marRight w:val="0"/>
          <w:marTop w:val="0"/>
          <w:marBottom w:val="0"/>
          <w:divBdr>
            <w:top w:val="none" w:sz="0" w:space="0" w:color="auto"/>
            <w:left w:val="none" w:sz="0" w:space="0" w:color="auto"/>
            <w:bottom w:val="none" w:sz="0" w:space="0" w:color="auto"/>
            <w:right w:val="none" w:sz="0" w:space="0" w:color="auto"/>
          </w:divBdr>
        </w:div>
        <w:div w:id="811797756">
          <w:marLeft w:val="640"/>
          <w:marRight w:val="0"/>
          <w:marTop w:val="0"/>
          <w:marBottom w:val="0"/>
          <w:divBdr>
            <w:top w:val="none" w:sz="0" w:space="0" w:color="auto"/>
            <w:left w:val="none" w:sz="0" w:space="0" w:color="auto"/>
            <w:bottom w:val="none" w:sz="0" w:space="0" w:color="auto"/>
            <w:right w:val="none" w:sz="0" w:space="0" w:color="auto"/>
          </w:divBdr>
        </w:div>
        <w:div w:id="797114836">
          <w:marLeft w:val="640"/>
          <w:marRight w:val="0"/>
          <w:marTop w:val="0"/>
          <w:marBottom w:val="0"/>
          <w:divBdr>
            <w:top w:val="none" w:sz="0" w:space="0" w:color="auto"/>
            <w:left w:val="none" w:sz="0" w:space="0" w:color="auto"/>
            <w:bottom w:val="none" w:sz="0" w:space="0" w:color="auto"/>
            <w:right w:val="none" w:sz="0" w:space="0" w:color="auto"/>
          </w:divBdr>
        </w:div>
        <w:div w:id="609167321">
          <w:marLeft w:val="640"/>
          <w:marRight w:val="0"/>
          <w:marTop w:val="0"/>
          <w:marBottom w:val="0"/>
          <w:divBdr>
            <w:top w:val="none" w:sz="0" w:space="0" w:color="auto"/>
            <w:left w:val="none" w:sz="0" w:space="0" w:color="auto"/>
            <w:bottom w:val="none" w:sz="0" w:space="0" w:color="auto"/>
            <w:right w:val="none" w:sz="0" w:space="0" w:color="auto"/>
          </w:divBdr>
        </w:div>
        <w:div w:id="1135373040">
          <w:marLeft w:val="640"/>
          <w:marRight w:val="0"/>
          <w:marTop w:val="0"/>
          <w:marBottom w:val="0"/>
          <w:divBdr>
            <w:top w:val="none" w:sz="0" w:space="0" w:color="auto"/>
            <w:left w:val="none" w:sz="0" w:space="0" w:color="auto"/>
            <w:bottom w:val="none" w:sz="0" w:space="0" w:color="auto"/>
            <w:right w:val="none" w:sz="0" w:space="0" w:color="auto"/>
          </w:divBdr>
        </w:div>
        <w:div w:id="521362598">
          <w:marLeft w:val="640"/>
          <w:marRight w:val="0"/>
          <w:marTop w:val="0"/>
          <w:marBottom w:val="0"/>
          <w:divBdr>
            <w:top w:val="none" w:sz="0" w:space="0" w:color="auto"/>
            <w:left w:val="none" w:sz="0" w:space="0" w:color="auto"/>
            <w:bottom w:val="none" w:sz="0" w:space="0" w:color="auto"/>
            <w:right w:val="none" w:sz="0" w:space="0" w:color="auto"/>
          </w:divBdr>
        </w:div>
        <w:div w:id="2059670669">
          <w:marLeft w:val="640"/>
          <w:marRight w:val="0"/>
          <w:marTop w:val="0"/>
          <w:marBottom w:val="0"/>
          <w:divBdr>
            <w:top w:val="none" w:sz="0" w:space="0" w:color="auto"/>
            <w:left w:val="none" w:sz="0" w:space="0" w:color="auto"/>
            <w:bottom w:val="none" w:sz="0" w:space="0" w:color="auto"/>
            <w:right w:val="none" w:sz="0" w:space="0" w:color="auto"/>
          </w:divBdr>
        </w:div>
        <w:div w:id="1839539907">
          <w:marLeft w:val="640"/>
          <w:marRight w:val="0"/>
          <w:marTop w:val="0"/>
          <w:marBottom w:val="0"/>
          <w:divBdr>
            <w:top w:val="none" w:sz="0" w:space="0" w:color="auto"/>
            <w:left w:val="none" w:sz="0" w:space="0" w:color="auto"/>
            <w:bottom w:val="none" w:sz="0" w:space="0" w:color="auto"/>
            <w:right w:val="none" w:sz="0" w:space="0" w:color="auto"/>
          </w:divBdr>
        </w:div>
        <w:div w:id="298608259">
          <w:marLeft w:val="640"/>
          <w:marRight w:val="0"/>
          <w:marTop w:val="0"/>
          <w:marBottom w:val="0"/>
          <w:divBdr>
            <w:top w:val="none" w:sz="0" w:space="0" w:color="auto"/>
            <w:left w:val="none" w:sz="0" w:space="0" w:color="auto"/>
            <w:bottom w:val="none" w:sz="0" w:space="0" w:color="auto"/>
            <w:right w:val="none" w:sz="0" w:space="0" w:color="auto"/>
          </w:divBdr>
        </w:div>
        <w:div w:id="1353803223">
          <w:marLeft w:val="640"/>
          <w:marRight w:val="0"/>
          <w:marTop w:val="0"/>
          <w:marBottom w:val="0"/>
          <w:divBdr>
            <w:top w:val="none" w:sz="0" w:space="0" w:color="auto"/>
            <w:left w:val="none" w:sz="0" w:space="0" w:color="auto"/>
            <w:bottom w:val="none" w:sz="0" w:space="0" w:color="auto"/>
            <w:right w:val="none" w:sz="0" w:space="0" w:color="auto"/>
          </w:divBdr>
        </w:div>
        <w:div w:id="349382030">
          <w:marLeft w:val="640"/>
          <w:marRight w:val="0"/>
          <w:marTop w:val="0"/>
          <w:marBottom w:val="0"/>
          <w:divBdr>
            <w:top w:val="none" w:sz="0" w:space="0" w:color="auto"/>
            <w:left w:val="none" w:sz="0" w:space="0" w:color="auto"/>
            <w:bottom w:val="none" w:sz="0" w:space="0" w:color="auto"/>
            <w:right w:val="none" w:sz="0" w:space="0" w:color="auto"/>
          </w:divBdr>
        </w:div>
        <w:div w:id="1080058955">
          <w:marLeft w:val="640"/>
          <w:marRight w:val="0"/>
          <w:marTop w:val="0"/>
          <w:marBottom w:val="0"/>
          <w:divBdr>
            <w:top w:val="none" w:sz="0" w:space="0" w:color="auto"/>
            <w:left w:val="none" w:sz="0" w:space="0" w:color="auto"/>
            <w:bottom w:val="none" w:sz="0" w:space="0" w:color="auto"/>
            <w:right w:val="none" w:sz="0" w:space="0" w:color="auto"/>
          </w:divBdr>
        </w:div>
        <w:div w:id="755784791">
          <w:marLeft w:val="640"/>
          <w:marRight w:val="0"/>
          <w:marTop w:val="0"/>
          <w:marBottom w:val="0"/>
          <w:divBdr>
            <w:top w:val="none" w:sz="0" w:space="0" w:color="auto"/>
            <w:left w:val="none" w:sz="0" w:space="0" w:color="auto"/>
            <w:bottom w:val="none" w:sz="0" w:space="0" w:color="auto"/>
            <w:right w:val="none" w:sz="0" w:space="0" w:color="auto"/>
          </w:divBdr>
        </w:div>
        <w:div w:id="257058916">
          <w:marLeft w:val="640"/>
          <w:marRight w:val="0"/>
          <w:marTop w:val="0"/>
          <w:marBottom w:val="0"/>
          <w:divBdr>
            <w:top w:val="none" w:sz="0" w:space="0" w:color="auto"/>
            <w:left w:val="none" w:sz="0" w:space="0" w:color="auto"/>
            <w:bottom w:val="none" w:sz="0" w:space="0" w:color="auto"/>
            <w:right w:val="none" w:sz="0" w:space="0" w:color="auto"/>
          </w:divBdr>
        </w:div>
        <w:div w:id="1541357412">
          <w:marLeft w:val="640"/>
          <w:marRight w:val="0"/>
          <w:marTop w:val="0"/>
          <w:marBottom w:val="0"/>
          <w:divBdr>
            <w:top w:val="none" w:sz="0" w:space="0" w:color="auto"/>
            <w:left w:val="none" w:sz="0" w:space="0" w:color="auto"/>
            <w:bottom w:val="none" w:sz="0" w:space="0" w:color="auto"/>
            <w:right w:val="none" w:sz="0" w:space="0" w:color="auto"/>
          </w:divBdr>
        </w:div>
        <w:div w:id="3675654">
          <w:marLeft w:val="640"/>
          <w:marRight w:val="0"/>
          <w:marTop w:val="0"/>
          <w:marBottom w:val="0"/>
          <w:divBdr>
            <w:top w:val="none" w:sz="0" w:space="0" w:color="auto"/>
            <w:left w:val="none" w:sz="0" w:space="0" w:color="auto"/>
            <w:bottom w:val="none" w:sz="0" w:space="0" w:color="auto"/>
            <w:right w:val="none" w:sz="0" w:space="0" w:color="auto"/>
          </w:divBdr>
        </w:div>
        <w:div w:id="1800999236">
          <w:marLeft w:val="640"/>
          <w:marRight w:val="0"/>
          <w:marTop w:val="0"/>
          <w:marBottom w:val="0"/>
          <w:divBdr>
            <w:top w:val="none" w:sz="0" w:space="0" w:color="auto"/>
            <w:left w:val="none" w:sz="0" w:space="0" w:color="auto"/>
            <w:bottom w:val="none" w:sz="0" w:space="0" w:color="auto"/>
            <w:right w:val="none" w:sz="0" w:space="0" w:color="auto"/>
          </w:divBdr>
        </w:div>
        <w:div w:id="2068337275">
          <w:marLeft w:val="640"/>
          <w:marRight w:val="0"/>
          <w:marTop w:val="0"/>
          <w:marBottom w:val="0"/>
          <w:divBdr>
            <w:top w:val="none" w:sz="0" w:space="0" w:color="auto"/>
            <w:left w:val="none" w:sz="0" w:space="0" w:color="auto"/>
            <w:bottom w:val="none" w:sz="0" w:space="0" w:color="auto"/>
            <w:right w:val="none" w:sz="0" w:space="0" w:color="auto"/>
          </w:divBdr>
        </w:div>
        <w:div w:id="1785877750">
          <w:marLeft w:val="640"/>
          <w:marRight w:val="0"/>
          <w:marTop w:val="0"/>
          <w:marBottom w:val="0"/>
          <w:divBdr>
            <w:top w:val="none" w:sz="0" w:space="0" w:color="auto"/>
            <w:left w:val="none" w:sz="0" w:space="0" w:color="auto"/>
            <w:bottom w:val="none" w:sz="0" w:space="0" w:color="auto"/>
            <w:right w:val="none" w:sz="0" w:space="0" w:color="auto"/>
          </w:divBdr>
        </w:div>
        <w:div w:id="19747717">
          <w:marLeft w:val="640"/>
          <w:marRight w:val="0"/>
          <w:marTop w:val="0"/>
          <w:marBottom w:val="0"/>
          <w:divBdr>
            <w:top w:val="none" w:sz="0" w:space="0" w:color="auto"/>
            <w:left w:val="none" w:sz="0" w:space="0" w:color="auto"/>
            <w:bottom w:val="none" w:sz="0" w:space="0" w:color="auto"/>
            <w:right w:val="none" w:sz="0" w:space="0" w:color="auto"/>
          </w:divBdr>
        </w:div>
        <w:div w:id="676543400">
          <w:marLeft w:val="640"/>
          <w:marRight w:val="0"/>
          <w:marTop w:val="0"/>
          <w:marBottom w:val="0"/>
          <w:divBdr>
            <w:top w:val="none" w:sz="0" w:space="0" w:color="auto"/>
            <w:left w:val="none" w:sz="0" w:space="0" w:color="auto"/>
            <w:bottom w:val="none" w:sz="0" w:space="0" w:color="auto"/>
            <w:right w:val="none" w:sz="0" w:space="0" w:color="auto"/>
          </w:divBdr>
        </w:div>
        <w:div w:id="1028334801">
          <w:marLeft w:val="640"/>
          <w:marRight w:val="0"/>
          <w:marTop w:val="0"/>
          <w:marBottom w:val="0"/>
          <w:divBdr>
            <w:top w:val="none" w:sz="0" w:space="0" w:color="auto"/>
            <w:left w:val="none" w:sz="0" w:space="0" w:color="auto"/>
            <w:bottom w:val="none" w:sz="0" w:space="0" w:color="auto"/>
            <w:right w:val="none" w:sz="0" w:space="0" w:color="auto"/>
          </w:divBdr>
        </w:div>
        <w:div w:id="1718043139">
          <w:marLeft w:val="640"/>
          <w:marRight w:val="0"/>
          <w:marTop w:val="0"/>
          <w:marBottom w:val="0"/>
          <w:divBdr>
            <w:top w:val="none" w:sz="0" w:space="0" w:color="auto"/>
            <w:left w:val="none" w:sz="0" w:space="0" w:color="auto"/>
            <w:bottom w:val="none" w:sz="0" w:space="0" w:color="auto"/>
            <w:right w:val="none" w:sz="0" w:space="0" w:color="auto"/>
          </w:divBdr>
        </w:div>
        <w:div w:id="178324854">
          <w:marLeft w:val="640"/>
          <w:marRight w:val="0"/>
          <w:marTop w:val="0"/>
          <w:marBottom w:val="0"/>
          <w:divBdr>
            <w:top w:val="none" w:sz="0" w:space="0" w:color="auto"/>
            <w:left w:val="none" w:sz="0" w:space="0" w:color="auto"/>
            <w:bottom w:val="none" w:sz="0" w:space="0" w:color="auto"/>
            <w:right w:val="none" w:sz="0" w:space="0" w:color="auto"/>
          </w:divBdr>
        </w:div>
        <w:div w:id="118761604">
          <w:marLeft w:val="640"/>
          <w:marRight w:val="0"/>
          <w:marTop w:val="0"/>
          <w:marBottom w:val="0"/>
          <w:divBdr>
            <w:top w:val="none" w:sz="0" w:space="0" w:color="auto"/>
            <w:left w:val="none" w:sz="0" w:space="0" w:color="auto"/>
            <w:bottom w:val="none" w:sz="0" w:space="0" w:color="auto"/>
            <w:right w:val="none" w:sz="0" w:space="0" w:color="auto"/>
          </w:divBdr>
        </w:div>
        <w:div w:id="1585458268">
          <w:marLeft w:val="640"/>
          <w:marRight w:val="0"/>
          <w:marTop w:val="0"/>
          <w:marBottom w:val="0"/>
          <w:divBdr>
            <w:top w:val="none" w:sz="0" w:space="0" w:color="auto"/>
            <w:left w:val="none" w:sz="0" w:space="0" w:color="auto"/>
            <w:bottom w:val="none" w:sz="0" w:space="0" w:color="auto"/>
            <w:right w:val="none" w:sz="0" w:space="0" w:color="auto"/>
          </w:divBdr>
        </w:div>
        <w:div w:id="1240823296">
          <w:marLeft w:val="640"/>
          <w:marRight w:val="0"/>
          <w:marTop w:val="0"/>
          <w:marBottom w:val="0"/>
          <w:divBdr>
            <w:top w:val="none" w:sz="0" w:space="0" w:color="auto"/>
            <w:left w:val="none" w:sz="0" w:space="0" w:color="auto"/>
            <w:bottom w:val="none" w:sz="0" w:space="0" w:color="auto"/>
            <w:right w:val="none" w:sz="0" w:space="0" w:color="auto"/>
          </w:divBdr>
        </w:div>
        <w:div w:id="33117940">
          <w:marLeft w:val="640"/>
          <w:marRight w:val="0"/>
          <w:marTop w:val="0"/>
          <w:marBottom w:val="0"/>
          <w:divBdr>
            <w:top w:val="none" w:sz="0" w:space="0" w:color="auto"/>
            <w:left w:val="none" w:sz="0" w:space="0" w:color="auto"/>
            <w:bottom w:val="none" w:sz="0" w:space="0" w:color="auto"/>
            <w:right w:val="none" w:sz="0" w:space="0" w:color="auto"/>
          </w:divBdr>
        </w:div>
        <w:div w:id="1718622514">
          <w:marLeft w:val="640"/>
          <w:marRight w:val="0"/>
          <w:marTop w:val="0"/>
          <w:marBottom w:val="0"/>
          <w:divBdr>
            <w:top w:val="none" w:sz="0" w:space="0" w:color="auto"/>
            <w:left w:val="none" w:sz="0" w:space="0" w:color="auto"/>
            <w:bottom w:val="none" w:sz="0" w:space="0" w:color="auto"/>
            <w:right w:val="none" w:sz="0" w:space="0" w:color="auto"/>
          </w:divBdr>
        </w:div>
        <w:div w:id="329142834">
          <w:marLeft w:val="640"/>
          <w:marRight w:val="0"/>
          <w:marTop w:val="0"/>
          <w:marBottom w:val="0"/>
          <w:divBdr>
            <w:top w:val="none" w:sz="0" w:space="0" w:color="auto"/>
            <w:left w:val="none" w:sz="0" w:space="0" w:color="auto"/>
            <w:bottom w:val="none" w:sz="0" w:space="0" w:color="auto"/>
            <w:right w:val="none" w:sz="0" w:space="0" w:color="auto"/>
          </w:divBdr>
        </w:div>
        <w:div w:id="1569073479">
          <w:marLeft w:val="640"/>
          <w:marRight w:val="0"/>
          <w:marTop w:val="0"/>
          <w:marBottom w:val="0"/>
          <w:divBdr>
            <w:top w:val="none" w:sz="0" w:space="0" w:color="auto"/>
            <w:left w:val="none" w:sz="0" w:space="0" w:color="auto"/>
            <w:bottom w:val="none" w:sz="0" w:space="0" w:color="auto"/>
            <w:right w:val="none" w:sz="0" w:space="0" w:color="auto"/>
          </w:divBdr>
        </w:div>
        <w:div w:id="249896811">
          <w:marLeft w:val="640"/>
          <w:marRight w:val="0"/>
          <w:marTop w:val="0"/>
          <w:marBottom w:val="0"/>
          <w:divBdr>
            <w:top w:val="none" w:sz="0" w:space="0" w:color="auto"/>
            <w:left w:val="none" w:sz="0" w:space="0" w:color="auto"/>
            <w:bottom w:val="none" w:sz="0" w:space="0" w:color="auto"/>
            <w:right w:val="none" w:sz="0" w:space="0" w:color="auto"/>
          </w:divBdr>
        </w:div>
        <w:div w:id="1606422030">
          <w:marLeft w:val="640"/>
          <w:marRight w:val="0"/>
          <w:marTop w:val="0"/>
          <w:marBottom w:val="0"/>
          <w:divBdr>
            <w:top w:val="none" w:sz="0" w:space="0" w:color="auto"/>
            <w:left w:val="none" w:sz="0" w:space="0" w:color="auto"/>
            <w:bottom w:val="none" w:sz="0" w:space="0" w:color="auto"/>
            <w:right w:val="none" w:sz="0" w:space="0" w:color="auto"/>
          </w:divBdr>
        </w:div>
        <w:div w:id="850725189">
          <w:marLeft w:val="640"/>
          <w:marRight w:val="0"/>
          <w:marTop w:val="0"/>
          <w:marBottom w:val="0"/>
          <w:divBdr>
            <w:top w:val="none" w:sz="0" w:space="0" w:color="auto"/>
            <w:left w:val="none" w:sz="0" w:space="0" w:color="auto"/>
            <w:bottom w:val="none" w:sz="0" w:space="0" w:color="auto"/>
            <w:right w:val="none" w:sz="0" w:space="0" w:color="auto"/>
          </w:divBdr>
        </w:div>
      </w:divsChild>
    </w:div>
    <w:div w:id="923563258">
      <w:bodyDiv w:val="1"/>
      <w:marLeft w:val="0"/>
      <w:marRight w:val="0"/>
      <w:marTop w:val="0"/>
      <w:marBottom w:val="0"/>
      <w:divBdr>
        <w:top w:val="none" w:sz="0" w:space="0" w:color="auto"/>
        <w:left w:val="none" w:sz="0" w:space="0" w:color="auto"/>
        <w:bottom w:val="none" w:sz="0" w:space="0" w:color="auto"/>
        <w:right w:val="none" w:sz="0" w:space="0" w:color="auto"/>
      </w:divBdr>
    </w:div>
    <w:div w:id="924148587">
      <w:bodyDiv w:val="1"/>
      <w:marLeft w:val="0"/>
      <w:marRight w:val="0"/>
      <w:marTop w:val="0"/>
      <w:marBottom w:val="0"/>
      <w:divBdr>
        <w:top w:val="none" w:sz="0" w:space="0" w:color="auto"/>
        <w:left w:val="none" w:sz="0" w:space="0" w:color="auto"/>
        <w:bottom w:val="none" w:sz="0" w:space="0" w:color="auto"/>
        <w:right w:val="none" w:sz="0" w:space="0" w:color="auto"/>
      </w:divBdr>
    </w:div>
    <w:div w:id="931666095">
      <w:bodyDiv w:val="1"/>
      <w:marLeft w:val="0"/>
      <w:marRight w:val="0"/>
      <w:marTop w:val="0"/>
      <w:marBottom w:val="0"/>
      <w:divBdr>
        <w:top w:val="none" w:sz="0" w:space="0" w:color="auto"/>
        <w:left w:val="none" w:sz="0" w:space="0" w:color="auto"/>
        <w:bottom w:val="none" w:sz="0" w:space="0" w:color="auto"/>
        <w:right w:val="none" w:sz="0" w:space="0" w:color="auto"/>
      </w:divBdr>
    </w:div>
    <w:div w:id="932737457">
      <w:bodyDiv w:val="1"/>
      <w:marLeft w:val="0"/>
      <w:marRight w:val="0"/>
      <w:marTop w:val="0"/>
      <w:marBottom w:val="0"/>
      <w:divBdr>
        <w:top w:val="none" w:sz="0" w:space="0" w:color="auto"/>
        <w:left w:val="none" w:sz="0" w:space="0" w:color="auto"/>
        <w:bottom w:val="none" w:sz="0" w:space="0" w:color="auto"/>
        <w:right w:val="none" w:sz="0" w:space="0" w:color="auto"/>
      </w:divBdr>
    </w:div>
    <w:div w:id="933249059">
      <w:bodyDiv w:val="1"/>
      <w:marLeft w:val="0"/>
      <w:marRight w:val="0"/>
      <w:marTop w:val="0"/>
      <w:marBottom w:val="0"/>
      <w:divBdr>
        <w:top w:val="none" w:sz="0" w:space="0" w:color="auto"/>
        <w:left w:val="none" w:sz="0" w:space="0" w:color="auto"/>
        <w:bottom w:val="none" w:sz="0" w:space="0" w:color="auto"/>
        <w:right w:val="none" w:sz="0" w:space="0" w:color="auto"/>
      </w:divBdr>
    </w:div>
    <w:div w:id="934289494">
      <w:bodyDiv w:val="1"/>
      <w:marLeft w:val="0"/>
      <w:marRight w:val="0"/>
      <w:marTop w:val="0"/>
      <w:marBottom w:val="0"/>
      <w:divBdr>
        <w:top w:val="none" w:sz="0" w:space="0" w:color="auto"/>
        <w:left w:val="none" w:sz="0" w:space="0" w:color="auto"/>
        <w:bottom w:val="none" w:sz="0" w:space="0" w:color="auto"/>
        <w:right w:val="none" w:sz="0" w:space="0" w:color="auto"/>
      </w:divBdr>
    </w:div>
    <w:div w:id="939678830">
      <w:bodyDiv w:val="1"/>
      <w:marLeft w:val="0"/>
      <w:marRight w:val="0"/>
      <w:marTop w:val="0"/>
      <w:marBottom w:val="0"/>
      <w:divBdr>
        <w:top w:val="none" w:sz="0" w:space="0" w:color="auto"/>
        <w:left w:val="none" w:sz="0" w:space="0" w:color="auto"/>
        <w:bottom w:val="none" w:sz="0" w:space="0" w:color="auto"/>
        <w:right w:val="none" w:sz="0" w:space="0" w:color="auto"/>
      </w:divBdr>
    </w:div>
    <w:div w:id="941183663">
      <w:bodyDiv w:val="1"/>
      <w:marLeft w:val="0"/>
      <w:marRight w:val="0"/>
      <w:marTop w:val="0"/>
      <w:marBottom w:val="0"/>
      <w:divBdr>
        <w:top w:val="none" w:sz="0" w:space="0" w:color="auto"/>
        <w:left w:val="none" w:sz="0" w:space="0" w:color="auto"/>
        <w:bottom w:val="none" w:sz="0" w:space="0" w:color="auto"/>
        <w:right w:val="none" w:sz="0" w:space="0" w:color="auto"/>
      </w:divBdr>
    </w:div>
    <w:div w:id="944118874">
      <w:bodyDiv w:val="1"/>
      <w:marLeft w:val="0"/>
      <w:marRight w:val="0"/>
      <w:marTop w:val="0"/>
      <w:marBottom w:val="0"/>
      <w:divBdr>
        <w:top w:val="none" w:sz="0" w:space="0" w:color="auto"/>
        <w:left w:val="none" w:sz="0" w:space="0" w:color="auto"/>
        <w:bottom w:val="none" w:sz="0" w:space="0" w:color="auto"/>
        <w:right w:val="none" w:sz="0" w:space="0" w:color="auto"/>
      </w:divBdr>
    </w:div>
    <w:div w:id="952245705">
      <w:bodyDiv w:val="1"/>
      <w:marLeft w:val="0"/>
      <w:marRight w:val="0"/>
      <w:marTop w:val="0"/>
      <w:marBottom w:val="0"/>
      <w:divBdr>
        <w:top w:val="none" w:sz="0" w:space="0" w:color="auto"/>
        <w:left w:val="none" w:sz="0" w:space="0" w:color="auto"/>
        <w:bottom w:val="none" w:sz="0" w:space="0" w:color="auto"/>
        <w:right w:val="none" w:sz="0" w:space="0" w:color="auto"/>
      </w:divBdr>
    </w:div>
    <w:div w:id="957949268">
      <w:bodyDiv w:val="1"/>
      <w:marLeft w:val="0"/>
      <w:marRight w:val="0"/>
      <w:marTop w:val="0"/>
      <w:marBottom w:val="0"/>
      <w:divBdr>
        <w:top w:val="none" w:sz="0" w:space="0" w:color="auto"/>
        <w:left w:val="none" w:sz="0" w:space="0" w:color="auto"/>
        <w:bottom w:val="none" w:sz="0" w:space="0" w:color="auto"/>
        <w:right w:val="none" w:sz="0" w:space="0" w:color="auto"/>
      </w:divBdr>
    </w:div>
    <w:div w:id="959653938">
      <w:bodyDiv w:val="1"/>
      <w:marLeft w:val="0"/>
      <w:marRight w:val="0"/>
      <w:marTop w:val="0"/>
      <w:marBottom w:val="0"/>
      <w:divBdr>
        <w:top w:val="none" w:sz="0" w:space="0" w:color="auto"/>
        <w:left w:val="none" w:sz="0" w:space="0" w:color="auto"/>
        <w:bottom w:val="none" w:sz="0" w:space="0" w:color="auto"/>
        <w:right w:val="none" w:sz="0" w:space="0" w:color="auto"/>
      </w:divBdr>
    </w:div>
    <w:div w:id="959803036">
      <w:bodyDiv w:val="1"/>
      <w:marLeft w:val="0"/>
      <w:marRight w:val="0"/>
      <w:marTop w:val="0"/>
      <w:marBottom w:val="0"/>
      <w:divBdr>
        <w:top w:val="none" w:sz="0" w:space="0" w:color="auto"/>
        <w:left w:val="none" w:sz="0" w:space="0" w:color="auto"/>
        <w:bottom w:val="none" w:sz="0" w:space="0" w:color="auto"/>
        <w:right w:val="none" w:sz="0" w:space="0" w:color="auto"/>
      </w:divBdr>
    </w:div>
    <w:div w:id="960307843">
      <w:bodyDiv w:val="1"/>
      <w:marLeft w:val="0"/>
      <w:marRight w:val="0"/>
      <w:marTop w:val="0"/>
      <w:marBottom w:val="0"/>
      <w:divBdr>
        <w:top w:val="none" w:sz="0" w:space="0" w:color="auto"/>
        <w:left w:val="none" w:sz="0" w:space="0" w:color="auto"/>
        <w:bottom w:val="none" w:sz="0" w:space="0" w:color="auto"/>
        <w:right w:val="none" w:sz="0" w:space="0" w:color="auto"/>
      </w:divBdr>
    </w:div>
    <w:div w:id="961033340">
      <w:bodyDiv w:val="1"/>
      <w:marLeft w:val="0"/>
      <w:marRight w:val="0"/>
      <w:marTop w:val="0"/>
      <w:marBottom w:val="0"/>
      <w:divBdr>
        <w:top w:val="none" w:sz="0" w:space="0" w:color="auto"/>
        <w:left w:val="none" w:sz="0" w:space="0" w:color="auto"/>
        <w:bottom w:val="none" w:sz="0" w:space="0" w:color="auto"/>
        <w:right w:val="none" w:sz="0" w:space="0" w:color="auto"/>
      </w:divBdr>
    </w:div>
    <w:div w:id="964385178">
      <w:bodyDiv w:val="1"/>
      <w:marLeft w:val="0"/>
      <w:marRight w:val="0"/>
      <w:marTop w:val="0"/>
      <w:marBottom w:val="0"/>
      <w:divBdr>
        <w:top w:val="none" w:sz="0" w:space="0" w:color="auto"/>
        <w:left w:val="none" w:sz="0" w:space="0" w:color="auto"/>
        <w:bottom w:val="none" w:sz="0" w:space="0" w:color="auto"/>
        <w:right w:val="none" w:sz="0" w:space="0" w:color="auto"/>
      </w:divBdr>
    </w:div>
    <w:div w:id="966164230">
      <w:bodyDiv w:val="1"/>
      <w:marLeft w:val="0"/>
      <w:marRight w:val="0"/>
      <w:marTop w:val="0"/>
      <w:marBottom w:val="0"/>
      <w:divBdr>
        <w:top w:val="none" w:sz="0" w:space="0" w:color="auto"/>
        <w:left w:val="none" w:sz="0" w:space="0" w:color="auto"/>
        <w:bottom w:val="none" w:sz="0" w:space="0" w:color="auto"/>
        <w:right w:val="none" w:sz="0" w:space="0" w:color="auto"/>
      </w:divBdr>
    </w:div>
    <w:div w:id="969820964">
      <w:bodyDiv w:val="1"/>
      <w:marLeft w:val="0"/>
      <w:marRight w:val="0"/>
      <w:marTop w:val="0"/>
      <w:marBottom w:val="0"/>
      <w:divBdr>
        <w:top w:val="none" w:sz="0" w:space="0" w:color="auto"/>
        <w:left w:val="none" w:sz="0" w:space="0" w:color="auto"/>
        <w:bottom w:val="none" w:sz="0" w:space="0" w:color="auto"/>
        <w:right w:val="none" w:sz="0" w:space="0" w:color="auto"/>
      </w:divBdr>
    </w:div>
    <w:div w:id="973293866">
      <w:bodyDiv w:val="1"/>
      <w:marLeft w:val="0"/>
      <w:marRight w:val="0"/>
      <w:marTop w:val="0"/>
      <w:marBottom w:val="0"/>
      <w:divBdr>
        <w:top w:val="none" w:sz="0" w:space="0" w:color="auto"/>
        <w:left w:val="none" w:sz="0" w:space="0" w:color="auto"/>
        <w:bottom w:val="none" w:sz="0" w:space="0" w:color="auto"/>
        <w:right w:val="none" w:sz="0" w:space="0" w:color="auto"/>
      </w:divBdr>
    </w:div>
    <w:div w:id="974872612">
      <w:bodyDiv w:val="1"/>
      <w:marLeft w:val="0"/>
      <w:marRight w:val="0"/>
      <w:marTop w:val="0"/>
      <w:marBottom w:val="0"/>
      <w:divBdr>
        <w:top w:val="none" w:sz="0" w:space="0" w:color="auto"/>
        <w:left w:val="none" w:sz="0" w:space="0" w:color="auto"/>
        <w:bottom w:val="none" w:sz="0" w:space="0" w:color="auto"/>
        <w:right w:val="none" w:sz="0" w:space="0" w:color="auto"/>
      </w:divBdr>
    </w:div>
    <w:div w:id="980424230">
      <w:bodyDiv w:val="1"/>
      <w:marLeft w:val="0"/>
      <w:marRight w:val="0"/>
      <w:marTop w:val="0"/>
      <w:marBottom w:val="0"/>
      <w:divBdr>
        <w:top w:val="none" w:sz="0" w:space="0" w:color="auto"/>
        <w:left w:val="none" w:sz="0" w:space="0" w:color="auto"/>
        <w:bottom w:val="none" w:sz="0" w:space="0" w:color="auto"/>
        <w:right w:val="none" w:sz="0" w:space="0" w:color="auto"/>
      </w:divBdr>
      <w:divsChild>
        <w:div w:id="2067338359">
          <w:marLeft w:val="480"/>
          <w:marRight w:val="0"/>
          <w:marTop w:val="0"/>
          <w:marBottom w:val="0"/>
          <w:divBdr>
            <w:top w:val="none" w:sz="0" w:space="0" w:color="auto"/>
            <w:left w:val="none" w:sz="0" w:space="0" w:color="auto"/>
            <w:bottom w:val="none" w:sz="0" w:space="0" w:color="auto"/>
            <w:right w:val="none" w:sz="0" w:space="0" w:color="auto"/>
          </w:divBdr>
        </w:div>
        <w:div w:id="687171598">
          <w:marLeft w:val="480"/>
          <w:marRight w:val="0"/>
          <w:marTop w:val="0"/>
          <w:marBottom w:val="0"/>
          <w:divBdr>
            <w:top w:val="none" w:sz="0" w:space="0" w:color="auto"/>
            <w:left w:val="none" w:sz="0" w:space="0" w:color="auto"/>
            <w:bottom w:val="none" w:sz="0" w:space="0" w:color="auto"/>
            <w:right w:val="none" w:sz="0" w:space="0" w:color="auto"/>
          </w:divBdr>
        </w:div>
        <w:div w:id="349189920">
          <w:marLeft w:val="480"/>
          <w:marRight w:val="0"/>
          <w:marTop w:val="0"/>
          <w:marBottom w:val="0"/>
          <w:divBdr>
            <w:top w:val="none" w:sz="0" w:space="0" w:color="auto"/>
            <w:left w:val="none" w:sz="0" w:space="0" w:color="auto"/>
            <w:bottom w:val="none" w:sz="0" w:space="0" w:color="auto"/>
            <w:right w:val="none" w:sz="0" w:space="0" w:color="auto"/>
          </w:divBdr>
        </w:div>
        <w:div w:id="1798209311">
          <w:marLeft w:val="480"/>
          <w:marRight w:val="0"/>
          <w:marTop w:val="0"/>
          <w:marBottom w:val="0"/>
          <w:divBdr>
            <w:top w:val="none" w:sz="0" w:space="0" w:color="auto"/>
            <w:left w:val="none" w:sz="0" w:space="0" w:color="auto"/>
            <w:bottom w:val="none" w:sz="0" w:space="0" w:color="auto"/>
            <w:right w:val="none" w:sz="0" w:space="0" w:color="auto"/>
          </w:divBdr>
        </w:div>
        <w:div w:id="1865897115">
          <w:marLeft w:val="480"/>
          <w:marRight w:val="0"/>
          <w:marTop w:val="0"/>
          <w:marBottom w:val="0"/>
          <w:divBdr>
            <w:top w:val="none" w:sz="0" w:space="0" w:color="auto"/>
            <w:left w:val="none" w:sz="0" w:space="0" w:color="auto"/>
            <w:bottom w:val="none" w:sz="0" w:space="0" w:color="auto"/>
            <w:right w:val="none" w:sz="0" w:space="0" w:color="auto"/>
          </w:divBdr>
        </w:div>
        <w:div w:id="1293244040">
          <w:marLeft w:val="480"/>
          <w:marRight w:val="0"/>
          <w:marTop w:val="0"/>
          <w:marBottom w:val="0"/>
          <w:divBdr>
            <w:top w:val="none" w:sz="0" w:space="0" w:color="auto"/>
            <w:left w:val="none" w:sz="0" w:space="0" w:color="auto"/>
            <w:bottom w:val="none" w:sz="0" w:space="0" w:color="auto"/>
            <w:right w:val="none" w:sz="0" w:space="0" w:color="auto"/>
          </w:divBdr>
        </w:div>
        <w:div w:id="1056703627">
          <w:marLeft w:val="480"/>
          <w:marRight w:val="0"/>
          <w:marTop w:val="0"/>
          <w:marBottom w:val="0"/>
          <w:divBdr>
            <w:top w:val="none" w:sz="0" w:space="0" w:color="auto"/>
            <w:left w:val="none" w:sz="0" w:space="0" w:color="auto"/>
            <w:bottom w:val="none" w:sz="0" w:space="0" w:color="auto"/>
            <w:right w:val="none" w:sz="0" w:space="0" w:color="auto"/>
          </w:divBdr>
        </w:div>
        <w:div w:id="1346437688">
          <w:marLeft w:val="480"/>
          <w:marRight w:val="0"/>
          <w:marTop w:val="0"/>
          <w:marBottom w:val="0"/>
          <w:divBdr>
            <w:top w:val="none" w:sz="0" w:space="0" w:color="auto"/>
            <w:left w:val="none" w:sz="0" w:space="0" w:color="auto"/>
            <w:bottom w:val="none" w:sz="0" w:space="0" w:color="auto"/>
            <w:right w:val="none" w:sz="0" w:space="0" w:color="auto"/>
          </w:divBdr>
        </w:div>
        <w:div w:id="740253139">
          <w:marLeft w:val="480"/>
          <w:marRight w:val="0"/>
          <w:marTop w:val="0"/>
          <w:marBottom w:val="0"/>
          <w:divBdr>
            <w:top w:val="none" w:sz="0" w:space="0" w:color="auto"/>
            <w:left w:val="none" w:sz="0" w:space="0" w:color="auto"/>
            <w:bottom w:val="none" w:sz="0" w:space="0" w:color="auto"/>
            <w:right w:val="none" w:sz="0" w:space="0" w:color="auto"/>
          </w:divBdr>
        </w:div>
        <w:div w:id="230163550">
          <w:marLeft w:val="480"/>
          <w:marRight w:val="0"/>
          <w:marTop w:val="0"/>
          <w:marBottom w:val="0"/>
          <w:divBdr>
            <w:top w:val="none" w:sz="0" w:space="0" w:color="auto"/>
            <w:left w:val="none" w:sz="0" w:space="0" w:color="auto"/>
            <w:bottom w:val="none" w:sz="0" w:space="0" w:color="auto"/>
            <w:right w:val="none" w:sz="0" w:space="0" w:color="auto"/>
          </w:divBdr>
        </w:div>
        <w:div w:id="369957758">
          <w:marLeft w:val="480"/>
          <w:marRight w:val="0"/>
          <w:marTop w:val="0"/>
          <w:marBottom w:val="0"/>
          <w:divBdr>
            <w:top w:val="none" w:sz="0" w:space="0" w:color="auto"/>
            <w:left w:val="none" w:sz="0" w:space="0" w:color="auto"/>
            <w:bottom w:val="none" w:sz="0" w:space="0" w:color="auto"/>
            <w:right w:val="none" w:sz="0" w:space="0" w:color="auto"/>
          </w:divBdr>
        </w:div>
        <w:div w:id="1072895992">
          <w:marLeft w:val="480"/>
          <w:marRight w:val="0"/>
          <w:marTop w:val="0"/>
          <w:marBottom w:val="0"/>
          <w:divBdr>
            <w:top w:val="none" w:sz="0" w:space="0" w:color="auto"/>
            <w:left w:val="none" w:sz="0" w:space="0" w:color="auto"/>
            <w:bottom w:val="none" w:sz="0" w:space="0" w:color="auto"/>
            <w:right w:val="none" w:sz="0" w:space="0" w:color="auto"/>
          </w:divBdr>
        </w:div>
        <w:div w:id="294912137">
          <w:marLeft w:val="480"/>
          <w:marRight w:val="0"/>
          <w:marTop w:val="0"/>
          <w:marBottom w:val="0"/>
          <w:divBdr>
            <w:top w:val="none" w:sz="0" w:space="0" w:color="auto"/>
            <w:left w:val="none" w:sz="0" w:space="0" w:color="auto"/>
            <w:bottom w:val="none" w:sz="0" w:space="0" w:color="auto"/>
            <w:right w:val="none" w:sz="0" w:space="0" w:color="auto"/>
          </w:divBdr>
        </w:div>
        <w:div w:id="96489495">
          <w:marLeft w:val="480"/>
          <w:marRight w:val="0"/>
          <w:marTop w:val="0"/>
          <w:marBottom w:val="0"/>
          <w:divBdr>
            <w:top w:val="none" w:sz="0" w:space="0" w:color="auto"/>
            <w:left w:val="none" w:sz="0" w:space="0" w:color="auto"/>
            <w:bottom w:val="none" w:sz="0" w:space="0" w:color="auto"/>
            <w:right w:val="none" w:sz="0" w:space="0" w:color="auto"/>
          </w:divBdr>
        </w:div>
        <w:div w:id="321082375">
          <w:marLeft w:val="480"/>
          <w:marRight w:val="0"/>
          <w:marTop w:val="0"/>
          <w:marBottom w:val="0"/>
          <w:divBdr>
            <w:top w:val="none" w:sz="0" w:space="0" w:color="auto"/>
            <w:left w:val="none" w:sz="0" w:space="0" w:color="auto"/>
            <w:bottom w:val="none" w:sz="0" w:space="0" w:color="auto"/>
            <w:right w:val="none" w:sz="0" w:space="0" w:color="auto"/>
          </w:divBdr>
        </w:div>
        <w:div w:id="664358128">
          <w:marLeft w:val="480"/>
          <w:marRight w:val="0"/>
          <w:marTop w:val="0"/>
          <w:marBottom w:val="0"/>
          <w:divBdr>
            <w:top w:val="none" w:sz="0" w:space="0" w:color="auto"/>
            <w:left w:val="none" w:sz="0" w:space="0" w:color="auto"/>
            <w:bottom w:val="none" w:sz="0" w:space="0" w:color="auto"/>
            <w:right w:val="none" w:sz="0" w:space="0" w:color="auto"/>
          </w:divBdr>
        </w:div>
        <w:div w:id="1124887458">
          <w:marLeft w:val="480"/>
          <w:marRight w:val="0"/>
          <w:marTop w:val="0"/>
          <w:marBottom w:val="0"/>
          <w:divBdr>
            <w:top w:val="none" w:sz="0" w:space="0" w:color="auto"/>
            <w:left w:val="none" w:sz="0" w:space="0" w:color="auto"/>
            <w:bottom w:val="none" w:sz="0" w:space="0" w:color="auto"/>
            <w:right w:val="none" w:sz="0" w:space="0" w:color="auto"/>
          </w:divBdr>
        </w:div>
        <w:div w:id="1298728936">
          <w:marLeft w:val="480"/>
          <w:marRight w:val="0"/>
          <w:marTop w:val="0"/>
          <w:marBottom w:val="0"/>
          <w:divBdr>
            <w:top w:val="none" w:sz="0" w:space="0" w:color="auto"/>
            <w:left w:val="none" w:sz="0" w:space="0" w:color="auto"/>
            <w:bottom w:val="none" w:sz="0" w:space="0" w:color="auto"/>
            <w:right w:val="none" w:sz="0" w:space="0" w:color="auto"/>
          </w:divBdr>
        </w:div>
        <w:div w:id="1361979931">
          <w:marLeft w:val="480"/>
          <w:marRight w:val="0"/>
          <w:marTop w:val="0"/>
          <w:marBottom w:val="0"/>
          <w:divBdr>
            <w:top w:val="none" w:sz="0" w:space="0" w:color="auto"/>
            <w:left w:val="none" w:sz="0" w:space="0" w:color="auto"/>
            <w:bottom w:val="none" w:sz="0" w:space="0" w:color="auto"/>
            <w:right w:val="none" w:sz="0" w:space="0" w:color="auto"/>
          </w:divBdr>
        </w:div>
        <w:div w:id="1863351364">
          <w:marLeft w:val="480"/>
          <w:marRight w:val="0"/>
          <w:marTop w:val="0"/>
          <w:marBottom w:val="0"/>
          <w:divBdr>
            <w:top w:val="none" w:sz="0" w:space="0" w:color="auto"/>
            <w:left w:val="none" w:sz="0" w:space="0" w:color="auto"/>
            <w:bottom w:val="none" w:sz="0" w:space="0" w:color="auto"/>
            <w:right w:val="none" w:sz="0" w:space="0" w:color="auto"/>
          </w:divBdr>
        </w:div>
        <w:div w:id="1658537388">
          <w:marLeft w:val="480"/>
          <w:marRight w:val="0"/>
          <w:marTop w:val="0"/>
          <w:marBottom w:val="0"/>
          <w:divBdr>
            <w:top w:val="none" w:sz="0" w:space="0" w:color="auto"/>
            <w:left w:val="none" w:sz="0" w:space="0" w:color="auto"/>
            <w:bottom w:val="none" w:sz="0" w:space="0" w:color="auto"/>
            <w:right w:val="none" w:sz="0" w:space="0" w:color="auto"/>
          </w:divBdr>
        </w:div>
        <w:div w:id="94061703">
          <w:marLeft w:val="480"/>
          <w:marRight w:val="0"/>
          <w:marTop w:val="0"/>
          <w:marBottom w:val="0"/>
          <w:divBdr>
            <w:top w:val="none" w:sz="0" w:space="0" w:color="auto"/>
            <w:left w:val="none" w:sz="0" w:space="0" w:color="auto"/>
            <w:bottom w:val="none" w:sz="0" w:space="0" w:color="auto"/>
            <w:right w:val="none" w:sz="0" w:space="0" w:color="auto"/>
          </w:divBdr>
        </w:div>
        <w:div w:id="215286811">
          <w:marLeft w:val="480"/>
          <w:marRight w:val="0"/>
          <w:marTop w:val="0"/>
          <w:marBottom w:val="0"/>
          <w:divBdr>
            <w:top w:val="none" w:sz="0" w:space="0" w:color="auto"/>
            <w:left w:val="none" w:sz="0" w:space="0" w:color="auto"/>
            <w:bottom w:val="none" w:sz="0" w:space="0" w:color="auto"/>
            <w:right w:val="none" w:sz="0" w:space="0" w:color="auto"/>
          </w:divBdr>
        </w:div>
        <w:div w:id="1986738539">
          <w:marLeft w:val="480"/>
          <w:marRight w:val="0"/>
          <w:marTop w:val="0"/>
          <w:marBottom w:val="0"/>
          <w:divBdr>
            <w:top w:val="none" w:sz="0" w:space="0" w:color="auto"/>
            <w:left w:val="none" w:sz="0" w:space="0" w:color="auto"/>
            <w:bottom w:val="none" w:sz="0" w:space="0" w:color="auto"/>
            <w:right w:val="none" w:sz="0" w:space="0" w:color="auto"/>
          </w:divBdr>
        </w:div>
        <w:div w:id="1203130249">
          <w:marLeft w:val="480"/>
          <w:marRight w:val="0"/>
          <w:marTop w:val="0"/>
          <w:marBottom w:val="0"/>
          <w:divBdr>
            <w:top w:val="none" w:sz="0" w:space="0" w:color="auto"/>
            <w:left w:val="none" w:sz="0" w:space="0" w:color="auto"/>
            <w:bottom w:val="none" w:sz="0" w:space="0" w:color="auto"/>
            <w:right w:val="none" w:sz="0" w:space="0" w:color="auto"/>
          </w:divBdr>
        </w:div>
        <w:div w:id="1444304757">
          <w:marLeft w:val="480"/>
          <w:marRight w:val="0"/>
          <w:marTop w:val="0"/>
          <w:marBottom w:val="0"/>
          <w:divBdr>
            <w:top w:val="none" w:sz="0" w:space="0" w:color="auto"/>
            <w:left w:val="none" w:sz="0" w:space="0" w:color="auto"/>
            <w:bottom w:val="none" w:sz="0" w:space="0" w:color="auto"/>
            <w:right w:val="none" w:sz="0" w:space="0" w:color="auto"/>
          </w:divBdr>
        </w:div>
        <w:div w:id="1034690781">
          <w:marLeft w:val="480"/>
          <w:marRight w:val="0"/>
          <w:marTop w:val="0"/>
          <w:marBottom w:val="0"/>
          <w:divBdr>
            <w:top w:val="none" w:sz="0" w:space="0" w:color="auto"/>
            <w:left w:val="none" w:sz="0" w:space="0" w:color="auto"/>
            <w:bottom w:val="none" w:sz="0" w:space="0" w:color="auto"/>
            <w:right w:val="none" w:sz="0" w:space="0" w:color="auto"/>
          </w:divBdr>
        </w:div>
        <w:div w:id="1134061161">
          <w:marLeft w:val="480"/>
          <w:marRight w:val="0"/>
          <w:marTop w:val="0"/>
          <w:marBottom w:val="0"/>
          <w:divBdr>
            <w:top w:val="none" w:sz="0" w:space="0" w:color="auto"/>
            <w:left w:val="none" w:sz="0" w:space="0" w:color="auto"/>
            <w:bottom w:val="none" w:sz="0" w:space="0" w:color="auto"/>
            <w:right w:val="none" w:sz="0" w:space="0" w:color="auto"/>
          </w:divBdr>
        </w:div>
        <w:div w:id="1679652103">
          <w:marLeft w:val="480"/>
          <w:marRight w:val="0"/>
          <w:marTop w:val="0"/>
          <w:marBottom w:val="0"/>
          <w:divBdr>
            <w:top w:val="none" w:sz="0" w:space="0" w:color="auto"/>
            <w:left w:val="none" w:sz="0" w:space="0" w:color="auto"/>
            <w:bottom w:val="none" w:sz="0" w:space="0" w:color="auto"/>
            <w:right w:val="none" w:sz="0" w:space="0" w:color="auto"/>
          </w:divBdr>
        </w:div>
        <w:div w:id="628978323">
          <w:marLeft w:val="480"/>
          <w:marRight w:val="0"/>
          <w:marTop w:val="0"/>
          <w:marBottom w:val="0"/>
          <w:divBdr>
            <w:top w:val="none" w:sz="0" w:space="0" w:color="auto"/>
            <w:left w:val="none" w:sz="0" w:space="0" w:color="auto"/>
            <w:bottom w:val="none" w:sz="0" w:space="0" w:color="auto"/>
            <w:right w:val="none" w:sz="0" w:space="0" w:color="auto"/>
          </w:divBdr>
        </w:div>
        <w:div w:id="749275952">
          <w:marLeft w:val="480"/>
          <w:marRight w:val="0"/>
          <w:marTop w:val="0"/>
          <w:marBottom w:val="0"/>
          <w:divBdr>
            <w:top w:val="none" w:sz="0" w:space="0" w:color="auto"/>
            <w:left w:val="none" w:sz="0" w:space="0" w:color="auto"/>
            <w:bottom w:val="none" w:sz="0" w:space="0" w:color="auto"/>
            <w:right w:val="none" w:sz="0" w:space="0" w:color="auto"/>
          </w:divBdr>
        </w:div>
        <w:div w:id="902183356">
          <w:marLeft w:val="480"/>
          <w:marRight w:val="0"/>
          <w:marTop w:val="0"/>
          <w:marBottom w:val="0"/>
          <w:divBdr>
            <w:top w:val="none" w:sz="0" w:space="0" w:color="auto"/>
            <w:left w:val="none" w:sz="0" w:space="0" w:color="auto"/>
            <w:bottom w:val="none" w:sz="0" w:space="0" w:color="auto"/>
            <w:right w:val="none" w:sz="0" w:space="0" w:color="auto"/>
          </w:divBdr>
        </w:div>
        <w:div w:id="1962152100">
          <w:marLeft w:val="480"/>
          <w:marRight w:val="0"/>
          <w:marTop w:val="0"/>
          <w:marBottom w:val="0"/>
          <w:divBdr>
            <w:top w:val="none" w:sz="0" w:space="0" w:color="auto"/>
            <w:left w:val="none" w:sz="0" w:space="0" w:color="auto"/>
            <w:bottom w:val="none" w:sz="0" w:space="0" w:color="auto"/>
            <w:right w:val="none" w:sz="0" w:space="0" w:color="auto"/>
          </w:divBdr>
        </w:div>
        <w:div w:id="1722167890">
          <w:marLeft w:val="480"/>
          <w:marRight w:val="0"/>
          <w:marTop w:val="0"/>
          <w:marBottom w:val="0"/>
          <w:divBdr>
            <w:top w:val="none" w:sz="0" w:space="0" w:color="auto"/>
            <w:left w:val="none" w:sz="0" w:space="0" w:color="auto"/>
            <w:bottom w:val="none" w:sz="0" w:space="0" w:color="auto"/>
            <w:right w:val="none" w:sz="0" w:space="0" w:color="auto"/>
          </w:divBdr>
        </w:div>
        <w:div w:id="27026689">
          <w:marLeft w:val="480"/>
          <w:marRight w:val="0"/>
          <w:marTop w:val="0"/>
          <w:marBottom w:val="0"/>
          <w:divBdr>
            <w:top w:val="none" w:sz="0" w:space="0" w:color="auto"/>
            <w:left w:val="none" w:sz="0" w:space="0" w:color="auto"/>
            <w:bottom w:val="none" w:sz="0" w:space="0" w:color="auto"/>
            <w:right w:val="none" w:sz="0" w:space="0" w:color="auto"/>
          </w:divBdr>
        </w:div>
        <w:div w:id="258871268">
          <w:marLeft w:val="480"/>
          <w:marRight w:val="0"/>
          <w:marTop w:val="0"/>
          <w:marBottom w:val="0"/>
          <w:divBdr>
            <w:top w:val="none" w:sz="0" w:space="0" w:color="auto"/>
            <w:left w:val="none" w:sz="0" w:space="0" w:color="auto"/>
            <w:bottom w:val="none" w:sz="0" w:space="0" w:color="auto"/>
            <w:right w:val="none" w:sz="0" w:space="0" w:color="auto"/>
          </w:divBdr>
        </w:div>
        <w:div w:id="439448337">
          <w:marLeft w:val="480"/>
          <w:marRight w:val="0"/>
          <w:marTop w:val="0"/>
          <w:marBottom w:val="0"/>
          <w:divBdr>
            <w:top w:val="none" w:sz="0" w:space="0" w:color="auto"/>
            <w:left w:val="none" w:sz="0" w:space="0" w:color="auto"/>
            <w:bottom w:val="none" w:sz="0" w:space="0" w:color="auto"/>
            <w:right w:val="none" w:sz="0" w:space="0" w:color="auto"/>
          </w:divBdr>
        </w:div>
        <w:div w:id="1860507986">
          <w:marLeft w:val="480"/>
          <w:marRight w:val="0"/>
          <w:marTop w:val="0"/>
          <w:marBottom w:val="0"/>
          <w:divBdr>
            <w:top w:val="none" w:sz="0" w:space="0" w:color="auto"/>
            <w:left w:val="none" w:sz="0" w:space="0" w:color="auto"/>
            <w:bottom w:val="none" w:sz="0" w:space="0" w:color="auto"/>
            <w:right w:val="none" w:sz="0" w:space="0" w:color="auto"/>
          </w:divBdr>
        </w:div>
        <w:div w:id="1635216784">
          <w:marLeft w:val="480"/>
          <w:marRight w:val="0"/>
          <w:marTop w:val="0"/>
          <w:marBottom w:val="0"/>
          <w:divBdr>
            <w:top w:val="none" w:sz="0" w:space="0" w:color="auto"/>
            <w:left w:val="none" w:sz="0" w:space="0" w:color="auto"/>
            <w:bottom w:val="none" w:sz="0" w:space="0" w:color="auto"/>
            <w:right w:val="none" w:sz="0" w:space="0" w:color="auto"/>
          </w:divBdr>
        </w:div>
        <w:div w:id="1169952045">
          <w:marLeft w:val="480"/>
          <w:marRight w:val="0"/>
          <w:marTop w:val="0"/>
          <w:marBottom w:val="0"/>
          <w:divBdr>
            <w:top w:val="none" w:sz="0" w:space="0" w:color="auto"/>
            <w:left w:val="none" w:sz="0" w:space="0" w:color="auto"/>
            <w:bottom w:val="none" w:sz="0" w:space="0" w:color="auto"/>
            <w:right w:val="none" w:sz="0" w:space="0" w:color="auto"/>
          </w:divBdr>
        </w:div>
        <w:div w:id="39207147">
          <w:marLeft w:val="480"/>
          <w:marRight w:val="0"/>
          <w:marTop w:val="0"/>
          <w:marBottom w:val="0"/>
          <w:divBdr>
            <w:top w:val="none" w:sz="0" w:space="0" w:color="auto"/>
            <w:left w:val="none" w:sz="0" w:space="0" w:color="auto"/>
            <w:bottom w:val="none" w:sz="0" w:space="0" w:color="auto"/>
            <w:right w:val="none" w:sz="0" w:space="0" w:color="auto"/>
          </w:divBdr>
        </w:div>
        <w:div w:id="561644633">
          <w:marLeft w:val="480"/>
          <w:marRight w:val="0"/>
          <w:marTop w:val="0"/>
          <w:marBottom w:val="0"/>
          <w:divBdr>
            <w:top w:val="none" w:sz="0" w:space="0" w:color="auto"/>
            <w:left w:val="none" w:sz="0" w:space="0" w:color="auto"/>
            <w:bottom w:val="none" w:sz="0" w:space="0" w:color="auto"/>
            <w:right w:val="none" w:sz="0" w:space="0" w:color="auto"/>
          </w:divBdr>
        </w:div>
        <w:div w:id="1522740767">
          <w:marLeft w:val="480"/>
          <w:marRight w:val="0"/>
          <w:marTop w:val="0"/>
          <w:marBottom w:val="0"/>
          <w:divBdr>
            <w:top w:val="none" w:sz="0" w:space="0" w:color="auto"/>
            <w:left w:val="none" w:sz="0" w:space="0" w:color="auto"/>
            <w:bottom w:val="none" w:sz="0" w:space="0" w:color="auto"/>
            <w:right w:val="none" w:sz="0" w:space="0" w:color="auto"/>
          </w:divBdr>
        </w:div>
        <w:div w:id="20322349">
          <w:marLeft w:val="480"/>
          <w:marRight w:val="0"/>
          <w:marTop w:val="0"/>
          <w:marBottom w:val="0"/>
          <w:divBdr>
            <w:top w:val="none" w:sz="0" w:space="0" w:color="auto"/>
            <w:left w:val="none" w:sz="0" w:space="0" w:color="auto"/>
            <w:bottom w:val="none" w:sz="0" w:space="0" w:color="auto"/>
            <w:right w:val="none" w:sz="0" w:space="0" w:color="auto"/>
          </w:divBdr>
        </w:div>
        <w:div w:id="261762933">
          <w:marLeft w:val="480"/>
          <w:marRight w:val="0"/>
          <w:marTop w:val="0"/>
          <w:marBottom w:val="0"/>
          <w:divBdr>
            <w:top w:val="none" w:sz="0" w:space="0" w:color="auto"/>
            <w:left w:val="none" w:sz="0" w:space="0" w:color="auto"/>
            <w:bottom w:val="none" w:sz="0" w:space="0" w:color="auto"/>
            <w:right w:val="none" w:sz="0" w:space="0" w:color="auto"/>
          </w:divBdr>
        </w:div>
        <w:div w:id="921718050">
          <w:marLeft w:val="480"/>
          <w:marRight w:val="0"/>
          <w:marTop w:val="0"/>
          <w:marBottom w:val="0"/>
          <w:divBdr>
            <w:top w:val="none" w:sz="0" w:space="0" w:color="auto"/>
            <w:left w:val="none" w:sz="0" w:space="0" w:color="auto"/>
            <w:bottom w:val="none" w:sz="0" w:space="0" w:color="auto"/>
            <w:right w:val="none" w:sz="0" w:space="0" w:color="auto"/>
          </w:divBdr>
        </w:div>
        <w:div w:id="730690624">
          <w:marLeft w:val="480"/>
          <w:marRight w:val="0"/>
          <w:marTop w:val="0"/>
          <w:marBottom w:val="0"/>
          <w:divBdr>
            <w:top w:val="none" w:sz="0" w:space="0" w:color="auto"/>
            <w:left w:val="none" w:sz="0" w:space="0" w:color="auto"/>
            <w:bottom w:val="none" w:sz="0" w:space="0" w:color="auto"/>
            <w:right w:val="none" w:sz="0" w:space="0" w:color="auto"/>
          </w:divBdr>
        </w:div>
        <w:div w:id="1693073647">
          <w:marLeft w:val="480"/>
          <w:marRight w:val="0"/>
          <w:marTop w:val="0"/>
          <w:marBottom w:val="0"/>
          <w:divBdr>
            <w:top w:val="none" w:sz="0" w:space="0" w:color="auto"/>
            <w:left w:val="none" w:sz="0" w:space="0" w:color="auto"/>
            <w:bottom w:val="none" w:sz="0" w:space="0" w:color="auto"/>
            <w:right w:val="none" w:sz="0" w:space="0" w:color="auto"/>
          </w:divBdr>
        </w:div>
        <w:div w:id="813715351">
          <w:marLeft w:val="480"/>
          <w:marRight w:val="0"/>
          <w:marTop w:val="0"/>
          <w:marBottom w:val="0"/>
          <w:divBdr>
            <w:top w:val="none" w:sz="0" w:space="0" w:color="auto"/>
            <w:left w:val="none" w:sz="0" w:space="0" w:color="auto"/>
            <w:bottom w:val="none" w:sz="0" w:space="0" w:color="auto"/>
            <w:right w:val="none" w:sz="0" w:space="0" w:color="auto"/>
          </w:divBdr>
        </w:div>
        <w:div w:id="1968660350">
          <w:marLeft w:val="480"/>
          <w:marRight w:val="0"/>
          <w:marTop w:val="0"/>
          <w:marBottom w:val="0"/>
          <w:divBdr>
            <w:top w:val="none" w:sz="0" w:space="0" w:color="auto"/>
            <w:left w:val="none" w:sz="0" w:space="0" w:color="auto"/>
            <w:bottom w:val="none" w:sz="0" w:space="0" w:color="auto"/>
            <w:right w:val="none" w:sz="0" w:space="0" w:color="auto"/>
          </w:divBdr>
        </w:div>
        <w:div w:id="107430224">
          <w:marLeft w:val="480"/>
          <w:marRight w:val="0"/>
          <w:marTop w:val="0"/>
          <w:marBottom w:val="0"/>
          <w:divBdr>
            <w:top w:val="none" w:sz="0" w:space="0" w:color="auto"/>
            <w:left w:val="none" w:sz="0" w:space="0" w:color="auto"/>
            <w:bottom w:val="none" w:sz="0" w:space="0" w:color="auto"/>
            <w:right w:val="none" w:sz="0" w:space="0" w:color="auto"/>
          </w:divBdr>
        </w:div>
      </w:divsChild>
    </w:div>
    <w:div w:id="980840431">
      <w:bodyDiv w:val="1"/>
      <w:marLeft w:val="0"/>
      <w:marRight w:val="0"/>
      <w:marTop w:val="0"/>
      <w:marBottom w:val="0"/>
      <w:divBdr>
        <w:top w:val="none" w:sz="0" w:space="0" w:color="auto"/>
        <w:left w:val="none" w:sz="0" w:space="0" w:color="auto"/>
        <w:bottom w:val="none" w:sz="0" w:space="0" w:color="auto"/>
        <w:right w:val="none" w:sz="0" w:space="0" w:color="auto"/>
      </w:divBdr>
    </w:div>
    <w:div w:id="981084348">
      <w:bodyDiv w:val="1"/>
      <w:marLeft w:val="0"/>
      <w:marRight w:val="0"/>
      <w:marTop w:val="0"/>
      <w:marBottom w:val="0"/>
      <w:divBdr>
        <w:top w:val="none" w:sz="0" w:space="0" w:color="auto"/>
        <w:left w:val="none" w:sz="0" w:space="0" w:color="auto"/>
        <w:bottom w:val="none" w:sz="0" w:space="0" w:color="auto"/>
        <w:right w:val="none" w:sz="0" w:space="0" w:color="auto"/>
      </w:divBdr>
      <w:divsChild>
        <w:div w:id="1741441880">
          <w:marLeft w:val="640"/>
          <w:marRight w:val="0"/>
          <w:marTop w:val="0"/>
          <w:marBottom w:val="0"/>
          <w:divBdr>
            <w:top w:val="none" w:sz="0" w:space="0" w:color="auto"/>
            <w:left w:val="none" w:sz="0" w:space="0" w:color="auto"/>
            <w:bottom w:val="none" w:sz="0" w:space="0" w:color="auto"/>
            <w:right w:val="none" w:sz="0" w:space="0" w:color="auto"/>
          </w:divBdr>
        </w:div>
        <w:div w:id="471026056">
          <w:marLeft w:val="640"/>
          <w:marRight w:val="0"/>
          <w:marTop w:val="0"/>
          <w:marBottom w:val="0"/>
          <w:divBdr>
            <w:top w:val="none" w:sz="0" w:space="0" w:color="auto"/>
            <w:left w:val="none" w:sz="0" w:space="0" w:color="auto"/>
            <w:bottom w:val="none" w:sz="0" w:space="0" w:color="auto"/>
            <w:right w:val="none" w:sz="0" w:space="0" w:color="auto"/>
          </w:divBdr>
        </w:div>
        <w:div w:id="2054035062">
          <w:marLeft w:val="640"/>
          <w:marRight w:val="0"/>
          <w:marTop w:val="0"/>
          <w:marBottom w:val="0"/>
          <w:divBdr>
            <w:top w:val="none" w:sz="0" w:space="0" w:color="auto"/>
            <w:left w:val="none" w:sz="0" w:space="0" w:color="auto"/>
            <w:bottom w:val="none" w:sz="0" w:space="0" w:color="auto"/>
            <w:right w:val="none" w:sz="0" w:space="0" w:color="auto"/>
          </w:divBdr>
        </w:div>
        <w:div w:id="1212112838">
          <w:marLeft w:val="640"/>
          <w:marRight w:val="0"/>
          <w:marTop w:val="0"/>
          <w:marBottom w:val="0"/>
          <w:divBdr>
            <w:top w:val="none" w:sz="0" w:space="0" w:color="auto"/>
            <w:left w:val="none" w:sz="0" w:space="0" w:color="auto"/>
            <w:bottom w:val="none" w:sz="0" w:space="0" w:color="auto"/>
            <w:right w:val="none" w:sz="0" w:space="0" w:color="auto"/>
          </w:divBdr>
        </w:div>
        <w:div w:id="1663966345">
          <w:marLeft w:val="640"/>
          <w:marRight w:val="0"/>
          <w:marTop w:val="0"/>
          <w:marBottom w:val="0"/>
          <w:divBdr>
            <w:top w:val="none" w:sz="0" w:space="0" w:color="auto"/>
            <w:left w:val="none" w:sz="0" w:space="0" w:color="auto"/>
            <w:bottom w:val="none" w:sz="0" w:space="0" w:color="auto"/>
            <w:right w:val="none" w:sz="0" w:space="0" w:color="auto"/>
          </w:divBdr>
        </w:div>
        <w:div w:id="851068484">
          <w:marLeft w:val="640"/>
          <w:marRight w:val="0"/>
          <w:marTop w:val="0"/>
          <w:marBottom w:val="0"/>
          <w:divBdr>
            <w:top w:val="none" w:sz="0" w:space="0" w:color="auto"/>
            <w:left w:val="none" w:sz="0" w:space="0" w:color="auto"/>
            <w:bottom w:val="none" w:sz="0" w:space="0" w:color="auto"/>
            <w:right w:val="none" w:sz="0" w:space="0" w:color="auto"/>
          </w:divBdr>
        </w:div>
        <w:div w:id="941569926">
          <w:marLeft w:val="640"/>
          <w:marRight w:val="0"/>
          <w:marTop w:val="0"/>
          <w:marBottom w:val="0"/>
          <w:divBdr>
            <w:top w:val="none" w:sz="0" w:space="0" w:color="auto"/>
            <w:left w:val="none" w:sz="0" w:space="0" w:color="auto"/>
            <w:bottom w:val="none" w:sz="0" w:space="0" w:color="auto"/>
            <w:right w:val="none" w:sz="0" w:space="0" w:color="auto"/>
          </w:divBdr>
        </w:div>
        <w:div w:id="668410181">
          <w:marLeft w:val="640"/>
          <w:marRight w:val="0"/>
          <w:marTop w:val="0"/>
          <w:marBottom w:val="0"/>
          <w:divBdr>
            <w:top w:val="none" w:sz="0" w:space="0" w:color="auto"/>
            <w:left w:val="none" w:sz="0" w:space="0" w:color="auto"/>
            <w:bottom w:val="none" w:sz="0" w:space="0" w:color="auto"/>
            <w:right w:val="none" w:sz="0" w:space="0" w:color="auto"/>
          </w:divBdr>
        </w:div>
        <w:div w:id="1394162608">
          <w:marLeft w:val="640"/>
          <w:marRight w:val="0"/>
          <w:marTop w:val="0"/>
          <w:marBottom w:val="0"/>
          <w:divBdr>
            <w:top w:val="none" w:sz="0" w:space="0" w:color="auto"/>
            <w:left w:val="none" w:sz="0" w:space="0" w:color="auto"/>
            <w:bottom w:val="none" w:sz="0" w:space="0" w:color="auto"/>
            <w:right w:val="none" w:sz="0" w:space="0" w:color="auto"/>
          </w:divBdr>
        </w:div>
        <w:div w:id="1966546835">
          <w:marLeft w:val="640"/>
          <w:marRight w:val="0"/>
          <w:marTop w:val="0"/>
          <w:marBottom w:val="0"/>
          <w:divBdr>
            <w:top w:val="none" w:sz="0" w:space="0" w:color="auto"/>
            <w:left w:val="none" w:sz="0" w:space="0" w:color="auto"/>
            <w:bottom w:val="none" w:sz="0" w:space="0" w:color="auto"/>
            <w:right w:val="none" w:sz="0" w:space="0" w:color="auto"/>
          </w:divBdr>
        </w:div>
        <w:div w:id="1363282148">
          <w:marLeft w:val="640"/>
          <w:marRight w:val="0"/>
          <w:marTop w:val="0"/>
          <w:marBottom w:val="0"/>
          <w:divBdr>
            <w:top w:val="none" w:sz="0" w:space="0" w:color="auto"/>
            <w:left w:val="none" w:sz="0" w:space="0" w:color="auto"/>
            <w:bottom w:val="none" w:sz="0" w:space="0" w:color="auto"/>
            <w:right w:val="none" w:sz="0" w:space="0" w:color="auto"/>
          </w:divBdr>
        </w:div>
        <w:div w:id="583144779">
          <w:marLeft w:val="640"/>
          <w:marRight w:val="0"/>
          <w:marTop w:val="0"/>
          <w:marBottom w:val="0"/>
          <w:divBdr>
            <w:top w:val="none" w:sz="0" w:space="0" w:color="auto"/>
            <w:left w:val="none" w:sz="0" w:space="0" w:color="auto"/>
            <w:bottom w:val="none" w:sz="0" w:space="0" w:color="auto"/>
            <w:right w:val="none" w:sz="0" w:space="0" w:color="auto"/>
          </w:divBdr>
        </w:div>
        <w:div w:id="1811167227">
          <w:marLeft w:val="640"/>
          <w:marRight w:val="0"/>
          <w:marTop w:val="0"/>
          <w:marBottom w:val="0"/>
          <w:divBdr>
            <w:top w:val="none" w:sz="0" w:space="0" w:color="auto"/>
            <w:left w:val="none" w:sz="0" w:space="0" w:color="auto"/>
            <w:bottom w:val="none" w:sz="0" w:space="0" w:color="auto"/>
            <w:right w:val="none" w:sz="0" w:space="0" w:color="auto"/>
          </w:divBdr>
        </w:div>
        <w:div w:id="907964001">
          <w:marLeft w:val="640"/>
          <w:marRight w:val="0"/>
          <w:marTop w:val="0"/>
          <w:marBottom w:val="0"/>
          <w:divBdr>
            <w:top w:val="none" w:sz="0" w:space="0" w:color="auto"/>
            <w:left w:val="none" w:sz="0" w:space="0" w:color="auto"/>
            <w:bottom w:val="none" w:sz="0" w:space="0" w:color="auto"/>
            <w:right w:val="none" w:sz="0" w:space="0" w:color="auto"/>
          </w:divBdr>
        </w:div>
        <w:div w:id="685250347">
          <w:marLeft w:val="640"/>
          <w:marRight w:val="0"/>
          <w:marTop w:val="0"/>
          <w:marBottom w:val="0"/>
          <w:divBdr>
            <w:top w:val="none" w:sz="0" w:space="0" w:color="auto"/>
            <w:left w:val="none" w:sz="0" w:space="0" w:color="auto"/>
            <w:bottom w:val="none" w:sz="0" w:space="0" w:color="auto"/>
            <w:right w:val="none" w:sz="0" w:space="0" w:color="auto"/>
          </w:divBdr>
        </w:div>
        <w:div w:id="1308516316">
          <w:marLeft w:val="640"/>
          <w:marRight w:val="0"/>
          <w:marTop w:val="0"/>
          <w:marBottom w:val="0"/>
          <w:divBdr>
            <w:top w:val="none" w:sz="0" w:space="0" w:color="auto"/>
            <w:left w:val="none" w:sz="0" w:space="0" w:color="auto"/>
            <w:bottom w:val="none" w:sz="0" w:space="0" w:color="auto"/>
            <w:right w:val="none" w:sz="0" w:space="0" w:color="auto"/>
          </w:divBdr>
        </w:div>
        <w:div w:id="691999126">
          <w:marLeft w:val="640"/>
          <w:marRight w:val="0"/>
          <w:marTop w:val="0"/>
          <w:marBottom w:val="0"/>
          <w:divBdr>
            <w:top w:val="none" w:sz="0" w:space="0" w:color="auto"/>
            <w:left w:val="none" w:sz="0" w:space="0" w:color="auto"/>
            <w:bottom w:val="none" w:sz="0" w:space="0" w:color="auto"/>
            <w:right w:val="none" w:sz="0" w:space="0" w:color="auto"/>
          </w:divBdr>
        </w:div>
        <w:div w:id="928541771">
          <w:marLeft w:val="640"/>
          <w:marRight w:val="0"/>
          <w:marTop w:val="0"/>
          <w:marBottom w:val="0"/>
          <w:divBdr>
            <w:top w:val="none" w:sz="0" w:space="0" w:color="auto"/>
            <w:left w:val="none" w:sz="0" w:space="0" w:color="auto"/>
            <w:bottom w:val="none" w:sz="0" w:space="0" w:color="auto"/>
            <w:right w:val="none" w:sz="0" w:space="0" w:color="auto"/>
          </w:divBdr>
        </w:div>
        <w:div w:id="787429725">
          <w:marLeft w:val="640"/>
          <w:marRight w:val="0"/>
          <w:marTop w:val="0"/>
          <w:marBottom w:val="0"/>
          <w:divBdr>
            <w:top w:val="none" w:sz="0" w:space="0" w:color="auto"/>
            <w:left w:val="none" w:sz="0" w:space="0" w:color="auto"/>
            <w:bottom w:val="none" w:sz="0" w:space="0" w:color="auto"/>
            <w:right w:val="none" w:sz="0" w:space="0" w:color="auto"/>
          </w:divBdr>
        </w:div>
        <w:div w:id="1147937924">
          <w:marLeft w:val="640"/>
          <w:marRight w:val="0"/>
          <w:marTop w:val="0"/>
          <w:marBottom w:val="0"/>
          <w:divBdr>
            <w:top w:val="none" w:sz="0" w:space="0" w:color="auto"/>
            <w:left w:val="none" w:sz="0" w:space="0" w:color="auto"/>
            <w:bottom w:val="none" w:sz="0" w:space="0" w:color="auto"/>
            <w:right w:val="none" w:sz="0" w:space="0" w:color="auto"/>
          </w:divBdr>
        </w:div>
        <w:div w:id="2124766288">
          <w:marLeft w:val="640"/>
          <w:marRight w:val="0"/>
          <w:marTop w:val="0"/>
          <w:marBottom w:val="0"/>
          <w:divBdr>
            <w:top w:val="none" w:sz="0" w:space="0" w:color="auto"/>
            <w:left w:val="none" w:sz="0" w:space="0" w:color="auto"/>
            <w:bottom w:val="none" w:sz="0" w:space="0" w:color="auto"/>
            <w:right w:val="none" w:sz="0" w:space="0" w:color="auto"/>
          </w:divBdr>
        </w:div>
        <w:div w:id="70399022">
          <w:marLeft w:val="640"/>
          <w:marRight w:val="0"/>
          <w:marTop w:val="0"/>
          <w:marBottom w:val="0"/>
          <w:divBdr>
            <w:top w:val="none" w:sz="0" w:space="0" w:color="auto"/>
            <w:left w:val="none" w:sz="0" w:space="0" w:color="auto"/>
            <w:bottom w:val="none" w:sz="0" w:space="0" w:color="auto"/>
            <w:right w:val="none" w:sz="0" w:space="0" w:color="auto"/>
          </w:divBdr>
        </w:div>
        <w:div w:id="1425224592">
          <w:marLeft w:val="640"/>
          <w:marRight w:val="0"/>
          <w:marTop w:val="0"/>
          <w:marBottom w:val="0"/>
          <w:divBdr>
            <w:top w:val="none" w:sz="0" w:space="0" w:color="auto"/>
            <w:left w:val="none" w:sz="0" w:space="0" w:color="auto"/>
            <w:bottom w:val="none" w:sz="0" w:space="0" w:color="auto"/>
            <w:right w:val="none" w:sz="0" w:space="0" w:color="auto"/>
          </w:divBdr>
        </w:div>
        <w:div w:id="549727581">
          <w:marLeft w:val="640"/>
          <w:marRight w:val="0"/>
          <w:marTop w:val="0"/>
          <w:marBottom w:val="0"/>
          <w:divBdr>
            <w:top w:val="none" w:sz="0" w:space="0" w:color="auto"/>
            <w:left w:val="none" w:sz="0" w:space="0" w:color="auto"/>
            <w:bottom w:val="none" w:sz="0" w:space="0" w:color="auto"/>
            <w:right w:val="none" w:sz="0" w:space="0" w:color="auto"/>
          </w:divBdr>
        </w:div>
        <w:div w:id="1855880968">
          <w:marLeft w:val="640"/>
          <w:marRight w:val="0"/>
          <w:marTop w:val="0"/>
          <w:marBottom w:val="0"/>
          <w:divBdr>
            <w:top w:val="none" w:sz="0" w:space="0" w:color="auto"/>
            <w:left w:val="none" w:sz="0" w:space="0" w:color="auto"/>
            <w:bottom w:val="none" w:sz="0" w:space="0" w:color="auto"/>
            <w:right w:val="none" w:sz="0" w:space="0" w:color="auto"/>
          </w:divBdr>
        </w:div>
        <w:div w:id="2030328128">
          <w:marLeft w:val="640"/>
          <w:marRight w:val="0"/>
          <w:marTop w:val="0"/>
          <w:marBottom w:val="0"/>
          <w:divBdr>
            <w:top w:val="none" w:sz="0" w:space="0" w:color="auto"/>
            <w:left w:val="none" w:sz="0" w:space="0" w:color="auto"/>
            <w:bottom w:val="none" w:sz="0" w:space="0" w:color="auto"/>
            <w:right w:val="none" w:sz="0" w:space="0" w:color="auto"/>
          </w:divBdr>
        </w:div>
        <w:div w:id="2100446326">
          <w:marLeft w:val="640"/>
          <w:marRight w:val="0"/>
          <w:marTop w:val="0"/>
          <w:marBottom w:val="0"/>
          <w:divBdr>
            <w:top w:val="none" w:sz="0" w:space="0" w:color="auto"/>
            <w:left w:val="none" w:sz="0" w:space="0" w:color="auto"/>
            <w:bottom w:val="none" w:sz="0" w:space="0" w:color="auto"/>
            <w:right w:val="none" w:sz="0" w:space="0" w:color="auto"/>
          </w:divBdr>
        </w:div>
        <w:div w:id="1972398171">
          <w:marLeft w:val="640"/>
          <w:marRight w:val="0"/>
          <w:marTop w:val="0"/>
          <w:marBottom w:val="0"/>
          <w:divBdr>
            <w:top w:val="none" w:sz="0" w:space="0" w:color="auto"/>
            <w:left w:val="none" w:sz="0" w:space="0" w:color="auto"/>
            <w:bottom w:val="none" w:sz="0" w:space="0" w:color="auto"/>
            <w:right w:val="none" w:sz="0" w:space="0" w:color="auto"/>
          </w:divBdr>
        </w:div>
        <w:div w:id="422798932">
          <w:marLeft w:val="640"/>
          <w:marRight w:val="0"/>
          <w:marTop w:val="0"/>
          <w:marBottom w:val="0"/>
          <w:divBdr>
            <w:top w:val="none" w:sz="0" w:space="0" w:color="auto"/>
            <w:left w:val="none" w:sz="0" w:space="0" w:color="auto"/>
            <w:bottom w:val="none" w:sz="0" w:space="0" w:color="auto"/>
            <w:right w:val="none" w:sz="0" w:space="0" w:color="auto"/>
          </w:divBdr>
        </w:div>
        <w:div w:id="986125235">
          <w:marLeft w:val="640"/>
          <w:marRight w:val="0"/>
          <w:marTop w:val="0"/>
          <w:marBottom w:val="0"/>
          <w:divBdr>
            <w:top w:val="none" w:sz="0" w:space="0" w:color="auto"/>
            <w:left w:val="none" w:sz="0" w:space="0" w:color="auto"/>
            <w:bottom w:val="none" w:sz="0" w:space="0" w:color="auto"/>
            <w:right w:val="none" w:sz="0" w:space="0" w:color="auto"/>
          </w:divBdr>
        </w:div>
        <w:div w:id="1116750503">
          <w:marLeft w:val="640"/>
          <w:marRight w:val="0"/>
          <w:marTop w:val="0"/>
          <w:marBottom w:val="0"/>
          <w:divBdr>
            <w:top w:val="none" w:sz="0" w:space="0" w:color="auto"/>
            <w:left w:val="none" w:sz="0" w:space="0" w:color="auto"/>
            <w:bottom w:val="none" w:sz="0" w:space="0" w:color="auto"/>
            <w:right w:val="none" w:sz="0" w:space="0" w:color="auto"/>
          </w:divBdr>
        </w:div>
        <w:div w:id="589192420">
          <w:marLeft w:val="640"/>
          <w:marRight w:val="0"/>
          <w:marTop w:val="0"/>
          <w:marBottom w:val="0"/>
          <w:divBdr>
            <w:top w:val="none" w:sz="0" w:space="0" w:color="auto"/>
            <w:left w:val="none" w:sz="0" w:space="0" w:color="auto"/>
            <w:bottom w:val="none" w:sz="0" w:space="0" w:color="auto"/>
            <w:right w:val="none" w:sz="0" w:space="0" w:color="auto"/>
          </w:divBdr>
        </w:div>
        <w:div w:id="1023744924">
          <w:marLeft w:val="640"/>
          <w:marRight w:val="0"/>
          <w:marTop w:val="0"/>
          <w:marBottom w:val="0"/>
          <w:divBdr>
            <w:top w:val="none" w:sz="0" w:space="0" w:color="auto"/>
            <w:left w:val="none" w:sz="0" w:space="0" w:color="auto"/>
            <w:bottom w:val="none" w:sz="0" w:space="0" w:color="auto"/>
            <w:right w:val="none" w:sz="0" w:space="0" w:color="auto"/>
          </w:divBdr>
        </w:div>
        <w:div w:id="1257514440">
          <w:marLeft w:val="640"/>
          <w:marRight w:val="0"/>
          <w:marTop w:val="0"/>
          <w:marBottom w:val="0"/>
          <w:divBdr>
            <w:top w:val="none" w:sz="0" w:space="0" w:color="auto"/>
            <w:left w:val="none" w:sz="0" w:space="0" w:color="auto"/>
            <w:bottom w:val="none" w:sz="0" w:space="0" w:color="auto"/>
            <w:right w:val="none" w:sz="0" w:space="0" w:color="auto"/>
          </w:divBdr>
        </w:div>
        <w:div w:id="1869415960">
          <w:marLeft w:val="640"/>
          <w:marRight w:val="0"/>
          <w:marTop w:val="0"/>
          <w:marBottom w:val="0"/>
          <w:divBdr>
            <w:top w:val="none" w:sz="0" w:space="0" w:color="auto"/>
            <w:left w:val="none" w:sz="0" w:space="0" w:color="auto"/>
            <w:bottom w:val="none" w:sz="0" w:space="0" w:color="auto"/>
            <w:right w:val="none" w:sz="0" w:space="0" w:color="auto"/>
          </w:divBdr>
        </w:div>
        <w:div w:id="1219391644">
          <w:marLeft w:val="640"/>
          <w:marRight w:val="0"/>
          <w:marTop w:val="0"/>
          <w:marBottom w:val="0"/>
          <w:divBdr>
            <w:top w:val="none" w:sz="0" w:space="0" w:color="auto"/>
            <w:left w:val="none" w:sz="0" w:space="0" w:color="auto"/>
            <w:bottom w:val="none" w:sz="0" w:space="0" w:color="auto"/>
            <w:right w:val="none" w:sz="0" w:space="0" w:color="auto"/>
          </w:divBdr>
        </w:div>
        <w:div w:id="1052340006">
          <w:marLeft w:val="640"/>
          <w:marRight w:val="0"/>
          <w:marTop w:val="0"/>
          <w:marBottom w:val="0"/>
          <w:divBdr>
            <w:top w:val="none" w:sz="0" w:space="0" w:color="auto"/>
            <w:left w:val="none" w:sz="0" w:space="0" w:color="auto"/>
            <w:bottom w:val="none" w:sz="0" w:space="0" w:color="auto"/>
            <w:right w:val="none" w:sz="0" w:space="0" w:color="auto"/>
          </w:divBdr>
        </w:div>
        <w:div w:id="651566671">
          <w:marLeft w:val="640"/>
          <w:marRight w:val="0"/>
          <w:marTop w:val="0"/>
          <w:marBottom w:val="0"/>
          <w:divBdr>
            <w:top w:val="none" w:sz="0" w:space="0" w:color="auto"/>
            <w:left w:val="none" w:sz="0" w:space="0" w:color="auto"/>
            <w:bottom w:val="none" w:sz="0" w:space="0" w:color="auto"/>
            <w:right w:val="none" w:sz="0" w:space="0" w:color="auto"/>
          </w:divBdr>
        </w:div>
        <w:div w:id="1173834044">
          <w:marLeft w:val="640"/>
          <w:marRight w:val="0"/>
          <w:marTop w:val="0"/>
          <w:marBottom w:val="0"/>
          <w:divBdr>
            <w:top w:val="none" w:sz="0" w:space="0" w:color="auto"/>
            <w:left w:val="none" w:sz="0" w:space="0" w:color="auto"/>
            <w:bottom w:val="none" w:sz="0" w:space="0" w:color="auto"/>
            <w:right w:val="none" w:sz="0" w:space="0" w:color="auto"/>
          </w:divBdr>
        </w:div>
        <w:div w:id="854268989">
          <w:marLeft w:val="640"/>
          <w:marRight w:val="0"/>
          <w:marTop w:val="0"/>
          <w:marBottom w:val="0"/>
          <w:divBdr>
            <w:top w:val="none" w:sz="0" w:space="0" w:color="auto"/>
            <w:left w:val="none" w:sz="0" w:space="0" w:color="auto"/>
            <w:bottom w:val="none" w:sz="0" w:space="0" w:color="auto"/>
            <w:right w:val="none" w:sz="0" w:space="0" w:color="auto"/>
          </w:divBdr>
        </w:div>
        <w:div w:id="1501123177">
          <w:marLeft w:val="640"/>
          <w:marRight w:val="0"/>
          <w:marTop w:val="0"/>
          <w:marBottom w:val="0"/>
          <w:divBdr>
            <w:top w:val="none" w:sz="0" w:space="0" w:color="auto"/>
            <w:left w:val="none" w:sz="0" w:space="0" w:color="auto"/>
            <w:bottom w:val="none" w:sz="0" w:space="0" w:color="auto"/>
            <w:right w:val="none" w:sz="0" w:space="0" w:color="auto"/>
          </w:divBdr>
        </w:div>
        <w:div w:id="933368166">
          <w:marLeft w:val="640"/>
          <w:marRight w:val="0"/>
          <w:marTop w:val="0"/>
          <w:marBottom w:val="0"/>
          <w:divBdr>
            <w:top w:val="none" w:sz="0" w:space="0" w:color="auto"/>
            <w:left w:val="none" w:sz="0" w:space="0" w:color="auto"/>
            <w:bottom w:val="none" w:sz="0" w:space="0" w:color="auto"/>
            <w:right w:val="none" w:sz="0" w:space="0" w:color="auto"/>
          </w:divBdr>
        </w:div>
        <w:div w:id="292684230">
          <w:marLeft w:val="640"/>
          <w:marRight w:val="0"/>
          <w:marTop w:val="0"/>
          <w:marBottom w:val="0"/>
          <w:divBdr>
            <w:top w:val="none" w:sz="0" w:space="0" w:color="auto"/>
            <w:left w:val="none" w:sz="0" w:space="0" w:color="auto"/>
            <w:bottom w:val="none" w:sz="0" w:space="0" w:color="auto"/>
            <w:right w:val="none" w:sz="0" w:space="0" w:color="auto"/>
          </w:divBdr>
        </w:div>
        <w:div w:id="245068533">
          <w:marLeft w:val="640"/>
          <w:marRight w:val="0"/>
          <w:marTop w:val="0"/>
          <w:marBottom w:val="0"/>
          <w:divBdr>
            <w:top w:val="none" w:sz="0" w:space="0" w:color="auto"/>
            <w:left w:val="none" w:sz="0" w:space="0" w:color="auto"/>
            <w:bottom w:val="none" w:sz="0" w:space="0" w:color="auto"/>
            <w:right w:val="none" w:sz="0" w:space="0" w:color="auto"/>
          </w:divBdr>
        </w:div>
        <w:div w:id="1195726224">
          <w:marLeft w:val="640"/>
          <w:marRight w:val="0"/>
          <w:marTop w:val="0"/>
          <w:marBottom w:val="0"/>
          <w:divBdr>
            <w:top w:val="none" w:sz="0" w:space="0" w:color="auto"/>
            <w:left w:val="none" w:sz="0" w:space="0" w:color="auto"/>
            <w:bottom w:val="none" w:sz="0" w:space="0" w:color="auto"/>
            <w:right w:val="none" w:sz="0" w:space="0" w:color="auto"/>
          </w:divBdr>
        </w:div>
        <w:div w:id="229969612">
          <w:marLeft w:val="640"/>
          <w:marRight w:val="0"/>
          <w:marTop w:val="0"/>
          <w:marBottom w:val="0"/>
          <w:divBdr>
            <w:top w:val="none" w:sz="0" w:space="0" w:color="auto"/>
            <w:left w:val="none" w:sz="0" w:space="0" w:color="auto"/>
            <w:bottom w:val="none" w:sz="0" w:space="0" w:color="auto"/>
            <w:right w:val="none" w:sz="0" w:space="0" w:color="auto"/>
          </w:divBdr>
        </w:div>
        <w:div w:id="1094744163">
          <w:marLeft w:val="640"/>
          <w:marRight w:val="0"/>
          <w:marTop w:val="0"/>
          <w:marBottom w:val="0"/>
          <w:divBdr>
            <w:top w:val="none" w:sz="0" w:space="0" w:color="auto"/>
            <w:left w:val="none" w:sz="0" w:space="0" w:color="auto"/>
            <w:bottom w:val="none" w:sz="0" w:space="0" w:color="auto"/>
            <w:right w:val="none" w:sz="0" w:space="0" w:color="auto"/>
          </w:divBdr>
        </w:div>
        <w:div w:id="409351454">
          <w:marLeft w:val="640"/>
          <w:marRight w:val="0"/>
          <w:marTop w:val="0"/>
          <w:marBottom w:val="0"/>
          <w:divBdr>
            <w:top w:val="none" w:sz="0" w:space="0" w:color="auto"/>
            <w:left w:val="none" w:sz="0" w:space="0" w:color="auto"/>
            <w:bottom w:val="none" w:sz="0" w:space="0" w:color="auto"/>
            <w:right w:val="none" w:sz="0" w:space="0" w:color="auto"/>
          </w:divBdr>
        </w:div>
        <w:div w:id="1457017925">
          <w:marLeft w:val="640"/>
          <w:marRight w:val="0"/>
          <w:marTop w:val="0"/>
          <w:marBottom w:val="0"/>
          <w:divBdr>
            <w:top w:val="none" w:sz="0" w:space="0" w:color="auto"/>
            <w:left w:val="none" w:sz="0" w:space="0" w:color="auto"/>
            <w:bottom w:val="none" w:sz="0" w:space="0" w:color="auto"/>
            <w:right w:val="none" w:sz="0" w:space="0" w:color="auto"/>
          </w:divBdr>
        </w:div>
        <w:div w:id="133721166">
          <w:marLeft w:val="640"/>
          <w:marRight w:val="0"/>
          <w:marTop w:val="0"/>
          <w:marBottom w:val="0"/>
          <w:divBdr>
            <w:top w:val="none" w:sz="0" w:space="0" w:color="auto"/>
            <w:left w:val="none" w:sz="0" w:space="0" w:color="auto"/>
            <w:bottom w:val="none" w:sz="0" w:space="0" w:color="auto"/>
            <w:right w:val="none" w:sz="0" w:space="0" w:color="auto"/>
          </w:divBdr>
        </w:div>
        <w:div w:id="395671448">
          <w:marLeft w:val="640"/>
          <w:marRight w:val="0"/>
          <w:marTop w:val="0"/>
          <w:marBottom w:val="0"/>
          <w:divBdr>
            <w:top w:val="none" w:sz="0" w:space="0" w:color="auto"/>
            <w:left w:val="none" w:sz="0" w:space="0" w:color="auto"/>
            <w:bottom w:val="none" w:sz="0" w:space="0" w:color="auto"/>
            <w:right w:val="none" w:sz="0" w:space="0" w:color="auto"/>
          </w:divBdr>
        </w:div>
        <w:div w:id="631784736">
          <w:marLeft w:val="640"/>
          <w:marRight w:val="0"/>
          <w:marTop w:val="0"/>
          <w:marBottom w:val="0"/>
          <w:divBdr>
            <w:top w:val="none" w:sz="0" w:space="0" w:color="auto"/>
            <w:left w:val="none" w:sz="0" w:space="0" w:color="auto"/>
            <w:bottom w:val="none" w:sz="0" w:space="0" w:color="auto"/>
            <w:right w:val="none" w:sz="0" w:space="0" w:color="auto"/>
          </w:divBdr>
        </w:div>
        <w:div w:id="172229171">
          <w:marLeft w:val="640"/>
          <w:marRight w:val="0"/>
          <w:marTop w:val="0"/>
          <w:marBottom w:val="0"/>
          <w:divBdr>
            <w:top w:val="none" w:sz="0" w:space="0" w:color="auto"/>
            <w:left w:val="none" w:sz="0" w:space="0" w:color="auto"/>
            <w:bottom w:val="none" w:sz="0" w:space="0" w:color="auto"/>
            <w:right w:val="none" w:sz="0" w:space="0" w:color="auto"/>
          </w:divBdr>
        </w:div>
        <w:div w:id="1593247237">
          <w:marLeft w:val="640"/>
          <w:marRight w:val="0"/>
          <w:marTop w:val="0"/>
          <w:marBottom w:val="0"/>
          <w:divBdr>
            <w:top w:val="none" w:sz="0" w:space="0" w:color="auto"/>
            <w:left w:val="none" w:sz="0" w:space="0" w:color="auto"/>
            <w:bottom w:val="none" w:sz="0" w:space="0" w:color="auto"/>
            <w:right w:val="none" w:sz="0" w:space="0" w:color="auto"/>
          </w:divBdr>
        </w:div>
        <w:div w:id="1819228175">
          <w:marLeft w:val="640"/>
          <w:marRight w:val="0"/>
          <w:marTop w:val="0"/>
          <w:marBottom w:val="0"/>
          <w:divBdr>
            <w:top w:val="none" w:sz="0" w:space="0" w:color="auto"/>
            <w:left w:val="none" w:sz="0" w:space="0" w:color="auto"/>
            <w:bottom w:val="none" w:sz="0" w:space="0" w:color="auto"/>
            <w:right w:val="none" w:sz="0" w:space="0" w:color="auto"/>
          </w:divBdr>
        </w:div>
        <w:div w:id="887494288">
          <w:marLeft w:val="640"/>
          <w:marRight w:val="0"/>
          <w:marTop w:val="0"/>
          <w:marBottom w:val="0"/>
          <w:divBdr>
            <w:top w:val="none" w:sz="0" w:space="0" w:color="auto"/>
            <w:left w:val="none" w:sz="0" w:space="0" w:color="auto"/>
            <w:bottom w:val="none" w:sz="0" w:space="0" w:color="auto"/>
            <w:right w:val="none" w:sz="0" w:space="0" w:color="auto"/>
          </w:divBdr>
        </w:div>
        <w:div w:id="705713858">
          <w:marLeft w:val="640"/>
          <w:marRight w:val="0"/>
          <w:marTop w:val="0"/>
          <w:marBottom w:val="0"/>
          <w:divBdr>
            <w:top w:val="none" w:sz="0" w:space="0" w:color="auto"/>
            <w:left w:val="none" w:sz="0" w:space="0" w:color="auto"/>
            <w:bottom w:val="none" w:sz="0" w:space="0" w:color="auto"/>
            <w:right w:val="none" w:sz="0" w:space="0" w:color="auto"/>
          </w:divBdr>
        </w:div>
        <w:div w:id="2083136019">
          <w:marLeft w:val="640"/>
          <w:marRight w:val="0"/>
          <w:marTop w:val="0"/>
          <w:marBottom w:val="0"/>
          <w:divBdr>
            <w:top w:val="none" w:sz="0" w:space="0" w:color="auto"/>
            <w:left w:val="none" w:sz="0" w:space="0" w:color="auto"/>
            <w:bottom w:val="none" w:sz="0" w:space="0" w:color="auto"/>
            <w:right w:val="none" w:sz="0" w:space="0" w:color="auto"/>
          </w:divBdr>
        </w:div>
        <w:div w:id="953750374">
          <w:marLeft w:val="640"/>
          <w:marRight w:val="0"/>
          <w:marTop w:val="0"/>
          <w:marBottom w:val="0"/>
          <w:divBdr>
            <w:top w:val="none" w:sz="0" w:space="0" w:color="auto"/>
            <w:left w:val="none" w:sz="0" w:space="0" w:color="auto"/>
            <w:bottom w:val="none" w:sz="0" w:space="0" w:color="auto"/>
            <w:right w:val="none" w:sz="0" w:space="0" w:color="auto"/>
          </w:divBdr>
        </w:div>
        <w:div w:id="891694363">
          <w:marLeft w:val="640"/>
          <w:marRight w:val="0"/>
          <w:marTop w:val="0"/>
          <w:marBottom w:val="0"/>
          <w:divBdr>
            <w:top w:val="none" w:sz="0" w:space="0" w:color="auto"/>
            <w:left w:val="none" w:sz="0" w:space="0" w:color="auto"/>
            <w:bottom w:val="none" w:sz="0" w:space="0" w:color="auto"/>
            <w:right w:val="none" w:sz="0" w:space="0" w:color="auto"/>
          </w:divBdr>
        </w:div>
        <w:div w:id="175585917">
          <w:marLeft w:val="640"/>
          <w:marRight w:val="0"/>
          <w:marTop w:val="0"/>
          <w:marBottom w:val="0"/>
          <w:divBdr>
            <w:top w:val="none" w:sz="0" w:space="0" w:color="auto"/>
            <w:left w:val="none" w:sz="0" w:space="0" w:color="auto"/>
            <w:bottom w:val="none" w:sz="0" w:space="0" w:color="auto"/>
            <w:right w:val="none" w:sz="0" w:space="0" w:color="auto"/>
          </w:divBdr>
        </w:div>
        <w:div w:id="1576623206">
          <w:marLeft w:val="640"/>
          <w:marRight w:val="0"/>
          <w:marTop w:val="0"/>
          <w:marBottom w:val="0"/>
          <w:divBdr>
            <w:top w:val="none" w:sz="0" w:space="0" w:color="auto"/>
            <w:left w:val="none" w:sz="0" w:space="0" w:color="auto"/>
            <w:bottom w:val="none" w:sz="0" w:space="0" w:color="auto"/>
            <w:right w:val="none" w:sz="0" w:space="0" w:color="auto"/>
          </w:divBdr>
        </w:div>
        <w:div w:id="1257403640">
          <w:marLeft w:val="640"/>
          <w:marRight w:val="0"/>
          <w:marTop w:val="0"/>
          <w:marBottom w:val="0"/>
          <w:divBdr>
            <w:top w:val="none" w:sz="0" w:space="0" w:color="auto"/>
            <w:left w:val="none" w:sz="0" w:space="0" w:color="auto"/>
            <w:bottom w:val="none" w:sz="0" w:space="0" w:color="auto"/>
            <w:right w:val="none" w:sz="0" w:space="0" w:color="auto"/>
          </w:divBdr>
        </w:div>
        <w:div w:id="139730861">
          <w:marLeft w:val="640"/>
          <w:marRight w:val="0"/>
          <w:marTop w:val="0"/>
          <w:marBottom w:val="0"/>
          <w:divBdr>
            <w:top w:val="none" w:sz="0" w:space="0" w:color="auto"/>
            <w:left w:val="none" w:sz="0" w:space="0" w:color="auto"/>
            <w:bottom w:val="none" w:sz="0" w:space="0" w:color="auto"/>
            <w:right w:val="none" w:sz="0" w:space="0" w:color="auto"/>
          </w:divBdr>
        </w:div>
        <w:div w:id="1235775996">
          <w:marLeft w:val="640"/>
          <w:marRight w:val="0"/>
          <w:marTop w:val="0"/>
          <w:marBottom w:val="0"/>
          <w:divBdr>
            <w:top w:val="none" w:sz="0" w:space="0" w:color="auto"/>
            <w:left w:val="none" w:sz="0" w:space="0" w:color="auto"/>
            <w:bottom w:val="none" w:sz="0" w:space="0" w:color="auto"/>
            <w:right w:val="none" w:sz="0" w:space="0" w:color="auto"/>
          </w:divBdr>
        </w:div>
        <w:div w:id="1930040208">
          <w:marLeft w:val="640"/>
          <w:marRight w:val="0"/>
          <w:marTop w:val="0"/>
          <w:marBottom w:val="0"/>
          <w:divBdr>
            <w:top w:val="none" w:sz="0" w:space="0" w:color="auto"/>
            <w:left w:val="none" w:sz="0" w:space="0" w:color="auto"/>
            <w:bottom w:val="none" w:sz="0" w:space="0" w:color="auto"/>
            <w:right w:val="none" w:sz="0" w:space="0" w:color="auto"/>
          </w:divBdr>
        </w:div>
        <w:div w:id="36242686">
          <w:marLeft w:val="640"/>
          <w:marRight w:val="0"/>
          <w:marTop w:val="0"/>
          <w:marBottom w:val="0"/>
          <w:divBdr>
            <w:top w:val="none" w:sz="0" w:space="0" w:color="auto"/>
            <w:left w:val="none" w:sz="0" w:space="0" w:color="auto"/>
            <w:bottom w:val="none" w:sz="0" w:space="0" w:color="auto"/>
            <w:right w:val="none" w:sz="0" w:space="0" w:color="auto"/>
          </w:divBdr>
        </w:div>
        <w:div w:id="180361178">
          <w:marLeft w:val="640"/>
          <w:marRight w:val="0"/>
          <w:marTop w:val="0"/>
          <w:marBottom w:val="0"/>
          <w:divBdr>
            <w:top w:val="none" w:sz="0" w:space="0" w:color="auto"/>
            <w:left w:val="none" w:sz="0" w:space="0" w:color="auto"/>
            <w:bottom w:val="none" w:sz="0" w:space="0" w:color="auto"/>
            <w:right w:val="none" w:sz="0" w:space="0" w:color="auto"/>
          </w:divBdr>
        </w:div>
        <w:div w:id="443812072">
          <w:marLeft w:val="640"/>
          <w:marRight w:val="0"/>
          <w:marTop w:val="0"/>
          <w:marBottom w:val="0"/>
          <w:divBdr>
            <w:top w:val="none" w:sz="0" w:space="0" w:color="auto"/>
            <w:left w:val="none" w:sz="0" w:space="0" w:color="auto"/>
            <w:bottom w:val="none" w:sz="0" w:space="0" w:color="auto"/>
            <w:right w:val="none" w:sz="0" w:space="0" w:color="auto"/>
          </w:divBdr>
        </w:div>
      </w:divsChild>
    </w:div>
    <w:div w:id="981689542">
      <w:bodyDiv w:val="1"/>
      <w:marLeft w:val="0"/>
      <w:marRight w:val="0"/>
      <w:marTop w:val="0"/>
      <w:marBottom w:val="0"/>
      <w:divBdr>
        <w:top w:val="none" w:sz="0" w:space="0" w:color="auto"/>
        <w:left w:val="none" w:sz="0" w:space="0" w:color="auto"/>
        <w:bottom w:val="none" w:sz="0" w:space="0" w:color="auto"/>
        <w:right w:val="none" w:sz="0" w:space="0" w:color="auto"/>
      </w:divBdr>
    </w:div>
    <w:div w:id="983244398">
      <w:bodyDiv w:val="1"/>
      <w:marLeft w:val="0"/>
      <w:marRight w:val="0"/>
      <w:marTop w:val="0"/>
      <w:marBottom w:val="0"/>
      <w:divBdr>
        <w:top w:val="none" w:sz="0" w:space="0" w:color="auto"/>
        <w:left w:val="none" w:sz="0" w:space="0" w:color="auto"/>
        <w:bottom w:val="none" w:sz="0" w:space="0" w:color="auto"/>
        <w:right w:val="none" w:sz="0" w:space="0" w:color="auto"/>
      </w:divBdr>
    </w:div>
    <w:div w:id="991326255">
      <w:bodyDiv w:val="1"/>
      <w:marLeft w:val="0"/>
      <w:marRight w:val="0"/>
      <w:marTop w:val="0"/>
      <w:marBottom w:val="0"/>
      <w:divBdr>
        <w:top w:val="none" w:sz="0" w:space="0" w:color="auto"/>
        <w:left w:val="none" w:sz="0" w:space="0" w:color="auto"/>
        <w:bottom w:val="none" w:sz="0" w:space="0" w:color="auto"/>
        <w:right w:val="none" w:sz="0" w:space="0" w:color="auto"/>
      </w:divBdr>
      <w:divsChild>
        <w:div w:id="1456095190">
          <w:marLeft w:val="640"/>
          <w:marRight w:val="0"/>
          <w:marTop w:val="0"/>
          <w:marBottom w:val="0"/>
          <w:divBdr>
            <w:top w:val="none" w:sz="0" w:space="0" w:color="auto"/>
            <w:left w:val="none" w:sz="0" w:space="0" w:color="auto"/>
            <w:bottom w:val="none" w:sz="0" w:space="0" w:color="auto"/>
            <w:right w:val="none" w:sz="0" w:space="0" w:color="auto"/>
          </w:divBdr>
        </w:div>
        <w:div w:id="217670764">
          <w:marLeft w:val="640"/>
          <w:marRight w:val="0"/>
          <w:marTop w:val="0"/>
          <w:marBottom w:val="0"/>
          <w:divBdr>
            <w:top w:val="none" w:sz="0" w:space="0" w:color="auto"/>
            <w:left w:val="none" w:sz="0" w:space="0" w:color="auto"/>
            <w:bottom w:val="none" w:sz="0" w:space="0" w:color="auto"/>
            <w:right w:val="none" w:sz="0" w:space="0" w:color="auto"/>
          </w:divBdr>
        </w:div>
        <w:div w:id="576087610">
          <w:marLeft w:val="640"/>
          <w:marRight w:val="0"/>
          <w:marTop w:val="0"/>
          <w:marBottom w:val="0"/>
          <w:divBdr>
            <w:top w:val="none" w:sz="0" w:space="0" w:color="auto"/>
            <w:left w:val="none" w:sz="0" w:space="0" w:color="auto"/>
            <w:bottom w:val="none" w:sz="0" w:space="0" w:color="auto"/>
            <w:right w:val="none" w:sz="0" w:space="0" w:color="auto"/>
          </w:divBdr>
        </w:div>
        <w:div w:id="1836146989">
          <w:marLeft w:val="640"/>
          <w:marRight w:val="0"/>
          <w:marTop w:val="0"/>
          <w:marBottom w:val="0"/>
          <w:divBdr>
            <w:top w:val="none" w:sz="0" w:space="0" w:color="auto"/>
            <w:left w:val="none" w:sz="0" w:space="0" w:color="auto"/>
            <w:bottom w:val="none" w:sz="0" w:space="0" w:color="auto"/>
            <w:right w:val="none" w:sz="0" w:space="0" w:color="auto"/>
          </w:divBdr>
        </w:div>
        <w:div w:id="486631454">
          <w:marLeft w:val="640"/>
          <w:marRight w:val="0"/>
          <w:marTop w:val="0"/>
          <w:marBottom w:val="0"/>
          <w:divBdr>
            <w:top w:val="none" w:sz="0" w:space="0" w:color="auto"/>
            <w:left w:val="none" w:sz="0" w:space="0" w:color="auto"/>
            <w:bottom w:val="none" w:sz="0" w:space="0" w:color="auto"/>
            <w:right w:val="none" w:sz="0" w:space="0" w:color="auto"/>
          </w:divBdr>
        </w:div>
        <w:div w:id="1880386615">
          <w:marLeft w:val="640"/>
          <w:marRight w:val="0"/>
          <w:marTop w:val="0"/>
          <w:marBottom w:val="0"/>
          <w:divBdr>
            <w:top w:val="none" w:sz="0" w:space="0" w:color="auto"/>
            <w:left w:val="none" w:sz="0" w:space="0" w:color="auto"/>
            <w:bottom w:val="none" w:sz="0" w:space="0" w:color="auto"/>
            <w:right w:val="none" w:sz="0" w:space="0" w:color="auto"/>
          </w:divBdr>
        </w:div>
        <w:div w:id="779295862">
          <w:marLeft w:val="640"/>
          <w:marRight w:val="0"/>
          <w:marTop w:val="0"/>
          <w:marBottom w:val="0"/>
          <w:divBdr>
            <w:top w:val="none" w:sz="0" w:space="0" w:color="auto"/>
            <w:left w:val="none" w:sz="0" w:space="0" w:color="auto"/>
            <w:bottom w:val="none" w:sz="0" w:space="0" w:color="auto"/>
            <w:right w:val="none" w:sz="0" w:space="0" w:color="auto"/>
          </w:divBdr>
        </w:div>
        <w:div w:id="1887132976">
          <w:marLeft w:val="640"/>
          <w:marRight w:val="0"/>
          <w:marTop w:val="0"/>
          <w:marBottom w:val="0"/>
          <w:divBdr>
            <w:top w:val="none" w:sz="0" w:space="0" w:color="auto"/>
            <w:left w:val="none" w:sz="0" w:space="0" w:color="auto"/>
            <w:bottom w:val="none" w:sz="0" w:space="0" w:color="auto"/>
            <w:right w:val="none" w:sz="0" w:space="0" w:color="auto"/>
          </w:divBdr>
        </w:div>
        <w:div w:id="185675224">
          <w:marLeft w:val="640"/>
          <w:marRight w:val="0"/>
          <w:marTop w:val="0"/>
          <w:marBottom w:val="0"/>
          <w:divBdr>
            <w:top w:val="none" w:sz="0" w:space="0" w:color="auto"/>
            <w:left w:val="none" w:sz="0" w:space="0" w:color="auto"/>
            <w:bottom w:val="none" w:sz="0" w:space="0" w:color="auto"/>
            <w:right w:val="none" w:sz="0" w:space="0" w:color="auto"/>
          </w:divBdr>
        </w:div>
        <w:div w:id="1368723340">
          <w:marLeft w:val="640"/>
          <w:marRight w:val="0"/>
          <w:marTop w:val="0"/>
          <w:marBottom w:val="0"/>
          <w:divBdr>
            <w:top w:val="none" w:sz="0" w:space="0" w:color="auto"/>
            <w:left w:val="none" w:sz="0" w:space="0" w:color="auto"/>
            <w:bottom w:val="none" w:sz="0" w:space="0" w:color="auto"/>
            <w:right w:val="none" w:sz="0" w:space="0" w:color="auto"/>
          </w:divBdr>
        </w:div>
        <w:div w:id="175659125">
          <w:marLeft w:val="640"/>
          <w:marRight w:val="0"/>
          <w:marTop w:val="0"/>
          <w:marBottom w:val="0"/>
          <w:divBdr>
            <w:top w:val="none" w:sz="0" w:space="0" w:color="auto"/>
            <w:left w:val="none" w:sz="0" w:space="0" w:color="auto"/>
            <w:bottom w:val="none" w:sz="0" w:space="0" w:color="auto"/>
            <w:right w:val="none" w:sz="0" w:space="0" w:color="auto"/>
          </w:divBdr>
        </w:div>
        <w:div w:id="307514061">
          <w:marLeft w:val="640"/>
          <w:marRight w:val="0"/>
          <w:marTop w:val="0"/>
          <w:marBottom w:val="0"/>
          <w:divBdr>
            <w:top w:val="none" w:sz="0" w:space="0" w:color="auto"/>
            <w:left w:val="none" w:sz="0" w:space="0" w:color="auto"/>
            <w:bottom w:val="none" w:sz="0" w:space="0" w:color="auto"/>
            <w:right w:val="none" w:sz="0" w:space="0" w:color="auto"/>
          </w:divBdr>
        </w:div>
        <w:div w:id="723145298">
          <w:marLeft w:val="640"/>
          <w:marRight w:val="0"/>
          <w:marTop w:val="0"/>
          <w:marBottom w:val="0"/>
          <w:divBdr>
            <w:top w:val="none" w:sz="0" w:space="0" w:color="auto"/>
            <w:left w:val="none" w:sz="0" w:space="0" w:color="auto"/>
            <w:bottom w:val="none" w:sz="0" w:space="0" w:color="auto"/>
            <w:right w:val="none" w:sz="0" w:space="0" w:color="auto"/>
          </w:divBdr>
        </w:div>
        <w:div w:id="806243023">
          <w:marLeft w:val="640"/>
          <w:marRight w:val="0"/>
          <w:marTop w:val="0"/>
          <w:marBottom w:val="0"/>
          <w:divBdr>
            <w:top w:val="none" w:sz="0" w:space="0" w:color="auto"/>
            <w:left w:val="none" w:sz="0" w:space="0" w:color="auto"/>
            <w:bottom w:val="none" w:sz="0" w:space="0" w:color="auto"/>
            <w:right w:val="none" w:sz="0" w:space="0" w:color="auto"/>
          </w:divBdr>
        </w:div>
        <w:div w:id="1920359911">
          <w:marLeft w:val="640"/>
          <w:marRight w:val="0"/>
          <w:marTop w:val="0"/>
          <w:marBottom w:val="0"/>
          <w:divBdr>
            <w:top w:val="none" w:sz="0" w:space="0" w:color="auto"/>
            <w:left w:val="none" w:sz="0" w:space="0" w:color="auto"/>
            <w:bottom w:val="none" w:sz="0" w:space="0" w:color="auto"/>
            <w:right w:val="none" w:sz="0" w:space="0" w:color="auto"/>
          </w:divBdr>
        </w:div>
        <w:div w:id="320697897">
          <w:marLeft w:val="640"/>
          <w:marRight w:val="0"/>
          <w:marTop w:val="0"/>
          <w:marBottom w:val="0"/>
          <w:divBdr>
            <w:top w:val="none" w:sz="0" w:space="0" w:color="auto"/>
            <w:left w:val="none" w:sz="0" w:space="0" w:color="auto"/>
            <w:bottom w:val="none" w:sz="0" w:space="0" w:color="auto"/>
            <w:right w:val="none" w:sz="0" w:space="0" w:color="auto"/>
          </w:divBdr>
        </w:div>
        <w:div w:id="488787600">
          <w:marLeft w:val="640"/>
          <w:marRight w:val="0"/>
          <w:marTop w:val="0"/>
          <w:marBottom w:val="0"/>
          <w:divBdr>
            <w:top w:val="none" w:sz="0" w:space="0" w:color="auto"/>
            <w:left w:val="none" w:sz="0" w:space="0" w:color="auto"/>
            <w:bottom w:val="none" w:sz="0" w:space="0" w:color="auto"/>
            <w:right w:val="none" w:sz="0" w:space="0" w:color="auto"/>
          </w:divBdr>
        </w:div>
        <w:div w:id="445929426">
          <w:marLeft w:val="640"/>
          <w:marRight w:val="0"/>
          <w:marTop w:val="0"/>
          <w:marBottom w:val="0"/>
          <w:divBdr>
            <w:top w:val="none" w:sz="0" w:space="0" w:color="auto"/>
            <w:left w:val="none" w:sz="0" w:space="0" w:color="auto"/>
            <w:bottom w:val="none" w:sz="0" w:space="0" w:color="auto"/>
            <w:right w:val="none" w:sz="0" w:space="0" w:color="auto"/>
          </w:divBdr>
        </w:div>
        <w:div w:id="972053844">
          <w:marLeft w:val="640"/>
          <w:marRight w:val="0"/>
          <w:marTop w:val="0"/>
          <w:marBottom w:val="0"/>
          <w:divBdr>
            <w:top w:val="none" w:sz="0" w:space="0" w:color="auto"/>
            <w:left w:val="none" w:sz="0" w:space="0" w:color="auto"/>
            <w:bottom w:val="none" w:sz="0" w:space="0" w:color="auto"/>
            <w:right w:val="none" w:sz="0" w:space="0" w:color="auto"/>
          </w:divBdr>
        </w:div>
        <w:div w:id="1904366559">
          <w:marLeft w:val="640"/>
          <w:marRight w:val="0"/>
          <w:marTop w:val="0"/>
          <w:marBottom w:val="0"/>
          <w:divBdr>
            <w:top w:val="none" w:sz="0" w:space="0" w:color="auto"/>
            <w:left w:val="none" w:sz="0" w:space="0" w:color="auto"/>
            <w:bottom w:val="none" w:sz="0" w:space="0" w:color="auto"/>
            <w:right w:val="none" w:sz="0" w:space="0" w:color="auto"/>
          </w:divBdr>
        </w:div>
        <w:div w:id="1003554030">
          <w:marLeft w:val="640"/>
          <w:marRight w:val="0"/>
          <w:marTop w:val="0"/>
          <w:marBottom w:val="0"/>
          <w:divBdr>
            <w:top w:val="none" w:sz="0" w:space="0" w:color="auto"/>
            <w:left w:val="none" w:sz="0" w:space="0" w:color="auto"/>
            <w:bottom w:val="none" w:sz="0" w:space="0" w:color="auto"/>
            <w:right w:val="none" w:sz="0" w:space="0" w:color="auto"/>
          </w:divBdr>
        </w:div>
        <w:div w:id="762839221">
          <w:marLeft w:val="640"/>
          <w:marRight w:val="0"/>
          <w:marTop w:val="0"/>
          <w:marBottom w:val="0"/>
          <w:divBdr>
            <w:top w:val="none" w:sz="0" w:space="0" w:color="auto"/>
            <w:left w:val="none" w:sz="0" w:space="0" w:color="auto"/>
            <w:bottom w:val="none" w:sz="0" w:space="0" w:color="auto"/>
            <w:right w:val="none" w:sz="0" w:space="0" w:color="auto"/>
          </w:divBdr>
        </w:div>
        <w:div w:id="882792284">
          <w:marLeft w:val="640"/>
          <w:marRight w:val="0"/>
          <w:marTop w:val="0"/>
          <w:marBottom w:val="0"/>
          <w:divBdr>
            <w:top w:val="none" w:sz="0" w:space="0" w:color="auto"/>
            <w:left w:val="none" w:sz="0" w:space="0" w:color="auto"/>
            <w:bottom w:val="none" w:sz="0" w:space="0" w:color="auto"/>
            <w:right w:val="none" w:sz="0" w:space="0" w:color="auto"/>
          </w:divBdr>
        </w:div>
        <w:div w:id="93403134">
          <w:marLeft w:val="640"/>
          <w:marRight w:val="0"/>
          <w:marTop w:val="0"/>
          <w:marBottom w:val="0"/>
          <w:divBdr>
            <w:top w:val="none" w:sz="0" w:space="0" w:color="auto"/>
            <w:left w:val="none" w:sz="0" w:space="0" w:color="auto"/>
            <w:bottom w:val="none" w:sz="0" w:space="0" w:color="auto"/>
            <w:right w:val="none" w:sz="0" w:space="0" w:color="auto"/>
          </w:divBdr>
        </w:div>
        <w:div w:id="543904131">
          <w:marLeft w:val="640"/>
          <w:marRight w:val="0"/>
          <w:marTop w:val="0"/>
          <w:marBottom w:val="0"/>
          <w:divBdr>
            <w:top w:val="none" w:sz="0" w:space="0" w:color="auto"/>
            <w:left w:val="none" w:sz="0" w:space="0" w:color="auto"/>
            <w:bottom w:val="none" w:sz="0" w:space="0" w:color="auto"/>
            <w:right w:val="none" w:sz="0" w:space="0" w:color="auto"/>
          </w:divBdr>
        </w:div>
        <w:div w:id="831408216">
          <w:marLeft w:val="640"/>
          <w:marRight w:val="0"/>
          <w:marTop w:val="0"/>
          <w:marBottom w:val="0"/>
          <w:divBdr>
            <w:top w:val="none" w:sz="0" w:space="0" w:color="auto"/>
            <w:left w:val="none" w:sz="0" w:space="0" w:color="auto"/>
            <w:bottom w:val="none" w:sz="0" w:space="0" w:color="auto"/>
            <w:right w:val="none" w:sz="0" w:space="0" w:color="auto"/>
          </w:divBdr>
        </w:div>
        <w:div w:id="1855462408">
          <w:marLeft w:val="640"/>
          <w:marRight w:val="0"/>
          <w:marTop w:val="0"/>
          <w:marBottom w:val="0"/>
          <w:divBdr>
            <w:top w:val="none" w:sz="0" w:space="0" w:color="auto"/>
            <w:left w:val="none" w:sz="0" w:space="0" w:color="auto"/>
            <w:bottom w:val="none" w:sz="0" w:space="0" w:color="auto"/>
            <w:right w:val="none" w:sz="0" w:space="0" w:color="auto"/>
          </w:divBdr>
        </w:div>
        <w:div w:id="2121291678">
          <w:marLeft w:val="640"/>
          <w:marRight w:val="0"/>
          <w:marTop w:val="0"/>
          <w:marBottom w:val="0"/>
          <w:divBdr>
            <w:top w:val="none" w:sz="0" w:space="0" w:color="auto"/>
            <w:left w:val="none" w:sz="0" w:space="0" w:color="auto"/>
            <w:bottom w:val="none" w:sz="0" w:space="0" w:color="auto"/>
            <w:right w:val="none" w:sz="0" w:space="0" w:color="auto"/>
          </w:divBdr>
        </w:div>
        <w:div w:id="1882130926">
          <w:marLeft w:val="640"/>
          <w:marRight w:val="0"/>
          <w:marTop w:val="0"/>
          <w:marBottom w:val="0"/>
          <w:divBdr>
            <w:top w:val="none" w:sz="0" w:space="0" w:color="auto"/>
            <w:left w:val="none" w:sz="0" w:space="0" w:color="auto"/>
            <w:bottom w:val="none" w:sz="0" w:space="0" w:color="auto"/>
            <w:right w:val="none" w:sz="0" w:space="0" w:color="auto"/>
          </w:divBdr>
        </w:div>
        <w:div w:id="2026058823">
          <w:marLeft w:val="640"/>
          <w:marRight w:val="0"/>
          <w:marTop w:val="0"/>
          <w:marBottom w:val="0"/>
          <w:divBdr>
            <w:top w:val="none" w:sz="0" w:space="0" w:color="auto"/>
            <w:left w:val="none" w:sz="0" w:space="0" w:color="auto"/>
            <w:bottom w:val="none" w:sz="0" w:space="0" w:color="auto"/>
            <w:right w:val="none" w:sz="0" w:space="0" w:color="auto"/>
          </w:divBdr>
        </w:div>
        <w:div w:id="442265948">
          <w:marLeft w:val="640"/>
          <w:marRight w:val="0"/>
          <w:marTop w:val="0"/>
          <w:marBottom w:val="0"/>
          <w:divBdr>
            <w:top w:val="none" w:sz="0" w:space="0" w:color="auto"/>
            <w:left w:val="none" w:sz="0" w:space="0" w:color="auto"/>
            <w:bottom w:val="none" w:sz="0" w:space="0" w:color="auto"/>
            <w:right w:val="none" w:sz="0" w:space="0" w:color="auto"/>
          </w:divBdr>
        </w:div>
        <w:div w:id="2074235960">
          <w:marLeft w:val="640"/>
          <w:marRight w:val="0"/>
          <w:marTop w:val="0"/>
          <w:marBottom w:val="0"/>
          <w:divBdr>
            <w:top w:val="none" w:sz="0" w:space="0" w:color="auto"/>
            <w:left w:val="none" w:sz="0" w:space="0" w:color="auto"/>
            <w:bottom w:val="none" w:sz="0" w:space="0" w:color="auto"/>
            <w:right w:val="none" w:sz="0" w:space="0" w:color="auto"/>
          </w:divBdr>
        </w:div>
        <w:div w:id="70278467">
          <w:marLeft w:val="640"/>
          <w:marRight w:val="0"/>
          <w:marTop w:val="0"/>
          <w:marBottom w:val="0"/>
          <w:divBdr>
            <w:top w:val="none" w:sz="0" w:space="0" w:color="auto"/>
            <w:left w:val="none" w:sz="0" w:space="0" w:color="auto"/>
            <w:bottom w:val="none" w:sz="0" w:space="0" w:color="auto"/>
            <w:right w:val="none" w:sz="0" w:space="0" w:color="auto"/>
          </w:divBdr>
        </w:div>
        <w:div w:id="149441455">
          <w:marLeft w:val="640"/>
          <w:marRight w:val="0"/>
          <w:marTop w:val="0"/>
          <w:marBottom w:val="0"/>
          <w:divBdr>
            <w:top w:val="none" w:sz="0" w:space="0" w:color="auto"/>
            <w:left w:val="none" w:sz="0" w:space="0" w:color="auto"/>
            <w:bottom w:val="none" w:sz="0" w:space="0" w:color="auto"/>
            <w:right w:val="none" w:sz="0" w:space="0" w:color="auto"/>
          </w:divBdr>
        </w:div>
        <w:div w:id="239751255">
          <w:marLeft w:val="640"/>
          <w:marRight w:val="0"/>
          <w:marTop w:val="0"/>
          <w:marBottom w:val="0"/>
          <w:divBdr>
            <w:top w:val="none" w:sz="0" w:space="0" w:color="auto"/>
            <w:left w:val="none" w:sz="0" w:space="0" w:color="auto"/>
            <w:bottom w:val="none" w:sz="0" w:space="0" w:color="auto"/>
            <w:right w:val="none" w:sz="0" w:space="0" w:color="auto"/>
          </w:divBdr>
        </w:div>
        <w:div w:id="1008407030">
          <w:marLeft w:val="640"/>
          <w:marRight w:val="0"/>
          <w:marTop w:val="0"/>
          <w:marBottom w:val="0"/>
          <w:divBdr>
            <w:top w:val="none" w:sz="0" w:space="0" w:color="auto"/>
            <w:left w:val="none" w:sz="0" w:space="0" w:color="auto"/>
            <w:bottom w:val="none" w:sz="0" w:space="0" w:color="auto"/>
            <w:right w:val="none" w:sz="0" w:space="0" w:color="auto"/>
          </w:divBdr>
        </w:div>
        <w:div w:id="460802870">
          <w:marLeft w:val="640"/>
          <w:marRight w:val="0"/>
          <w:marTop w:val="0"/>
          <w:marBottom w:val="0"/>
          <w:divBdr>
            <w:top w:val="none" w:sz="0" w:space="0" w:color="auto"/>
            <w:left w:val="none" w:sz="0" w:space="0" w:color="auto"/>
            <w:bottom w:val="none" w:sz="0" w:space="0" w:color="auto"/>
            <w:right w:val="none" w:sz="0" w:space="0" w:color="auto"/>
          </w:divBdr>
        </w:div>
        <w:div w:id="1689600970">
          <w:marLeft w:val="640"/>
          <w:marRight w:val="0"/>
          <w:marTop w:val="0"/>
          <w:marBottom w:val="0"/>
          <w:divBdr>
            <w:top w:val="none" w:sz="0" w:space="0" w:color="auto"/>
            <w:left w:val="none" w:sz="0" w:space="0" w:color="auto"/>
            <w:bottom w:val="none" w:sz="0" w:space="0" w:color="auto"/>
            <w:right w:val="none" w:sz="0" w:space="0" w:color="auto"/>
          </w:divBdr>
        </w:div>
        <w:div w:id="660699119">
          <w:marLeft w:val="640"/>
          <w:marRight w:val="0"/>
          <w:marTop w:val="0"/>
          <w:marBottom w:val="0"/>
          <w:divBdr>
            <w:top w:val="none" w:sz="0" w:space="0" w:color="auto"/>
            <w:left w:val="none" w:sz="0" w:space="0" w:color="auto"/>
            <w:bottom w:val="none" w:sz="0" w:space="0" w:color="auto"/>
            <w:right w:val="none" w:sz="0" w:space="0" w:color="auto"/>
          </w:divBdr>
        </w:div>
        <w:div w:id="1215237020">
          <w:marLeft w:val="640"/>
          <w:marRight w:val="0"/>
          <w:marTop w:val="0"/>
          <w:marBottom w:val="0"/>
          <w:divBdr>
            <w:top w:val="none" w:sz="0" w:space="0" w:color="auto"/>
            <w:left w:val="none" w:sz="0" w:space="0" w:color="auto"/>
            <w:bottom w:val="none" w:sz="0" w:space="0" w:color="auto"/>
            <w:right w:val="none" w:sz="0" w:space="0" w:color="auto"/>
          </w:divBdr>
        </w:div>
        <w:div w:id="1973438475">
          <w:marLeft w:val="640"/>
          <w:marRight w:val="0"/>
          <w:marTop w:val="0"/>
          <w:marBottom w:val="0"/>
          <w:divBdr>
            <w:top w:val="none" w:sz="0" w:space="0" w:color="auto"/>
            <w:left w:val="none" w:sz="0" w:space="0" w:color="auto"/>
            <w:bottom w:val="none" w:sz="0" w:space="0" w:color="auto"/>
            <w:right w:val="none" w:sz="0" w:space="0" w:color="auto"/>
          </w:divBdr>
        </w:div>
        <w:div w:id="1709716661">
          <w:marLeft w:val="640"/>
          <w:marRight w:val="0"/>
          <w:marTop w:val="0"/>
          <w:marBottom w:val="0"/>
          <w:divBdr>
            <w:top w:val="none" w:sz="0" w:space="0" w:color="auto"/>
            <w:left w:val="none" w:sz="0" w:space="0" w:color="auto"/>
            <w:bottom w:val="none" w:sz="0" w:space="0" w:color="auto"/>
            <w:right w:val="none" w:sz="0" w:space="0" w:color="auto"/>
          </w:divBdr>
        </w:div>
        <w:div w:id="147790792">
          <w:marLeft w:val="640"/>
          <w:marRight w:val="0"/>
          <w:marTop w:val="0"/>
          <w:marBottom w:val="0"/>
          <w:divBdr>
            <w:top w:val="none" w:sz="0" w:space="0" w:color="auto"/>
            <w:left w:val="none" w:sz="0" w:space="0" w:color="auto"/>
            <w:bottom w:val="none" w:sz="0" w:space="0" w:color="auto"/>
            <w:right w:val="none" w:sz="0" w:space="0" w:color="auto"/>
          </w:divBdr>
        </w:div>
        <w:div w:id="1214387949">
          <w:marLeft w:val="640"/>
          <w:marRight w:val="0"/>
          <w:marTop w:val="0"/>
          <w:marBottom w:val="0"/>
          <w:divBdr>
            <w:top w:val="none" w:sz="0" w:space="0" w:color="auto"/>
            <w:left w:val="none" w:sz="0" w:space="0" w:color="auto"/>
            <w:bottom w:val="none" w:sz="0" w:space="0" w:color="auto"/>
            <w:right w:val="none" w:sz="0" w:space="0" w:color="auto"/>
          </w:divBdr>
        </w:div>
        <w:div w:id="304548911">
          <w:marLeft w:val="640"/>
          <w:marRight w:val="0"/>
          <w:marTop w:val="0"/>
          <w:marBottom w:val="0"/>
          <w:divBdr>
            <w:top w:val="none" w:sz="0" w:space="0" w:color="auto"/>
            <w:left w:val="none" w:sz="0" w:space="0" w:color="auto"/>
            <w:bottom w:val="none" w:sz="0" w:space="0" w:color="auto"/>
            <w:right w:val="none" w:sz="0" w:space="0" w:color="auto"/>
          </w:divBdr>
        </w:div>
        <w:div w:id="1936209322">
          <w:marLeft w:val="640"/>
          <w:marRight w:val="0"/>
          <w:marTop w:val="0"/>
          <w:marBottom w:val="0"/>
          <w:divBdr>
            <w:top w:val="none" w:sz="0" w:space="0" w:color="auto"/>
            <w:left w:val="none" w:sz="0" w:space="0" w:color="auto"/>
            <w:bottom w:val="none" w:sz="0" w:space="0" w:color="auto"/>
            <w:right w:val="none" w:sz="0" w:space="0" w:color="auto"/>
          </w:divBdr>
        </w:div>
        <w:div w:id="1524125994">
          <w:marLeft w:val="640"/>
          <w:marRight w:val="0"/>
          <w:marTop w:val="0"/>
          <w:marBottom w:val="0"/>
          <w:divBdr>
            <w:top w:val="none" w:sz="0" w:space="0" w:color="auto"/>
            <w:left w:val="none" w:sz="0" w:space="0" w:color="auto"/>
            <w:bottom w:val="none" w:sz="0" w:space="0" w:color="auto"/>
            <w:right w:val="none" w:sz="0" w:space="0" w:color="auto"/>
          </w:divBdr>
        </w:div>
        <w:div w:id="1790972768">
          <w:marLeft w:val="640"/>
          <w:marRight w:val="0"/>
          <w:marTop w:val="0"/>
          <w:marBottom w:val="0"/>
          <w:divBdr>
            <w:top w:val="none" w:sz="0" w:space="0" w:color="auto"/>
            <w:left w:val="none" w:sz="0" w:space="0" w:color="auto"/>
            <w:bottom w:val="none" w:sz="0" w:space="0" w:color="auto"/>
            <w:right w:val="none" w:sz="0" w:space="0" w:color="auto"/>
          </w:divBdr>
        </w:div>
        <w:div w:id="1680044472">
          <w:marLeft w:val="640"/>
          <w:marRight w:val="0"/>
          <w:marTop w:val="0"/>
          <w:marBottom w:val="0"/>
          <w:divBdr>
            <w:top w:val="none" w:sz="0" w:space="0" w:color="auto"/>
            <w:left w:val="none" w:sz="0" w:space="0" w:color="auto"/>
            <w:bottom w:val="none" w:sz="0" w:space="0" w:color="auto"/>
            <w:right w:val="none" w:sz="0" w:space="0" w:color="auto"/>
          </w:divBdr>
        </w:div>
        <w:div w:id="1121001279">
          <w:marLeft w:val="640"/>
          <w:marRight w:val="0"/>
          <w:marTop w:val="0"/>
          <w:marBottom w:val="0"/>
          <w:divBdr>
            <w:top w:val="none" w:sz="0" w:space="0" w:color="auto"/>
            <w:left w:val="none" w:sz="0" w:space="0" w:color="auto"/>
            <w:bottom w:val="none" w:sz="0" w:space="0" w:color="auto"/>
            <w:right w:val="none" w:sz="0" w:space="0" w:color="auto"/>
          </w:divBdr>
        </w:div>
        <w:div w:id="1010984817">
          <w:marLeft w:val="640"/>
          <w:marRight w:val="0"/>
          <w:marTop w:val="0"/>
          <w:marBottom w:val="0"/>
          <w:divBdr>
            <w:top w:val="none" w:sz="0" w:space="0" w:color="auto"/>
            <w:left w:val="none" w:sz="0" w:space="0" w:color="auto"/>
            <w:bottom w:val="none" w:sz="0" w:space="0" w:color="auto"/>
            <w:right w:val="none" w:sz="0" w:space="0" w:color="auto"/>
          </w:divBdr>
        </w:div>
        <w:div w:id="1912504262">
          <w:marLeft w:val="640"/>
          <w:marRight w:val="0"/>
          <w:marTop w:val="0"/>
          <w:marBottom w:val="0"/>
          <w:divBdr>
            <w:top w:val="none" w:sz="0" w:space="0" w:color="auto"/>
            <w:left w:val="none" w:sz="0" w:space="0" w:color="auto"/>
            <w:bottom w:val="none" w:sz="0" w:space="0" w:color="auto"/>
            <w:right w:val="none" w:sz="0" w:space="0" w:color="auto"/>
          </w:divBdr>
        </w:div>
        <w:div w:id="219753026">
          <w:marLeft w:val="640"/>
          <w:marRight w:val="0"/>
          <w:marTop w:val="0"/>
          <w:marBottom w:val="0"/>
          <w:divBdr>
            <w:top w:val="none" w:sz="0" w:space="0" w:color="auto"/>
            <w:left w:val="none" w:sz="0" w:space="0" w:color="auto"/>
            <w:bottom w:val="none" w:sz="0" w:space="0" w:color="auto"/>
            <w:right w:val="none" w:sz="0" w:space="0" w:color="auto"/>
          </w:divBdr>
        </w:div>
        <w:div w:id="1171261380">
          <w:marLeft w:val="640"/>
          <w:marRight w:val="0"/>
          <w:marTop w:val="0"/>
          <w:marBottom w:val="0"/>
          <w:divBdr>
            <w:top w:val="none" w:sz="0" w:space="0" w:color="auto"/>
            <w:left w:val="none" w:sz="0" w:space="0" w:color="auto"/>
            <w:bottom w:val="none" w:sz="0" w:space="0" w:color="auto"/>
            <w:right w:val="none" w:sz="0" w:space="0" w:color="auto"/>
          </w:divBdr>
        </w:div>
        <w:div w:id="1899128400">
          <w:marLeft w:val="640"/>
          <w:marRight w:val="0"/>
          <w:marTop w:val="0"/>
          <w:marBottom w:val="0"/>
          <w:divBdr>
            <w:top w:val="none" w:sz="0" w:space="0" w:color="auto"/>
            <w:left w:val="none" w:sz="0" w:space="0" w:color="auto"/>
            <w:bottom w:val="none" w:sz="0" w:space="0" w:color="auto"/>
            <w:right w:val="none" w:sz="0" w:space="0" w:color="auto"/>
          </w:divBdr>
        </w:div>
        <w:div w:id="536502193">
          <w:marLeft w:val="640"/>
          <w:marRight w:val="0"/>
          <w:marTop w:val="0"/>
          <w:marBottom w:val="0"/>
          <w:divBdr>
            <w:top w:val="none" w:sz="0" w:space="0" w:color="auto"/>
            <w:left w:val="none" w:sz="0" w:space="0" w:color="auto"/>
            <w:bottom w:val="none" w:sz="0" w:space="0" w:color="auto"/>
            <w:right w:val="none" w:sz="0" w:space="0" w:color="auto"/>
          </w:divBdr>
        </w:div>
        <w:div w:id="876703027">
          <w:marLeft w:val="640"/>
          <w:marRight w:val="0"/>
          <w:marTop w:val="0"/>
          <w:marBottom w:val="0"/>
          <w:divBdr>
            <w:top w:val="none" w:sz="0" w:space="0" w:color="auto"/>
            <w:left w:val="none" w:sz="0" w:space="0" w:color="auto"/>
            <w:bottom w:val="none" w:sz="0" w:space="0" w:color="auto"/>
            <w:right w:val="none" w:sz="0" w:space="0" w:color="auto"/>
          </w:divBdr>
        </w:div>
        <w:div w:id="1744913650">
          <w:marLeft w:val="640"/>
          <w:marRight w:val="0"/>
          <w:marTop w:val="0"/>
          <w:marBottom w:val="0"/>
          <w:divBdr>
            <w:top w:val="none" w:sz="0" w:space="0" w:color="auto"/>
            <w:left w:val="none" w:sz="0" w:space="0" w:color="auto"/>
            <w:bottom w:val="none" w:sz="0" w:space="0" w:color="auto"/>
            <w:right w:val="none" w:sz="0" w:space="0" w:color="auto"/>
          </w:divBdr>
        </w:div>
        <w:div w:id="465705770">
          <w:marLeft w:val="640"/>
          <w:marRight w:val="0"/>
          <w:marTop w:val="0"/>
          <w:marBottom w:val="0"/>
          <w:divBdr>
            <w:top w:val="none" w:sz="0" w:space="0" w:color="auto"/>
            <w:left w:val="none" w:sz="0" w:space="0" w:color="auto"/>
            <w:bottom w:val="none" w:sz="0" w:space="0" w:color="auto"/>
            <w:right w:val="none" w:sz="0" w:space="0" w:color="auto"/>
          </w:divBdr>
        </w:div>
        <w:div w:id="504370183">
          <w:marLeft w:val="640"/>
          <w:marRight w:val="0"/>
          <w:marTop w:val="0"/>
          <w:marBottom w:val="0"/>
          <w:divBdr>
            <w:top w:val="none" w:sz="0" w:space="0" w:color="auto"/>
            <w:left w:val="none" w:sz="0" w:space="0" w:color="auto"/>
            <w:bottom w:val="none" w:sz="0" w:space="0" w:color="auto"/>
            <w:right w:val="none" w:sz="0" w:space="0" w:color="auto"/>
          </w:divBdr>
        </w:div>
        <w:div w:id="1871994371">
          <w:marLeft w:val="640"/>
          <w:marRight w:val="0"/>
          <w:marTop w:val="0"/>
          <w:marBottom w:val="0"/>
          <w:divBdr>
            <w:top w:val="none" w:sz="0" w:space="0" w:color="auto"/>
            <w:left w:val="none" w:sz="0" w:space="0" w:color="auto"/>
            <w:bottom w:val="none" w:sz="0" w:space="0" w:color="auto"/>
            <w:right w:val="none" w:sz="0" w:space="0" w:color="auto"/>
          </w:divBdr>
        </w:div>
        <w:div w:id="871188712">
          <w:marLeft w:val="640"/>
          <w:marRight w:val="0"/>
          <w:marTop w:val="0"/>
          <w:marBottom w:val="0"/>
          <w:divBdr>
            <w:top w:val="none" w:sz="0" w:space="0" w:color="auto"/>
            <w:left w:val="none" w:sz="0" w:space="0" w:color="auto"/>
            <w:bottom w:val="none" w:sz="0" w:space="0" w:color="auto"/>
            <w:right w:val="none" w:sz="0" w:space="0" w:color="auto"/>
          </w:divBdr>
        </w:div>
        <w:div w:id="431096648">
          <w:marLeft w:val="640"/>
          <w:marRight w:val="0"/>
          <w:marTop w:val="0"/>
          <w:marBottom w:val="0"/>
          <w:divBdr>
            <w:top w:val="none" w:sz="0" w:space="0" w:color="auto"/>
            <w:left w:val="none" w:sz="0" w:space="0" w:color="auto"/>
            <w:bottom w:val="none" w:sz="0" w:space="0" w:color="auto"/>
            <w:right w:val="none" w:sz="0" w:space="0" w:color="auto"/>
          </w:divBdr>
        </w:div>
        <w:div w:id="1584293447">
          <w:marLeft w:val="640"/>
          <w:marRight w:val="0"/>
          <w:marTop w:val="0"/>
          <w:marBottom w:val="0"/>
          <w:divBdr>
            <w:top w:val="none" w:sz="0" w:space="0" w:color="auto"/>
            <w:left w:val="none" w:sz="0" w:space="0" w:color="auto"/>
            <w:bottom w:val="none" w:sz="0" w:space="0" w:color="auto"/>
            <w:right w:val="none" w:sz="0" w:space="0" w:color="auto"/>
          </w:divBdr>
        </w:div>
        <w:div w:id="1301183856">
          <w:marLeft w:val="640"/>
          <w:marRight w:val="0"/>
          <w:marTop w:val="0"/>
          <w:marBottom w:val="0"/>
          <w:divBdr>
            <w:top w:val="none" w:sz="0" w:space="0" w:color="auto"/>
            <w:left w:val="none" w:sz="0" w:space="0" w:color="auto"/>
            <w:bottom w:val="none" w:sz="0" w:space="0" w:color="auto"/>
            <w:right w:val="none" w:sz="0" w:space="0" w:color="auto"/>
          </w:divBdr>
        </w:div>
        <w:div w:id="1503624495">
          <w:marLeft w:val="640"/>
          <w:marRight w:val="0"/>
          <w:marTop w:val="0"/>
          <w:marBottom w:val="0"/>
          <w:divBdr>
            <w:top w:val="none" w:sz="0" w:space="0" w:color="auto"/>
            <w:left w:val="none" w:sz="0" w:space="0" w:color="auto"/>
            <w:bottom w:val="none" w:sz="0" w:space="0" w:color="auto"/>
            <w:right w:val="none" w:sz="0" w:space="0" w:color="auto"/>
          </w:divBdr>
        </w:div>
        <w:div w:id="784496274">
          <w:marLeft w:val="640"/>
          <w:marRight w:val="0"/>
          <w:marTop w:val="0"/>
          <w:marBottom w:val="0"/>
          <w:divBdr>
            <w:top w:val="none" w:sz="0" w:space="0" w:color="auto"/>
            <w:left w:val="none" w:sz="0" w:space="0" w:color="auto"/>
            <w:bottom w:val="none" w:sz="0" w:space="0" w:color="auto"/>
            <w:right w:val="none" w:sz="0" w:space="0" w:color="auto"/>
          </w:divBdr>
        </w:div>
        <w:div w:id="1686207045">
          <w:marLeft w:val="640"/>
          <w:marRight w:val="0"/>
          <w:marTop w:val="0"/>
          <w:marBottom w:val="0"/>
          <w:divBdr>
            <w:top w:val="none" w:sz="0" w:space="0" w:color="auto"/>
            <w:left w:val="none" w:sz="0" w:space="0" w:color="auto"/>
            <w:bottom w:val="none" w:sz="0" w:space="0" w:color="auto"/>
            <w:right w:val="none" w:sz="0" w:space="0" w:color="auto"/>
          </w:divBdr>
        </w:div>
        <w:div w:id="1650818839">
          <w:marLeft w:val="640"/>
          <w:marRight w:val="0"/>
          <w:marTop w:val="0"/>
          <w:marBottom w:val="0"/>
          <w:divBdr>
            <w:top w:val="none" w:sz="0" w:space="0" w:color="auto"/>
            <w:left w:val="none" w:sz="0" w:space="0" w:color="auto"/>
            <w:bottom w:val="none" w:sz="0" w:space="0" w:color="auto"/>
            <w:right w:val="none" w:sz="0" w:space="0" w:color="auto"/>
          </w:divBdr>
        </w:div>
      </w:divsChild>
    </w:div>
    <w:div w:id="991955278">
      <w:bodyDiv w:val="1"/>
      <w:marLeft w:val="0"/>
      <w:marRight w:val="0"/>
      <w:marTop w:val="0"/>
      <w:marBottom w:val="0"/>
      <w:divBdr>
        <w:top w:val="none" w:sz="0" w:space="0" w:color="auto"/>
        <w:left w:val="none" w:sz="0" w:space="0" w:color="auto"/>
        <w:bottom w:val="none" w:sz="0" w:space="0" w:color="auto"/>
        <w:right w:val="none" w:sz="0" w:space="0" w:color="auto"/>
      </w:divBdr>
    </w:div>
    <w:div w:id="994452494">
      <w:bodyDiv w:val="1"/>
      <w:marLeft w:val="0"/>
      <w:marRight w:val="0"/>
      <w:marTop w:val="0"/>
      <w:marBottom w:val="0"/>
      <w:divBdr>
        <w:top w:val="none" w:sz="0" w:space="0" w:color="auto"/>
        <w:left w:val="none" w:sz="0" w:space="0" w:color="auto"/>
        <w:bottom w:val="none" w:sz="0" w:space="0" w:color="auto"/>
        <w:right w:val="none" w:sz="0" w:space="0" w:color="auto"/>
      </w:divBdr>
    </w:div>
    <w:div w:id="996151037">
      <w:bodyDiv w:val="1"/>
      <w:marLeft w:val="0"/>
      <w:marRight w:val="0"/>
      <w:marTop w:val="0"/>
      <w:marBottom w:val="0"/>
      <w:divBdr>
        <w:top w:val="none" w:sz="0" w:space="0" w:color="auto"/>
        <w:left w:val="none" w:sz="0" w:space="0" w:color="auto"/>
        <w:bottom w:val="none" w:sz="0" w:space="0" w:color="auto"/>
        <w:right w:val="none" w:sz="0" w:space="0" w:color="auto"/>
      </w:divBdr>
    </w:div>
    <w:div w:id="999314194">
      <w:bodyDiv w:val="1"/>
      <w:marLeft w:val="0"/>
      <w:marRight w:val="0"/>
      <w:marTop w:val="0"/>
      <w:marBottom w:val="0"/>
      <w:divBdr>
        <w:top w:val="none" w:sz="0" w:space="0" w:color="auto"/>
        <w:left w:val="none" w:sz="0" w:space="0" w:color="auto"/>
        <w:bottom w:val="none" w:sz="0" w:space="0" w:color="auto"/>
        <w:right w:val="none" w:sz="0" w:space="0" w:color="auto"/>
      </w:divBdr>
    </w:div>
    <w:div w:id="1000422885">
      <w:bodyDiv w:val="1"/>
      <w:marLeft w:val="0"/>
      <w:marRight w:val="0"/>
      <w:marTop w:val="0"/>
      <w:marBottom w:val="0"/>
      <w:divBdr>
        <w:top w:val="none" w:sz="0" w:space="0" w:color="auto"/>
        <w:left w:val="none" w:sz="0" w:space="0" w:color="auto"/>
        <w:bottom w:val="none" w:sz="0" w:space="0" w:color="auto"/>
        <w:right w:val="none" w:sz="0" w:space="0" w:color="auto"/>
      </w:divBdr>
    </w:div>
    <w:div w:id="1010642694">
      <w:bodyDiv w:val="1"/>
      <w:marLeft w:val="0"/>
      <w:marRight w:val="0"/>
      <w:marTop w:val="0"/>
      <w:marBottom w:val="0"/>
      <w:divBdr>
        <w:top w:val="none" w:sz="0" w:space="0" w:color="auto"/>
        <w:left w:val="none" w:sz="0" w:space="0" w:color="auto"/>
        <w:bottom w:val="none" w:sz="0" w:space="0" w:color="auto"/>
        <w:right w:val="none" w:sz="0" w:space="0" w:color="auto"/>
      </w:divBdr>
    </w:div>
    <w:div w:id="1011645213">
      <w:bodyDiv w:val="1"/>
      <w:marLeft w:val="0"/>
      <w:marRight w:val="0"/>
      <w:marTop w:val="0"/>
      <w:marBottom w:val="0"/>
      <w:divBdr>
        <w:top w:val="none" w:sz="0" w:space="0" w:color="auto"/>
        <w:left w:val="none" w:sz="0" w:space="0" w:color="auto"/>
        <w:bottom w:val="none" w:sz="0" w:space="0" w:color="auto"/>
        <w:right w:val="none" w:sz="0" w:space="0" w:color="auto"/>
      </w:divBdr>
      <w:divsChild>
        <w:div w:id="1882327670">
          <w:marLeft w:val="640"/>
          <w:marRight w:val="0"/>
          <w:marTop w:val="0"/>
          <w:marBottom w:val="0"/>
          <w:divBdr>
            <w:top w:val="none" w:sz="0" w:space="0" w:color="auto"/>
            <w:left w:val="none" w:sz="0" w:space="0" w:color="auto"/>
            <w:bottom w:val="none" w:sz="0" w:space="0" w:color="auto"/>
            <w:right w:val="none" w:sz="0" w:space="0" w:color="auto"/>
          </w:divBdr>
        </w:div>
        <w:div w:id="1735734644">
          <w:marLeft w:val="640"/>
          <w:marRight w:val="0"/>
          <w:marTop w:val="0"/>
          <w:marBottom w:val="0"/>
          <w:divBdr>
            <w:top w:val="none" w:sz="0" w:space="0" w:color="auto"/>
            <w:left w:val="none" w:sz="0" w:space="0" w:color="auto"/>
            <w:bottom w:val="none" w:sz="0" w:space="0" w:color="auto"/>
            <w:right w:val="none" w:sz="0" w:space="0" w:color="auto"/>
          </w:divBdr>
        </w:div>
        <w:div w:id="1010835312">
          <w:marLeft w:val="640"/>
          <w:marRight w:val="0"/>
          <w:marTop w:val="0"/>
          <w:marBottom w:val="0"/>
          <w:divBdr>
            <w:top w:val="none" w:sz="0" w:space="0" w:color="auto"/>
            <w:left w:val="none" w:sz="0" w:space="0" w:color="auto"/>
            <w:bottom w:val="none" w:sz="0" w:space="0" w:color="auto"/>
            <w:right w:val="none" w:sz="0" w:space="0" w:color="auto"/>
          </w:divBdr>
        </w:div>
        <w:div w:id="451484233">
          <w:marLeft w:val="640"/>
          <w:marRight w:val="0"/>
          <w:marTop w:val="0"/>
          <w:marBottom w:val="0"/>
          <w:divBdr>
            <w:top w:val="none" w:sz="0" w:space="0" w:color="auto"/>
            <w:left w:val="none" w:sz="0" w:space="0" w:color="auto"/>
            <w:bottom w:val="none" w:sz="0" w:space="0" w:color="auto"/>
            <w:right w:val="none" w:sz="0" w:space="0" w:color="auto"/>
          </w:divBdr>
        </w:div>
        <w:div w:id="2023313783">
          <w:marLeft w:val="640"/>
          <w:marRight w:val="0"/>
          <w:marTop w:val="0"/>
          <w:marBottom w:val="0"/>
          <w:divBdr>
            <w:top w:val="none" w:sz="0" w:space="0" w:color="auto"/>
            <w:left w:val="none" w:sz="0" w:space="0" w:color="auto"/>
            <w:bottom w:val="none" w:sz="0" w:space="0" w:color="auto"/>
            <w:right w:val="none" w:sz="0" w:space="0" w:color="auto"/>
          </w:divBdr>
        </w:div>
        <w:div w:id="1473520626">
          <w:marLeft w:val="640"/>
          <w:marRight w:val="0"/>
          <w:marTop w:val="0"/>
          <w:marBottom w:val="0"/>
          <w:divBdr>
            <w:top w:val="none" w:sz="0" w:space="0" w:color="auto"/>
            <w:left w:val="none" w:sz="0" w:space="0" w:color="auto"/>
            <w:bottom w:val="none" w:sz="0" w:space="0" w:color="auto"/>
            <w:right w:val="none" w:sz="0" w:space="0" w:color="auto"/>
          </w:divBdr>
        </w:div>
        <w:div w:id="537789392">
          <w:marLeft w:val="640"/>
          <w:marRight w:val="0"/>
          <w:marTop w:val="0"/>
          <w:marBottom w:val="0"/>
          <w:divBdr>
            <w:top w:val="none" w:sz="0" w:space="0" w:color="auto"/>
            <w:left w:val="none" w:sz="0" w:space="0" w:color="auto"/>
            <w:bottom w:val="none" w:sz="0" w:space="0" w:color="auto"/>
            <w:right w:val="none" w:sz="0" w:space="0" w:color="auto"/>
          </w:divBdr>
        </w:div>
        <w:div w:id="1552498505">
          <w:marLeft w:val="640"/>
          <w:marRight w:val="0"/>
          <w:marTop w:val="0"/>
          <w:marBottom w:val="0"/>
          <w:divBdr>
            <w:top w:val="none" w:sz="0" w:space="0" w:color="auto"/>
            <w:left w:val="none" w:sz="0" w:space="0" w:color="auto"/>
            <w:bottom w:val="none" w:sz="0" w:space="0" w:color="auto"/>
            <w:right w:val="none" w:sz="0" w:space="0" w:color="auto"/>
          </w:divBdr>
        </w:div>
        <w:div w:id="2052612469">
          <w:marLeft w:val="640"/>
          <w:marRight w:val="0"/>
          <w:marTop w:val="0"/>
          <w:marBottom w:val="0"/>
          <w:divBdr>
            <w:top w:val="none" w:sz="0" w:space="0" w:color="auto"/>
            <w:left w:val="none" w:sz="0" w:space="0" w:color="auto"/>
            <w:bottom w:val="none" w:sz="0" w:space="0" w:color="auto"/>
            <w:right w:val="none" w:sz="0" w:space="0" w:color="auto"/>
          </w:divBdr>
        </w:div>
        <w:div w:id="2027822176">
          <w:marLeft w:val="640"/>
          <w:marRight w:val="0"/>
          <w:marTop w:val="0"/>
          <w:marBottom w:val="0"/>
          <w:divBdr>
            <w:top w:val="none" w:sz="0" w:space="0" w:color="auto"/>
            <w:left w:val="none" w:sz="0" w:space="0" w:color="auto"/>
            <w:bottom w:val="none" w:sz="0" w:space="0" w:color="auto"/>
            <w:right w:val="none" w:sz="0" w:space="0" w:color="auto"/>
          </w:divBdr>
        </w:div>
        <w:div w:id="296615951">
          <w:marLeft w:val="640"/>
          <w:marRight w:val="0"/>
          <w:marTop w:val="0"/>
          <w:marBottom w:val="0"/>
          <w:divBdr>
            <w:top w:val="none" w:sz="0" w:space="0" w:color="auto"/>
            <w:left w:val="none" w:sz="0" w:space="0" w:color="auto"/>
            <w:bottom w:val="none" w:sz="0" w:space="0" w:color="auto"/>
            <w:right w:val="none" w:sz="0" w:space="0" w:color="auto"/>
          </w:divBdr>
        </w:div>
        <w:div w:id="1331835367">
          <w:marLeft w:val="640"/>
          <w:marRight w:val="0"/>
          <w:marTop w:val="0"/>
          <w:marBottom w:val="0"/>
          <w:divBdr>
            <w:top w:val="none" w:sz="0" w:space="0" w:color="auto"/>
            <w:left w:val="none" w:sz="0" w:space="0" w:color="auto"/>
            <w:bottom w:val="none" w:sz="0" w:space="0" w:color="auto"/>
            <w:right w:val="none" w:sz="0" w:space="0" w:color="auto"/>
          </w:divBdr>
        </w:div>
        <w:div w:id="2051177809">
          <w:marLeft w:val="640"/>
          <w:marRight w:val="0"/>
          <w:marTop w:val="0"/>
          <w:marBottom w:val="0"/>
          <w:divBdr>
            <w:top w:val="none" w:sz="0" w:space="0" w:color="auto"/>
            <w:left w:val="none" w:sz="0" w:space="0" w:color="auto"/>
            <w:bottom w:val="none" w:sz="0" w:space="0" w:color="auto"/>
            <w:right w:val="none" w:sz="0" w:space="0" w:color="auto"/>
          </w:divBdr>
        </w:div>
        <w:div w:id="922445748">
          <w:marLeft w:val="640"/>
          <w:marRight w:val="0"/>
          <w:marTop w:val="0"/>
          <w:marBottom w:val="0"/>
          <w:divBdr>
            <w:top w:val="none" w:sz="0" w:space="0" w:color="auto"/>
            <w:left w:val="none" w:sz="0" w:space="0" w:color="auto"/>
            <w:bottom w:val="none" w:sz="0" w:space="0" w:color="auto"/>
            <w:right w:val="none" w:sz="0" w:space="0" w:color="auto"/>
          </w:divBdr>
        </w:div>
        <w:div w:id="217016489">
          <w:marLeft w:val="640"/>
          <w:marRight w:val="0"/>
          <w:marTop w:val="0"/>
          <w:marBottom w:val="0"/>
          <w:divBdr>
            <w:top w:val="none" w:sz="0" w:space="0" w:color="auto"/>
            <w:left w:val="none" w:sz="0" w:space="0" w:color="auto"/>
            <w:bottom w:val="none" w:sz="0" w:space="0" w:color="auto"/>
            <w:right w:val="none" w:sz="0" w:space="0" w:color="auto"/>
          </w:divBdr>
        </w:div>
        <w:div w:id="1347755617">
          <w:marLeft w:val="640"/>
          <w:marRight w:val="0"/>
          <w:marTop w:val="0"/>
          <w:marBottom w:val="0"/>
          <w:divBdr>
            <w:top w:val="none" w:sz="0" w:space="0" w:color="auto"/>
            <w:left w:val="none" w:sz="0" w:space="0" w:color="auto"/>
            <w:bottom w:val="none" w:sz="0" w:space="0" w:color="auto"/>
            <w:right w:val="none" w:sz="0" w:space="0" w:color="auto"/>
          </w:divBdr>
        </w:div>
        <w:div w:id="87191969">
          <w:marLeft w:val="640"/>
          <w:marRight w:val="0"/>
          <w:marTop w:val="0"/>
          <w:marBottom w:val="0"/>
          <w:divBdr>
            <w:top w:val="none" w:sz="0" w:space="0" w:color="auto"/>
            <w:left w:val="none" w:sz="0" w:space="0" w:color="auto"/>
            <w:bottom w:val="none" w:sz="0" w:space="0" w:color="auto"/>
            <w:right w:val="none" w:sz="0" w:space="0" w:color="auto"/>
          </w:divBdr>
        </w:div>
        <w:div w:id="1604459013">
          <w:marLeft w:val="640"/>
          <w:marRight w:val="0"/>
          <w:marTop w:val="0"/>
          <w:marBottom w:val="0"/>
          <w:divBdr>
            <w:top w:val="none" w:sz="0" w:space="0" w:color="auto"/>
            <w:left w:val="none" w:sz="0" w:space="0" w:color="auto"/>
            <w:bottom w:val="none" w:sz="0" w:space="0" w:color="auto"/>
            <w:right w:val="none" w:sz="0" w:space="0" w:color="auto"/>
          </w:divBdr>
        </w:div>
        <w:div w:id="976686161">
          <w:marLeft w:val="640"/>
          <w:marRight w:val="0"/>
          <w:marTop w:val="0"/>
          <w:marBottom w:val="0"/>
          <w:divBdr>
            <w:top w:val="none" w:sz="0" w:space="0" w:color="auto"/>
            <w:left w:val="none" w:sz="0" w:space="0" w:color="auto"/>
            <w:bottom w:val="none" w:sz="0" w:space="0" w:color="auto"/>
            <w:right w:val="none" w:sz="0" w:space="0" w:color="auto"/>
          </w:divBdr>
        </w:div>
        <w:div w:id="359209506">
          <w:marLeft w:val="640"/>
          <w:marRight w:val="0"/>
          <w:marTop w:val="0"/>
          <w:marBottom w:val="0"/>
          <w:divBdr>
            <w:top w:val="none" w:sz="0" w:space="0" w:color="auto"/>
            <w:left w:val="none" w:sz="0" w:space="0" w:color="auto"/>
            <w:bottom w:val="none" w:sz="0" w:space="0" w:color="auto"/>
            <w:right w:val="none" w:sz="0" w:space="0" w:color="auto"/>
          </w:divBdr>
        </w:div>
        <w:div w:id="355235429">
          <w:marLeft w:val="640"/>
          <w:marRight w:val="0"/>
          <w:marTop w:val="0"/>
          <w:marBottom w:val="0"/>
          <w:divBdr>
            <w:top w:val="none" w:sz="0" w:space="0" w:color="auto"/>
            <w:left w:val="none" w:sz="0" w:space="0" w:color="auto"/>
            <w:bottom w:val="none" w:sz="0" w:space="0" w:color="auto"/>
            <w:right w:val="none" w:sz="0" w:space="0" w:color="auto"/>
          </w:divBdr>
        </w:div>
        <w:div w:id="595753400">
          <w:marLeft w:val="640"/>
          <w:marRight w:val="0"/>
          <w:marTop w:val="0"/>
          <w:marBottom w:val="0"/>
          <w:divBdr>
            <w:top w:val="none" w:sz="0" w:space="0" w:color="auto"/>
            <w:left w:val="none" w:sz="0" w:space="0" w:color="auto"/>
            <w:bottom w:val="none" w:sz="0" w:space="0" w:color="auto"/>
            <w:right w:val="none" w:sz="0" w:space="0" w:color="auto"/>
          </w:divBdr>
        </w:div>
        <w:div w:id="1042098466">
          <w:marLeft w:val="640"/>
          <w:marRight w:val="0"/>
          <w:marTop w:val="0"/>
          <w:marBottom w:val="0"/>
          <w:divBdr>
            <w:top w:val="none" w:sz="0" w:space="0" w:color="auto"/>
            <w:left w:val="none" w:sz="0" w:space="0" w:color="auto"/>
            <w:bottom w:val="none" w:sz="0" w:space="0" w:color="auto"/>
            <w:right w:val="none" w:sz="0" w:space="0" w:color="auto"/>
          </w:divBdr>
        </w:div>
        <w:div w:id="321785441">
          <w:marLeft w:val="640"/>
          <w:marRight w:val="0"/>
          <w:marTop w:val="0"/>
          <w:marBottom w:val="0"/>
          <w:divBdr>
            <w:top w:val="none" w:sz="0" w:space="0" w:color="auto"/>
            <w:left w:val="none" w:sz="0" w:space="0" w:color="auto"/>
            <w:bottom w:val="none" w:sz="0" w:space="0" w:color="auto"/>
            <w:right w:val="none" w:sz="0" w:space="0" w:color="auto"/>
          </w:divBdr>
        </w:div>
        <w:div w:id="1049455997">
          <w:marLeft w:val="640"/>
          <w:marRight w:val="0"/>
          <w:marTop w:val="0"/>
          <w:marBottom w:val="0"/>
          <w:divBdr>
            <w:top w:val="none" w:sz="0" w:space="0" w:color="auto"/>
            <w:left w:val="none" w:sz="0" w:space="0" w:color="auto"/>
            <w:bottom w:val="none" w:sz="0" w:space="0" w:color="auto"/>
            <w:right w:val="none" w:sz="0" w:space="0" w:color="auto"/>
          </w:divBdr>
        </w:div>
        <w:div w:id="1858811052">
          <w:marLeft w:val="640"/>
          <w:marRight w:val="0"/>
          <w:marTop w:val="0"/>
          <w:marBottom w:val="0"/>
          <w:divBdr>
            <w:top w:val="none" w:sz="0" w:space="0" w:color="auto"/>
            <w:left w:val="none" w:sz="0" w:space="0" w:color="auto"/>
            <w:bottom w:val="none" w:sz="0" w:space="0" w:color="auto"/>
            <w:right w:val="none" w:sz="0" w:space="0" w:color="auto"/>
          </w:divBdr>
        </w:div>
        <w:div w:id="1404527068">
          <w:marLeft w:val="640"/>
          <w:marRight w:val="0"/>
          <w:marTop w:val="0"/>
          <w:marBottom w:val="0"/>
          <w:divBdr>
            <w:top w:val="none" w:sz="0" w:space="0" w:color="auto"/>
            <w:left w:val="none" w:sz="0" w:space="0" w:color="auto"/>
            <w:bottom w:val="none" w:sz="0" w:space="0" w:color="auto"/>
            <w:right w:val="none" w:sz="0" w:space="0" w:color="auto"/>
          </w:divBdr>
        </w:div>
        <w:div w:id="1625191775">
          <w:marLeft w:val="640"/>
          <w:marRight w:val="0"/>
          <w:marTop w:val="0"/>
          <w:marBottom w:val="0"/>
          <w:divBdr>
            <w:top w:val="none" w:sz="0" w:space="0" w:color="auto"/>
            <w:left w:val="none" w:sz="0" w:space="0" w:color="auto"/>
            <w:bottom w:val="none" w:sz="0" w:space="0" w:color="auto"/>
            <w:right w:val="none" w:sz="0" w:space="0" w:color="auto"/>
          </w:divBdr>
        </w:div>
        <w:div w:id="1819376764">
          <w:marLeft w:val="640"/>
          <w:marRight w:val="0"/>
          <w:marTop w:val="0"/>
          <w:marBottom w:val="0"/>
          <w:divBdr>
            <w:top w:val="none" w:sz="0" w:space="0" w:color="auto"/>
            <w:left w:val="none" w:sz="0" w:space="0" w:color="auto"/>
            <w:bottom w:val="none" w:sz="0" w:space="0" w:color="auto"/>
            <w:right w:val="none" w:sz="0" w:space="0" w:color="auto"/>
          </w:divBdr>
        </w:div>
        <w:div w:id="1379084474">
          <w:marLeft w:val="640"/>
          <w:marRight w:val="0"/>
          <w:marTop w:val="0"/>
          <w:marBottom w:val="0"/>
          <w:divBdr>
            <w:top w:val="none" w:sz="0" w:space="0" w:color="auto"/>
            <w:left w:val="none" w:sz="0" w:space="0" w:color="auto"/>
            <w:bottom w:val="none" w:sz="0" w:space="0" w:color="auto"/>
            <w:right w:val="none" w:sz="0" w:space="0" w:color="auto"/>
          </w:divBdr>
        </w:div>
        <w:div w:id="1889107737">
          <w:marLeft w:val="640"/>
          <w:marRight w:val="0"/>
          <w:marTop w:val="0"/>
          <w:marBottom w:val="0"/>
          <w:divBdr>
            <w:top w:val="none" w:sz="0" w:space="0" w:color="auto"/>
            <w:left w:val="none" w:sz="0" w:space="0" w:color="auto"/>
            <w:bottom w:val="none" w:sz="0" w:space="0" w:color="auto"/>
            <w:right w:val="none" w:sz="0" w:space="0" w:color="auto"/>
          </w:divBdr>
        </w:div>
        <w:div w:id="151407108">
          <w:marLeft w:val="640"/>
          <w:marRight w:val="0"/>
          <w:marTop w:val="0"/>
          <w:marBottom w:val="0"/>
          <w:divBdr>
            <w:top w:val="none" w:sz="0" w:space="0" w:color="auto"/>
            <w:left w:val="none" w:sz="0" w:space="0" w:color="auto"/>
            <w:bottom w:val="none" w:sz="0" w:space="0" w:color="auto"/>
            <w:right w:val="none" w:sz="0" w:space="0" w:color="auto"/>
          </w:divBdr>
        </w:div>
        <w:div w:id="546841994">
          <w:marLeft w:val="640"/>
          <w:marRight w:val="0"/>
          <w:marTop w:val="0"/>
          <w:marBottom w:val="0"/>
          <w:divBdr>
            <w:top w:val="none" w:sz="0" w:space="0" w:color="auto"/>
            <w:left w:val="none" w:sz="0" w:space="0" w:color="auto"/>
            <w:bottom w:val="none" w:sz="0" w:space="0" w:color="auto"/>
            <w:right w:val="none" w:sz="0" w:space="0" w:color="auto"/>
          </w:divBdr>
        </w:div>
        <w:div w:id="754210197">
          <w:marLeft w:val="640"/>
          <w:marRight w:val="0"/>
          <w:marTop w:val="0"/>
          <w:marBottom w:val="0"/>
          <w:divBdr>
            <w:top w:val="none" w:sz="0" w:space="0" w:color="auto"/>
            <w:left w:val="none" w:sz="0" w:space="0" w:color="auto"/>
            <w:bottom w:val="none" w:sz="0" w:space="0" w:color="auto"/>
            <w:right w:val="none" w:sz="0" w:space="0" w:color="auto"/>
          </w:divBdr>
        </w:div>
        <w:div w:id="1421948881">
          <w:marLeft w:val="640"/>
          <w:marRight w:val="0"/>
          <w:marTop w:val="0"/>
          <w:marBottom w:val="0"/>
          <w:divBdr>
            <w:top w:val="none" w:sz="0" w:space="0" w:color="auto"/>
            <w:left w:val="none" w:sz="0" w:space="0" w:color="auto"/>
            <w:bottom w:val="none" w:sz="0" w:space="0" w:color="auto"/>
            <w:right w:val="none" w:sz="0" w:space="0" w:color="auto"/>
          </w:divBdr>
        </w:div>
        <w:div w:id="1640382216">
          <w:marLeft w:val="640"/>
          <w:marRight w:val="0"/>
          <w:marTop w:val="0"/>
          <w:marBottom w:val="0"/>
          <w:divBdr>
            <w:top w:val="none" w:sz="0" w:space="0" w:color="auto"/>
            <w:left w:val="none" w:sz="0" w:space="0" w:color="auto"/>
            <w:bottom w:val="none" w:sz="0" w:space="0" w:color="auto"/>
            <w:right w:val="none" w:sz="0" w:space="0" w:color="auto"/>
          </w:divBdr>
        </w:div>
        <w:div w:id="796683181">
          <w:marLeft w:val="640"/>
          <w:marRight w:val="0"/>
          <w:marTop w:val="0"/>
          <w:marBottom w:val="0"/>
          <w:divBdr>
            <w:top w:val="none" w:sz="0" w:space="0" w:color="auto"/>
            <w:left w:val="none" w:sz="0" w:space="0" w:color="auto"/>
            <w:bottom w:val="none" w:sz="0" w:space="0" w:color="auto"/>
            <w:right w:val="none" w:sz="0" w:space="0" w:color="auto"/>
          </w:divBdr>
        </w:div>
        <w:div w:id="1959527648">
          <w:marLeft w:val="640"/>
          <w:marRight w:val="0"/>
          <w:marTop w:val="0"/>
          <w:marBottom w:val="0"/>
          <w:divBdr>
            <w:top w:val="none" w:sz="0" w:space="0" w:color="auto"/>
            <w:left w:val="none" w:sz="0" w:space="0" w:color="auto"/>
            <w:bottom w:val="none" w:sz="0" w:space="0" w:color="auto"/>
            <w:right w:val="none" w:sz="0" w:space="0" w:color="auto"/>
          </w:divBdr>
        </w:div>
        <w:div w:id="428432658">
          <w:marLeft w:val="640"/>
          <w:marRight w:val="0"/>
          <w:marTop w:val="0"/>
          <w:marBottom w:val="0"/>
          <w:divBdr>
            <w:top w:val="none" w:sz="0" w:space="0" w:color="auto"/>
            <w:left w:val="none" w:sz="0" w:space="0" w:color="auto"/>
            <w:bottom w:val="none" w:sz="0" w:space="0" w:color="auto"/>
            <w:right w:val="none" w:sz="0" w:space="0" w:color="auto"/>
          </w:divBdr>
        </w:div>
        <w:div w:id="760375539">
          <w:marLeft w:val="640"/>
          <w:marRight w:val="0"/>
          <w:marTop w:val="0"/>
          <w:marBottom w:val="0"/>
          <w:divBdr>
            <w:top w:val="none" w:sz="0" w:space="0" w:color="auto"/>
            <w:left w:val="none" w:sz="0" w:space="0" w:color="auto"/>
            <w:bottom w:val="none" w:sz="0" w:space="0" w:color="auto"/>
            <w:right w:val="none" w:sz="0" w:space="0" w:color="auto"/>
          </w:divBdr>
        </w:div>
        <w:div w:id="1205022940">
          <w:marLeft w:val="640"/>
          <w:marRight w:val="0"/>
          <w:marTop w:val="0"/>
          <w:marBottom w:val="0"/>
          <w:divBdr>
            <w:top w:val="none" w:sz="0" w:space="0" w:color="auto"/>
            <w:left w:val="none" w:sz="0" w:space="0" w:color="auto"/>
            <w:bottom w:val="none" w:sz="0" w:space="0" w:color="auto"/>
            <w:right w:val="none" w:sz="0" w:space="0" w:color="auto"/>
          </w:divBdr>
        </w:div>
        <w:div w:id="84352701">
          <w:marLeft w:val="640"/>
          <w:marRight w:val="0"/>
          <w:marTop w:val="0"/>
          <w:marBottom w:val="0"/>
          <w:divBdr>
            <w:top w:val="none" w:sz="0" w:space="0" w:color="auto"/>
            <w:left w:val="none" w:sz="0" w:space="0" w:color="auto"/>
            <w:bottom w:val="none" w:sz="0" w:space="0" w:color="auto"/>
            <w:right w:val="none" w:sz="0" w:space="0" w:color="auto"/>
          </w:divBdr>
        </w:div>
        <w:div w:id="936644786">
          <w:marLeft w:val="640"/>
          <w:marRight w:val="0"/>
          <w:marTop w:val="0"/>
          <w:marBottom w:val="0"/>
          <w:divBdr>
            <w:top w:val="none" w:sz="0" w:space="0" w:color="auto"/>
            <w:left w:val="none" w:sz="0" w:space="0" w:color="auto"/>
            <w:bottom w:val="none" w:sz="0" w:space="0" w:color="auto"/>
            <w:right w:val="none" w:sz="0" w:space="0" w:color="auto"/>
          </w:divBdr>
        </w:div>
        <w:div w:id="2130003105">
          <w:marLeft w:val="640"/>
          <w:marRight w:val="0"/>
          <w:marTop w:val="0"/>
          <w:marBottom w:val="0"/>
          <w:divBdr>
            <w:top w:val="none" w:sz="0" w:space="0" w:color="auto"/>
            <w:left w:val="none" w:sz="0" w:space="0" w:color="auto"/>
            <w:bottom w:val="none" w:sz="0" w:space="0" w:color="auto"/>
            <w:right w:val="none" w:sz="0" w:space="0" w:color="auto"/>
          </w:divBdr>
        </w:div>
        <w:div w:id="1688363484">
          <w:marLeft w:val="640"/>
          <w:marRight w:val="0"/>
          <w:marTop w:val="0"/>
          <w:marBottom w:val="0"/>
          <w:divBdr>
            <w:top w:val="none" w:sz="0" w:space="0" w:color="auto"/>
            <w:left w:val="none" w:sz="0" w:space="0" w:color="auto"/>
            <w:bottom w:val="none" w:sz="0" w:space="0" w:color="auto"/>
            <w:right w:val="none" w:sz="0" w:space="0" w:color="auto"/>
          </w:divBdr>
        </w:div>
        <w:div w:id="1415125122">
          <w:marLeft w:val="640"/>
          <w:marRight w:val="0"/>
          <w:marTop w:val="0"/>
          <w:marBottom w:val="0"/>
          <w:divBdr>
            <w:top w:val="none" w:sz="0" w:space="0" w:color="auto"/>
            <w:left w:val="none" w:sz="0" w:space="0" w:color="auto"/>
            <w:bottom w:val="none" w:sz="0" w:space="0" w:color="auto"/>
            <w:right w:val="none" w:sz="0" w:space="0" w:color="auto"/>
          </w:divBdr>
        </w:div>
        <w:div w:id="1421217123">
          <w:marLeft w:val="640"/>
          <w:marRight w:val="0"/>
          <w:marTop w:val="0"/>
          <w:marBottom w:val="0"/>
          <w:divBdr>
            <w:top w:val="none" w:sz="0" w:space="0" w:color="auto"/>
            <w:left w:val="none" w:sz="0" w:space="0" w:color="auto"/>
            <w:bottom w:val="none" w:sz="0" w:space="0" w:color="auto"/>
            <w:right w:val="none" w:sz="0" w:space="0" w:color="auto"/>
          </w:divBdr>
        </w:div>
        <w:div w:id="762191729">
          <w:marLeft w:val="640"/>
          <w:marRight w:val="0"/>
          <w:marTop w:val="0"/>
          <w:marBottom w:val="0"/>
          <w:divBdr>
            <w:top w:val="none" w:sz="0" w:space="0" w:color="auto"/>
            <w:left w:val="none" w:sz="0" w:space="0" w:color="auto"/>
            <w:bottom w:val="none" w:sz="0" w:space="0" w:color="auto"/>
            <w:right w:val="none" w:sz="0" w:space="0" w:color="auto"/>
          </w:divBdr>
        </w:div>
        <w:div w:id="1106274060">
          <w:marLeft w:val="640"/>
          <w:marRight w:val="0"/>
          <w:marTop w:val="0"/>
          <w:marBottom w:val="0"/>
          <w:divBdr>
            <w:top w:val="none" w:sz="0" w:space="0" w:color="auto"/>
            <w:left w:val="none" w:sz="0" w:space="0" w:color="auto"/>
            <w:bottom w:val="none" w:sz="0" w:space="0" w:color="auto"/>
            <w:right w:val="none" w:sz="0" w:space="0" w:color="auto"/>
          </w:divBdr>
        </w:div>
        <w:div w:id="1702128391">
          <w:marLeft w:val="640"/>
          <w:marRight w:val="0"/>
          <w:marTop w:val="0"/>
          <w:marBottom w:val="0"/>
          <w:divBdr>
            <w:top w:val="none" w:sz="0" w:space="0" w:color="auto"/>
            <w:left w:val="none" w:sz="0" w:space="0" w:color="auto"/>
            <w:bottom w:val="none" w:sz="0" w:space="0" w:color="auto"/>
            <w:right w:val="none" w:sz="0" w:space="0" w:color="auto"/>
          </w:divBdr>
        </w:div>
        <w:div w:id="45380929">
          <w:marLeft w:val="640"/>
          <w:marRight w:val="0"/>
          <w:marTop w:val="0"/>
          <w:marBottom w:val="0"/>
          <w:divBdr>
            <w:top w:val="none" w:sz="0" w:space="0" w:color="auto"/>
            <w:left w:val="none" w:sz="0" w:space="0" w:color="auto"/>
            <w:bottom w:val="none" w:sz="0" w:space="0" w:color="auto"/>
            <w:right w:val="none" w:sz="0" w:space="0" w:color="auto"/>
          </w:divBdr>
        </w:div>
        <w:div w:id="1477448587">
          <w:marLeft w:val="640"/>
          <w:marRight w:val="0"/>
          <w:marTop w:val="0"/>
          <w:marBottom w:val="0"/>
          <w:divBdr>
            <w:top w:val="none" w:sz="0" w:space="0" w:color="auto"/>
            <w:left w:val="none" w:sz="0" w:space="0" w:color="auto"/>
            <w:bottom w:val="none" w:sz="0" w:space="0" w:color="auto"/>
            <w:right w:val="none" w:sz="0" w:space="0" w:color="auto"/>
          </w:divBdr>
        </w:div>
        <w:div w:id="992371721">
          <w:marLeft w:val="640"/>
          <w:marRight w:val="0"/>
          <w:marTop w:val="0"/>
          <w:marBottom w:val="0"/>
          <w:divBdr>
            <w:top w:val="none" w:sz="0" w:space="0" w:color="auto"/>
            <w:left w:val="none" w:sz="0" w:space="0" w:color="auto"/>
            <w:bottom w:val="none" w:sz="0" w:space="0" w:color="auto"/>
            <w:right w:val="none" w:sz="0" w:space="0" w:color="auto"/>
          </w:divBdr>
        </w:div>
        <w:div w:id="1413621997">
          <w:marLeft w:val="640"/>
          <w:marRight w:val="0"/>
          <w:marTop w:val="0"/>
          <w:marBottom w:val="0"/>
          <w:divBdr>
            <w:top w:val="none" w:sz="0" w:space="0" w:color="auto"/>
            <w:left w:val="none" w:sz="0" w:space="0" w:color="auto"/>
            <w:bottom w:val="none" w:sz="0" w:space="0" w:color="auto"/>
            <w:right w:val="none" w:sz="0" w:space="0" w:color="auto"/>
          </w:divBdr>
        </w:div>
        <w:div w:id="264963476">
          <w:marLeft w:val="640"/>
          <w:marRight w:val="0"/>
          <w:marTop w:val="0"/>
          <w:marBottom w:val="0"/>
          <w:divBdr>
            <w:top w:val="none" w:sz="0" w:space="0" w:color="auto"/>
            <w:left w:val="none" w:sz="0" w:space="0" w:color="auto"/>
            <w:bottom w:val="none" w:sz="0" w:space="0" w:color="auto"/>
            <w:right w:val="none" w:sz="0" w:space="0" w:color="auto"/>
          </w:divBdr>
        </w:div>
        <w:div w:id="229656919">
          <w:marLeft w:val="640"/>
          <w:marRight w:val="0"/>
          <w:marTop w:val="0"/>
          <w:marBottom w:val="0"/>
          <w:divBdr>
            <w:top w:val="none" w:sz="0" w:space="0" w:color="auto"/>
            <w:left w:val="none" w:sz="0" w:space="0" w:color="auto"/>
            <w:bottom w:val="none" w:sz="0" w:space="0" w:color="auto"/>
            <w:right w:val="none" w:sz="0" w:space="0" w:color="auto"/>
          </w:divBdr>
        </w:div>
        <w:div w:id="1015887657">
          <w:marLeft w:val="640"/>
          <w:marRight w:val="0"/>
          <w:marTop w:val="0"/>
          <w:marBottom w:val="0"/>
          <w:divBdr>
            <w:top w:val="none" w:sz="0" w:space="0" w:color="auto"/>
            <w:left w:val="none" w:sz="0" w:space="0" w:color="auto"/>
            <w:bottom w:val="none" w:sz="0" w:space="0" w:color="auto"/>
            <w:right w:val="none" w:sz="0" w:space="0" w:color="auto"/>
          </w:divBdr>
        </w:div>
        <w:div w:id="1142767048">
          <w:marLeft w:val="640"/>
          <w:marRight w:val="0"/>
          <w:marTop w:val="0"/>
          <w:marBottom w:val="0"/>
          <w:divBdr>
            <w:top w:val="none" w:sz="0" w:space="0" w:color="auto"/>
            <w:left w:val="none" w:sz="0" w:space="0" w:color="auto"/>
            <w:bottom w:val="none" w:sz="0" w:space="0" w:color="auto"/>
            <w:right w:val="none" w:sz="0" w:space="0" w:color="auto"/>
          </w:divBdr>
        </w:div>
        <w:div w:id="907960416">
          <w:marLeft w:val="640"/>
          <w:marRight w:val="0"/>
          <w:marTop w:val="0"/>
          <w:marBottom w:val="0"/>
          <w:divBdr>
            <w:top w:val="none" w:sz="0" w:space="0" w:color="auto"/>
            <w:left w:val="none" w:sz="0" w:space="0" w:color="auto"/>
            <w:bottom w:val="none" w:sz="0" w:space="0" w:color="auto"/>
            <w:right w:val="none" w:sz="0" w:space="0" w:color="auto"/>
          </w:divBdr>
        </w:div>
        <w:div w:id="1848059124">
          <w:marLeft w:val="640"/>
          <w:marRight w:val="0"/>
          <w:marTop w:val="0"/>
          <w:marBottom w:val="0"/>
          <w:divBdr>
            <w:top w:val="none" w:sz="0" w:space="0" w:color="auto"/>
            <w:left w:val="none" w:sz="0" w:space="0" w:color="auto"/>
            <w:bottom w:val="none" w:sz="0" w:space="0" w:color="auto"/>
            <w:right w:val="none" w:sz="0" w:space="0" w:color="auto"/>
          </w:divBdr>
        </w:div>
        <w:div w:id="917862731">
          <w:marLeft w:val="640"/>
          <w:marRight w:val="0"/>
          <w:marTop w:val="0"/>
          <w:marBottom w:val="0"/>
          <w:divBdr>
            <w:top w:val="none" w:sz="0" w:space="0" w:color="auto"/>
            <w:left w:val="none" w:sz="0" w:space="0" w:color="auto"/>
            <w:bottom w:val="none" w:sz="0" w:space="0" w:color="auto"/>
            <w:right w:val="none" w:sz="0" w:space="0" w:color="auto"/>
          </w:divBdr>
        </w:div>
        <w:div w:id="1419326759">
          <w:marLeft w:val="640"/>
          <w:marRight w:val="0"/>
          <w:marTop w:val="0"/>
          <w:marBottom w:val="0"/>
          <w:divBdr>
            <w:top w:val="none" w:sz="0" w:space="0" w:color="auto"/>
            <w:left w:val="none" w:sz="0" w:space="0" w:color="auto"/>
            <w:bottom w:val="none" w:sz="0" w:space="0" w:color="auto"/>
            <w:right w:val="none" w:sz="0" w:space="0" w:color="auto"/>
          </w:divBdr>
        </w:div>
        <w:div w:id="814874708">
          <w:marLeft w:val="640"/>
          <w:marRight w:val="0"/>
          <w:marTop w:val="0"/>
          <w:marBottom w:val="0"/>
          <w:divBdr>
            <w:top w:val="none" w:sz="0" w:space="0" w:color="auto"/>
            <w:left w:val="none" w:sz="0" w:space="0" w:color="auto"/>
            <w:bottom w:val="none" w:sz="0" w:space="0" w:color="auto"/>
            <w:right w:val="none" w:sz="0" w:space="0" w:color="auto"/>
          </w:divBdr>
        </w:div>
        <w:div w:id="771703630">
          <w:marLeft w:val="640"/>
          <w:marRight w:val="0"/>
          <w:marTop w:val="0"/>
          <w:marBottom w:val="0"/>
          <w:divBdr>
            <w:top w:val="none" w:sz="0" w:space="0" w:color="auto"/>
            <w:left w:val="none" w:sz="0" w:space="0" w:color="auto"/>
            <w:bottom w:val="none" w:sz="0" w:space="0" w:color="auto"/>
            <w:right w:val="none" w:sz="0" w:space="0" w:color="auto"/>
          </w:divBdr>
        </w:div>
        <w:div w:id="538319909">
          <w:marLeft w:val="640"/>
          <w:marRight w:val="0"/>
          <w:marTop w:val="0"/>
          <w:marBottom w:val="0"/>
          <w:divBdr>
            <w:top w:val="none" w:sz="0" w:space="0" w:color="auto"/>
            <w:left w:val="none" w:sz="0" w:space="0" w:color="auto"/>
            <w:bottom w:val="none" w:sz="0" w:space="0" w:color="auto"/>
            <w:right w:val="none" w:sz="0" w:space="0" w:color="auto"/>
          </w:divBdr>
        </w:div>
        <w:div w:id="1319454259">
          <w:marLeft w:val="640"/>
          <w:marRight w:val="0"/>
          <w:marTop w:val="0"/>
          <w:marBottom w:val="0"/>
          <w:divBdr>
            <w:top w:val="none" w:sz="0" w:space="0" w:color="auto"/>
            <w:left w:val="none" w:sz="0" w:space="0" w:color="auto"/>
            <w:bottom w:val="none" w:sz="0" w:space="0" w:color="auto"/>
            <w:right w:val="none" w:sz="0" w:space="0" w:color="auto"/>
          </w:divBdr>
        </w:div>
        <w:div w:id="680472312">
          <w:marLeft w:val="640"/>
          <w:marRight w:val="0"/>
          <w:marTop w:val="0"/>
          <w:marBottom w:val="0"/>
          <w:divBdr>
            <w:top w:val="none" w:sz="0" w:space="0" w:color="auto"/>
            <w:left w:val="none" w:sz="0" w:space="0" w:color="auto"/>
            <w:bottom w:val="none" w:sz="0" w:space="0" w:color="auto"/>
            <w:right w:val="none" w:sz="0" w:space="0" w:color="auto"/>
          </w:divBdr>
        </w:div>
        <w:div w:id="107433069">
          <w:marLeft w:val="640"/>
          <w:marRight w:val="0"/>
          <w:marTop w:val="0"/>
          <w:marBottom w:val="0"/>
          <w:divBdr>
            <w:top w:val="none" w:sz="0" w:space="0" w:color="auto"/>
            <w:left w:val="none" w:sz="0" w:space="0" w:color="auto"/>
            <w:bottom w:val="none" w:sz="0" w:space="0" w:color="auto"/>
            <w:right w:val="none" w:sz="0" w:space="0" w:color="auto"/>
          </w:divBdr>
        </w:div>
        <w:div w:id="386882861">
          <w:marLeft w:val="640"/>
          <w:marRight w:val="0"/>
          <w:marTop w:val="0"/>
          <w:marBottom w:val="0"/>
          <w:divBdr>
            <w:top w:val="none" w:sz="0" w:space="0" w:color="auto"/>
            <w:left w:val="none" w:sz="0" w:space="0" w:color="auto"/>
            <w:bottom w:val="none" w:sz="0" w:space="0" w:color="auto"/>
            <w:right w:val="none" w:sz="0" w:space="0" w:color="auto"/>
          </w:divBdr>
        </w:div>
      </w:divsChild>
    </w:div>
    <w:div w:id="1011835943">
      <w:bodyDiv w:val="1"/>
      <w:marLeft w:val="0"/>
      <w:marRight w:val="0"/>
      <w:marTop w:val="0"/>
      <w:marBottom w:val="0"/>
      <w:divBdr>
        <w:top w:val="none" w:sz="0" w:space="0" w:color="auto"/>
        <w:left w:val="none" w:sz="0" w:space="0" w:color="auto"/>
        <w:bottom w:val="none" w:sz="0" w:space="0" w:color="auto"/>
        <w:right w:val="none" w:sz="0" w:space="0" w:color="auto"/>
      </w:divBdr>
    </w:div>
    <w:div w:id="1013991735">
      <w:bodyDiv w:val="1"/>
      <w:marLeft w:val="0"/>
      <w:marRight w:val="0"/>
      <w:marTop w:val="0"/>
      <w:marBottom w:val="0"/>
      <w:divBdr>
        <w:top w:val="none" w:sz="0" w:space="0" w:color="auto"/>
        <w:left w:val="none" w:sz="0" w:space="0" w:color="auto"/>
        <w:bottom w:val="none" w:sz="0" w:space="0" w:color="auto"/>
        <w:right w:val="none" w:sz="0" w:space="0" w:color="auto"/>
      </w:divBdr>
    </w:div>
    <w:div w:id="1016495473">
      <w:bodyDiv w:val="1"/>
      <w:marLeft w:val="0"/>
      <w:marRight w:val="0"/>
      <w:marTop w:val="0"/>
      <w:marBottom w:val="0"/>
      <w:divBdr>
        <w:top w:val="none" w:sz="0" w:space="0" w:color="auto"/>
        <w:left w:val="none" w:sz="0" w:space="0" w:color="auto"/>
        <w:bottom w:val="none" w:sz="0" w:space="0" w:color="auto"/>
        <w:right w:val="none" w:sz="0" w:space="0" w:color="auto"/>
      </w:divBdr>
      <w:divsChild>
        <w:div w:id="407461154">
          <w:marLeft w:val="480"/>
          <w:marRight w:val="0"/>
          <w:marTop w:val="0"/>
          <w:marBottom w:val="0"/>
          <w:divBdr>
            <w:top w:val="none" w:sz="0" w:space="0" w:color="auto"/>
            <w:left w:val="none" w:sz="0" w:space="0" w:color="auto"/>
            <w:bottom w:val="none" w:sz="0" w:space="0" w:color="auto"/>
            <w:right w:val="none" w:sz="0" w:space="0" w:color="auto"/>
          </w:divBdr>
        </w:div>
        <w:div w:id="90705185">
          <w:marLeft w:val="480"/>
          <w:marRight w:val="0"/>
          <w:marTop w:val="0"/>
          <w:marBottom w:val="0"/>
          <w:divBdr>
            <w:top w:val="none" w:sz="0" w:space="0" w:color="auto"/>
            <w:left w:val="none" w:sz="0" w:space="0" w:color="auto"/>
            <w:bottom w:val="none" w:sz="0" w:space="0" w:color="auto"/>
            <w:right w:val="none" w:sz="0" w:space="0" w:color="auto"/>
          </w:divBdr>
        </w:div>
        <w:div w:id="731273709">
          <w:marLeft w:val="480"/>
          <w:marRight w:val="0"/>
          <w:marTop w:val="0"/>
          <w:marBottom w:val="0"/>
          <w:divBdr>
            <w:top w:val="none" w:sz="0" w:space="0" w:color="auto"/>
            <w:left w:val="none" w:sz="0" w:space="0" w:color="auto"/>
            <w:bottom w:val="none" w:sz="0" w:space="0" w:color="auto"/>
            <w:right w:val="none" w:sz="0" w:space="0" w:color="auto"/>
          </w:divBdr>
        </w:div>
        <w:div w:id="1785273680">
          <w:marLeft w:val="480"/>
          <w:marRight w:val="0"/>
          <w:marTop w:val="0"/>
          <w:marBottom w:val="0"/>
          <w:divBdr>
            <w:top w:val="none" w:sz="0" w:space="0" w:color="auto"/>
            <w:left w:val="none" w:sz="0" w:space="0" w:color="auto"/>
            <w:bottom w:val="none" w:sz="0" w:space="0" w:color="auto"/>
            <w:right w:val="none" w:sz="0" w:space="0" w:color="auto"/>
          </w:divBdr>
        </w:div>
        <w:div w:id="284969156">
          <w:marLeft w:val="480"/>
          <w:marRight w:val="0"/>
          <w:marTop w:val="0"/>
          <w:marBottom w:val="0"/>
          <w:divBdr>
            <w:top w:val="none" w:sz="0" w:space="0" w:color="auto"/>
            <w:left w:val="none" w:sz="0" w:space="0" w:color="auto"/>
            <w:bottom w:val="none" w:sz="0" w:space="0" w:color="auto"/>
            <w:right w:val="none" w:sz="0" w:space="0" w:color="auto"/>
          </w:divBdr>
        </w:div>
        <w:div w:id="539434337">
          <w:marLeft w:val="480"/>
          <w:marRight w:val="0"/>
          <w:marTop w:val="0"/>
          <w:marBottom w:val="0"/>
          <w:divBdr>
            <w:top w:val="none" w:sz="0" w:space="0" w:color="auto"/>
            <w:left w:val="none" w:sz="0" w:space="0" w:color="auto"/>
            <w:bottom w:val="none" w:sz="0" w:space="0" w:color="auto"/>
            <w:right w:val="none" w:sz="0" w:space="0" w:color="auto"/>
          </w:divBdr>
        </w:div>
        <w:div w:id="351928758">
          <w:marLeft w:val="480"/>
          <w:marRight w:val="0"/>
          <w:marTop w:val="0"/>
          <w:marBottom w:val="0"/>
          <w:divBdr>
            <w:top w:val="none" w:sz="0" w:space="0" w:color="auto"/>
            <w:left w:val="none" w:sz="0" w:space="0" w:color="auto"/>
            <w:bottom w:val="none" w:sz="0" w:space="0" w:color="auto"/>
            <w:right w:val="none" w:sz="0" w:space="0" w:color="auto"/>
          </w:divBdr>
        </w:div>
        <w:div w:id="792213108">
          <w:marLeft w:val="480"/>
          <w:marRight w:val="0"/>
          <w:marTop w:val="0"/>
          <w:marBottom w:val="0"/>
          <w:divBdr>
            <w:top w:val="none" w:sz="0" w:space="0" w:color="auto"/>
            <w:left w:val="none" w:sz="0" w:space="0" w:color="auto"/>
            <w:bottom w:val="none" w:sz="0" w:space="0" w:color="auto"/>
            <w:right w:val="none" w:sz="0" w:space="0" w:color="auto"/>
          </w:divBdr>
        </w:div>
        <w:div w:id="134220016">
          <w:marLeft w:val="480"/>
          <w:marRight w:val="0"/>
          <w:marTop w:val="0"/>
          <w:marBottom w:val="0"/>
          <w:divBdr>
            <w:top w:val="none" w:sz="0" w:space="0" w:color="auto"/>
            <w:left w:val="none" w:sz="0" w:space="0" w:color="auto"/>
            <w:bottom w:val="none" w:sz="0" w:space="0" w:color="auto"/>
            <w:right w:val="none" w:sz="0" w:space="0" w:color="auto"/>
          </w:divBdr>
        </w:div>
        <w:div w:id="1833908862">
          <w:marLeft w:val="480"/>
          <w:marRight w:val="0"/>
          <w:marTop w:val="0"/>
          <w:marBottom w:val="0"/>
          <w:divBdr>
            <w:top w:val="none" w:sz="0" w:space="0" w:color="auto"/>
            <w:left w:val="none" w:sz="0" w:space="0" w:color="auto"/>
            <w:bottom w:val="none" w:sz="0" w:space="0" w:color="auto"/>
            <w:right w:val="none" w:sz="0" w:space="0" w:color="auto"/>
          </w:divBdr>
        </w:div>
        <w:div w:id="93868419">
          <w:marLeft w:val="480"/>
          <w:marRight w:val="0"/>
          <w:marTop w:val="0"/>
          <w:marBottom w:val="0"/>
          <w:divBdr>
            <w:top w:val="none" w:sz="0" w:space="0" w:color="auto"/>
            <w:left w:val="none" w:sz="0" w:space="0" w:color="auto"/>
            <w:bottom w:val="none" w:sz="0" w:space="0" w:color="auto"/>
            <w:right w:val="none" w:sz="0" w:space="0" w:color="auto"/>
          </w:divBdr>
        </w:div>
        <w:div w:id="556478112">
          <w:marLeft w:val="480"/>
          <w:marRight w:val="0"/>
          <w:marTop w:val="0"/>
          <w:marBottom w:val="0"/>
          <w:divBdr>
            <w:top w:val="none" w:sz="0" w:space="0" w:color="auto"/>
            <w:left w:val="none" w:sz="0" w:space="0" w:color="auto"/>
            <w:bottom w:val="none" w:sz="0" w:space="0" w:color="auto"/>
            <w:right w:val="none" w:sz="0" w:space="0" w:color="auto"/>
          </w:divBdr>
        </w:div>
        <w:div w:id="864906960">
          <w:marLeft w:val="480"/>
          <w:marRight w:val="0"/>
          <w:marTop w:val="0"/>
          <w:marBottom w:val="0"/>
          <w:divBdr>
            <w:top w:val="none" w:sz="0" w:space="0" w:color="auto"/>
            <w:left w:val="none" w:sz="0" w:space="0" w:color="auto"/>
            <w:bottom w:val="none" w:sz="0" w:space="0" w:color="auto"/>
            <w:right w:val="none" w:sz="0" w:space="0" w:color="auto"/>
          </w:divBdr>
        </w:div>
        <w:div w:id="999964211">
          <w:marLeft w:val="480"/>
          <w:marRight w:val="0"/>
          <w:marTop w:val="0"/>
          <w:marBottom w:val="0"/>
          <w:divBdr>
            <w:top w:val="none" w:sz="0" w:space="0" w:color="auto"/>
            <w:left w:val="none" w:sz="0" w:space="0" w:color="auto"/>
            <w:bottom w:val="none" w:sz="0" w:space="0" w:color="auto"/>
            <w:right w:val="none" w:sz="0" w:space="0" w:color="auto"/>
          </w:divBdr>
        </w:div>
        <w:div w:id="1454984003">
          <w:marLeft w:val="480"/>
          <w:marRight w:val="0"/>
          <w:marTop w:val="0"/>
          <w:marBottom w:val="0"/>
          <w:divBdr>
            <w:top w:val="none" w:sz="0" w:space="0" w:color="auto"/>
            <w:left w:val="none" w:sz="0" w:space="0" w:color="auto"/>
            <w:bottom w:val="none" w:sz="0" w:space="0" w:color="auto"/>
            <w:right w:val="none" w:sz="0" w:space="0" w:color="auto"/>
          </w:divBdr>
        </w:div>
        <w:div w:id="1703363822">
          <w:marLeft w:val="480"/>
          <w:marRight w:val="0"/>
          <w:marTop w:val="0"/>
          <w:marBottom w:val="0"/>
          <w:divBdr>
            <w:top w:val="none" w:sz="0" w:space="0" w:color="auto"/>
            <w:left w:val="none" w:sz="0" w:space="0" w:color="auto"/>
            <w:bottom w:val="none" w:sz="0" w:space="0" w:color="auto"/>
            <w:right w:val="none" w:sz="0" w:space="0" w:color="auto"/>
          </w:divBdr>
        </w:div>
        <w:div w:id="1839878131">
          <w:marLeft w:val="480"/>
          <w:marRight w:val="0"/>
          <w:marTop w:val="0"/>
          <w:marBottom w:val="0"/>
          <w:divBdr>
            <w:top w:val="none" w:sz="0" w:space="0" w:color="auto"/>
            <w:left w:val="none" w:sz="0" w:space="0" w:color="auto"/>
            <w:bottom w:val="none" w:sz="0" w:space="0" w:color="auto"/>
            <w:right w:val="none" w:sz="0" w:space="0" w:color="auto"/>
          </w:divBdr>
        </w:div>
        <w:div w:id="877856256">
          <w:marLeft w:val="480"/>
          <w:marRight w:val="0"/>
          <w:marTop w:val="0"/>
          <w:marBottom w:val="0"/>
          <w:divBdr>
            <w:top w:val="none" w:sz="0" w:space="0" w:color="auto"/>
            <w:left w:val="none" w:sz="0" w:space="0" w:color="auto"/>
            <w:bottom w:val="none" w:sz="0" w:space="0" w:color="auto"/>
            <w:right w:val="none" w:sz="0" w:space="0" w:color="auto"/>
          </w:divBdr>
        </w:div>
        <w:div w:id="731586720">
          <w:marLeft w:val="480"/>
          <w:marRight w:val="0"/>
          <w:marTop w:val="0"/>
          <w:marBottom w:val="0"/>
          <w:divBdr>
            <w:top w:val="none" w:sz="0" w:space="0" w:color="auto"/>
            <w:left w:val="none" w:sz="0" w:space="0" w:color="auto"/>
            <w:bottom w:val="none" w:sz="0" w:space="0" w:color="auto"/>
            <w:right w:val="none" w:sz="0" w:space="0" w:color="auto"/>
          </w:divBdr>
        </w:div>
        <w:div w:id="521475833">
          <w:marLeft w:val="480"/>
          <w:marRight w:val="0"/>
          <w:marTop w:val="0"/>
          <w:marBottom w:val="0"/>
          <w:divBdr>
            <w:top w:val="none" w:sz="0" w:space="0" w:color="auto"/>
            <w:left w:val="none" w:sz="0" w:space="0" w:color="auto"/>
            <w:bottom w:val="none" w:sz="0" w:space="0" w:color="auto"/>
            <w:right w:val="none" w:sz="0" w:space="0" w:color="auto"/>
          </w:divBdr>
        </w:div>
        <w:div w:id="1753550442">
          <w:marLeft w:val="480"/>
          <w:marRight w:val="0"/>
          <w:marTop w:val="0"/>
          <w:marBottom w:val="0"/>
          <w:divBdr>
            <w:top w:val="none" w:sz="0" w:space="0" w:color="auto"/>
            <w:left w:val="none" w:sz="0" w:space="0" w:color="auto"/>
            <w:bottom w:val="none" w:sz="0" w:space="0" w:color="auto"/>
            <w:right w:val="none" w:sz="0" w:space="0" w:color="auto"/>
          </w:divBdr>
        </w:div>
        <w:div w:id="2020693504">
          <w:marLeft w:val="480"/>
          <w:marRight w:val="0"/>
          <w:marTop w:val="0"/>
          <w:marBottom w:val="0"/>
          <w:divBdr>
            <w:top w:val="none" w:sz="0" w:space="0" w:color="auto"/>
            <w:left w:val="none" w:sz="0" w:space="0" w:color="auto"/>
            <w:bottom w:val="none" w:sz="0" w:space="0" w:color="auto"/>
            <w:right w:val="none" w:sz="0" w:space="0" w:color="auto"/>
          </w:divBdr>
        </w:div>
        <w:div w:id="1904171272">
          <w:marLeft w:val="480"/>
          <w:marRight w:val="0"/>
          <w:marTop w:val="0"/>
          <w:marBottom w:val="0"/>
          <w:divBdr>
            <w:top w:val="none" w:sz="0" w:space="0" w:color="auto"/>
            <w:left w:val="none" w:sz="0" w:space="0" w:color="auto"/>
            <w:bottom w:val="none" w:sz="0" w:space="0" w:color="auto"/>
            <w:right w:val="none" w:sz="0" w:space="0" w:color="auto"/>
          </w:divBdr>
        </w:div>
        <w:div w:id="905997767">
          <w:marLeft w:val="480"/>
          <w:marRight w:val="0"/>
          <w:marTop w:val="0"/>
          <w:marBottom w:val="0"/>
          <w:divBdr>
            <w:top w:val="none" w:sz="0" w:space="0" w:color="auto"/>
            <w:left w:val="none" w:sz="0" w:space="0" w:color="auto"/>
            <w:bottom w:val="none" w:sz="0" w:space="0" w:color="auto"/>
            <w:right w:val="none" w:sz="0" w:space="0" w:color="auto"/>
          </w:divBdr>
        </w:div>
        <w:div w:id="436869827">
          <w:marLeft w:val="480"/>
          <w:marRight w:val="0"/>
          <w:marTop w:val="0"/>
          <w:marBottom w:val="0"/>
          <w:divBdr>
            <w:top w:val="none" w:sz="0" w:space="0" w:color="auto"/>
            <w:left w:val="none" w:sz="0" w:space="0" w:color="auto"/>
            <w:bottom w:val="none" w:sz="0" w:space="0" w:color="auto"/>
            <w:right w:val="none" w:sz="0" w:space="0" w:color="auto"/>
          </w:divBdr>
        </w:div>
        <w:div w:id="1018971325">
          <w:marLeft w:val="480"/>
          <w:marRight w:val="0"/>
          <w:marTop w:val="0"/>
          <w:marBottom w:val="0"/>
          <w:divBdr>
            <w:top w:val="none" w:sz="0" w:space="0" w:color="auto"/>
            <w:left w:val="none" w:sz="0" w:space="0" w:color="auto"/>
            <w:bottom w:val="none" w:sz="0" w:space="0" w:color="auto"/>
            <w:right w:val="none" w:sz="0" w:space="0" w:color="auto"/>
          </w:divBdr>
        </w:div>
        <w:div w:id="886527128">
          <w:marLeft w:val="480"/>
          <w:marRight w:val="0"/>
          <w:marTop w:val="0"/>
          <w:marBottom w:val="0"/>
          <w:divBdr>
            <w:top w:val="none" w:sz="0" w:space="0" w:color="auto"/>
            <w:left w:val="none" w:sz="0" w:space="0" w:color="auto"/>
            <w:bottom w:val="none" w:sz="0" w:space="0" w:color="auto"/>
            <w:right w:val="none" w:sz="0" w:space="0" w:color="auto"/>
          </w:divBdr>
        </w:div>
        <w:div w:id="1853686239">
          <w:marLeft w:val="480"/>
          <w:marRight w:val="0"/>
          <w:marTop w:val="0"/>
          <w:marBottom w:val="0"/>
          <w:divBdr>
            <w:top w:val="none" w:sz="0" w:space="0" w:color="auto"/>
            <w:left w:val="none" w:sz="0" w:space="0" w:color="auto"/>
            <w:bottom w:val="none" w:sz="0" w:space="0" w:color="auto"/>
            <w:right w:val="none" w:sz="0" w:space="0" w:color="auto"/>
          </w:divBdr>
        </w:div>
        <w:div w:id="1398624247">
          <w:marLeft w:val="480"/>
          <w:marRight w:val="0"/>
          <w:marTop w:val="0"/>
          <w:marBottom w:val="0"/>
          <w:divBdr>
            <w:top w:val="none" w:sz="0" w:space="0" w:color="auto"/>
            <w:left w:val="none" w:sz="0" w:space="0" w:color="auto"/>
            <w:bottom w:val="none" w:sz="0" w:space="0" w:color="auto"/>
            <w:right w:val="none" w:sz="0" w:space="0" w:color="auto"/>
          </w:divBdr>
        </w:div>
        <w:div w:id="1714693652">
          <w:marLeft w:val="480"/>
          <w:marRight w:val="0"/>
          <w:marTop w:val="0"/>
          <w:marBottom w:val="0"/>
          <w:divBdr>
            <w:top w:val="none" w:sz="0" w:space="0" w:color="auto"/>
            <w:left w:val="none" w:sz="0" w:space="0" w:color="auto"/>
            <w:bottom w:val="none" w:sz="0" w:space="0" w:color="auto"/>
            <w:right w:val="none" w:sz="0" w:space="0" w:color="auto"/>
          </w:divBdr>
        </w:div>
        <w:div w:id="1575504910">
          <w:marLeft w:val="480"/>
          <w:marRight w:val="0"/>
          <w:marTop w:val="0"/>
          <w:marBottom w:val="0"/>
          <w:divBdr>
            <w:top w:val="none" w:sz="0" w:space="0" w:color="auto"/>
            <w:left w:val="none" w:sz="0" w:space="0" w:color="auto"/>
            <w:bottom w:val="none" w:sz="0" w:space="0" w:color="auto"/>
            <w:right w:val="none" w:sz="0" w:space="0" w:color="auto"/>
          </w:divBdr>
        </w:div>
        <w:div w:id="1607080536">
          <w:marLeft w:val="480"/>
          <w:marRight w:val="0"/>
          <w:marTop w:val="0"/>
          <w:marBottom w:val="0"/>
          <w:divBdr>
            <w:top w:val="none" w:sz="0" w:space="0" w:color="auto"/>
            <w:left w:val="none" w:sz="0" w:space="0" w:color="auto"/>
            <w:bottom w:val="none" w:sz="0" w:space="0" w:color="auto"/>
            <w:right w:val="none" w:sz="0" w:space="0" w:color="auto"/>
          </w:divBdr>
        </w:div>
        <w:div w:id="672490756">
          <w:marLeft w:val="480"/>
          <w:marRight w:val="0"/>
          <w:marTop w:val="0"/>
          <w:marBottom w:val="0"/>
          <w:divBdr>
            <w:top w:val="none" w:sz="0" w:space="0" w:color="auto"/>
            <w:left w:val="none" w:sz="0" w:space="0" w:color="auto"/>
            <w:bottom w:val="none" w:sz="0" w:space="0" w:color="auto"/>
            <w:right w:val="none" w:sz="0" w:space="0" w:color="auto"/>
          </w:divBdr>
        </w:div>
        <w:div w:id="1572882966">
          <w:marLeft w:val="480"/>
          <w:marRight w:val="0"/>
          <w:marTop w:val="0"/>
          <w:marBottom w:val="0"/>
          <w:divBdr>
            <w:top w:val="none" w:sz="0" w:space="0" w:color="auto"/>
            <w:left w:val="none" w:sz="0" w:space="0" w:color="auto"/>
            <w:bottom w:val="none" w:sz="0" w:space="0" w:color="auto"/>
            <w:right w:val="none" w:sz="0" w:space="0" w:color="auto"/>
          </w:divBdr>
        </w:div>
        <w:div w:id="1312980075">
          <w:marLeft w:val="480"/>
          <w:marRight w:val="0"/>
          <w:marTop w:val="0"/>
          <w:marBottom w:val="0"/>
          <w:divBdr>
            <w:top w:val="none" w:sz="0" w:space="0" w:color="auto"/>
            <w:left w:val="none" w:sz="0" w:space="0" w:color="auto"/>
            <w:bottom w:val="none" w:sz="0" w:space="0" w:color="auto"/>
            <w:right w:val="none" w:sz="0" w:space="0" w:color="auto"/>
          </w:divBdr>
        </w:div>
        <w:div w:id="972519718">
          <w:marLeft w:val="480"/>
          <w:marRight w:val="0"/>
          <w:marTop w:val="0"/>
          <w:marBottom w:val="0"/>
          <w:divBdr>
            <w:top w:val="none" w:sz="0" w:space="0" w:color="auto"/>
            <w:left w:val="none" w:sz="0" w:space="0" w:color="auto"/>
            <w:bottom w:val="none" w:sz="0" w:space="0" w:color="auto"/>
            <w:right w:val="none" w:sz="0" w:space="0" w:color="auto"/>
          </w:divBdr>
        </w:div>
        <w:div w:id="1602101930">
          <w:marLeft w:val="480"/>
          <w:marRight w:val="0"/>
          <w:marTop w:val="0"/>
          <w:marBottom w:val="0"/>
          <w:divBdr>
            <w:top w:val="none" w:sz="0" w:space="0" w:color="auto"/>
            <w:left w:val="none" w:sz="0" w:space="0" w:color="auto"/>
            <w:bottom w:val="none" w:sz="0" w:space="0" w:color="auto"/>
            <w:right w:val="none" w:sz="0" w:space="0" w:color="auto"/>
          </w:divBdr>
        </w:div>
        <w:div w:id="1887642043">
          <w:marLeft w:val="480"/>
          <w:marRight w:val="0"/>
          <w:marTop w:val="0"/>
          <w:marBottom w:val="0"/>
          <w:divBdr>
            <w:top w:val="none" w:sz="0" w:space="0" w:color="auto"/>
            <w:left w:val="none" w:sz="0" w:space="0" w:color="auto"/>
            <w:bottom w:val="none" w:sz="0" w:space="0" w:color="auto"/>
            <w:right w:val="none" w:sz="0" w:space="0" w:color="auto"/>
          </w:divBdr>
        </w:div>
        <w:div w:id="62455824">
          <w:marLeft w:val="480"/>
          <w:marRight w:val="0"/>
          <w:marTop w:val="0"/>
          <w:marBottom w:val="0"/>
          <w:divBdr>
            <w:top w:val="none" w:sz="0" w:space="0" w:color="auto"/>
            <w:left w:val="none" w:sz="0" w:space="0" w:color="auto"/>
            <w:bottom w:val="none" w:sz="0" w:space="0" w:color="auto"/>
            <w:right w:val="none" w:sz="0" w:space="0" w:color="auto"/>
          </w:divBdr>
        </w:div>
        <w:div w:id="2028941736">
          <w:marLeft w:val="480"/>
          <w:marRight w:val="0"/>
          <w:marTop w:val="0"/>
          <w:marBottom w:val="0"/>
          <w:divBdr>
            <w:top w:val="none" w:sz="0" w:space="0" w:color="auto"/>
            <w:left w:val="none" w:sz="0" w:space="0" w:color="auto"/>
            <w:bottom w:val="none" w:sz="0" w:space="0" w:color="auto"/>
            <w:right w:val="none" w:sz="0" w:space="0" w:color="auto"/>
          </w:divBdr>
        </w:div>
        <w:div w:id="561914573">
          <w:marLeft w:val="480"/>
          <w:marRight w:val="0"/>
          <w:marTop w:val="0"/>
          <w:marBottom w:val="0"/>
          <w:divBdr>
            <w:top w:val="none" w:sz="0" w:space="0" w:color="auto"/>
            <w:left w:val="none" w:sz="0" w:space="0" w:color="auto"/>
            <w:bottom w:val="none" w:sz="0" w:space="0" w:color="auto"/>
            <w:right w:val="none" w:sz="0" w:space="0" w:color="auto"/>
          </w:divBdr>
        </w:div>
        <w:div w:id="784428234">
          <w:marLeft w:val="480"/>
          <w:marRight w:val="0"/>
          <w:marTop w:val="0"/>
          <w:marBottom w:val="0"/>
          <w:divBdr>
            <w:top w:val="none" w:sz="0" w:space="0" w:color="auto"/>
            <w:left w:val="none" w:sz="0" w:space="0" w:color="auto"/>
            <w:bottom w:val="none" w:sz="0" w:space="0" w:color="auto"/>
            <w:right w:val="none" w:sz="0" w:space="0" w:color="auto"/>
          </w:divBdr>
        </w:div>
        <w:div w:id="658269958">
          <w:marLeft w:val="480"/>
          <w:marRight w:val="0"/>
          <w:marTop w:val="0"/>
          <w:marBottom w:val="0"/>
          <w:divBdr>
            <w:top w:val="none" w:sz="0" w:space="0" w:color="auto"/>
            <w:left w:val="none" w:sz="0" w:space="0" w:color="auto"/>
            <w:bottom w:val="none" w:sz="0" w:space="0" w:color="auto"/>
            <w:right w:val="none" w:sz="0" w:space="0" w:color="auto"/>
          </w:divBdr>
        </w:div>
        <w:div w:id="1753694775">
          <w:marLeft w:val="480"/>
          <w:marRight w:val="0"/>
          <w:marTop w:val="0"/>
          <w:marBottom w:val="0"/>
          <w:divBdr>
            <w:top w:val="none" w:sz="0" w:space="0" w:color="auto"/>
            <w:left w:val="none" w:sz="0" w:space="0" w:color="auto"/>
            <w:bottom w:val="none" w:sz="0" w:space="0" w:color="auto"/>
            <w:right w:val="none" w:sz="0" w:space="0" w:color="auto"/>
          </w:divBdr>
        </w:div>
        <w:div w:id="1139617847">
          <w:marLeft w:val="480"/>
          <w:marRight w:val="0"/>
          <w:marTop w:val="0"/>
          <w:marBottom w:val="0"/>
          <w:divBdr>
            <w:top w:val="none" w:sz="0" w:space="0" w:color="auto"/>
            <w:left w:val="none" w:sz="0" w:space="0" w:color="auto"/>
            <w:bottom w:val="none" w:sz="0" w:space="0" w:color="auto"/>
            <w:right w:val="none" w:sz="0" w:space="0" w:color="auto"/>
          </w:divBdr>
        </w:div>
        <w:div w:id="935209653">
          <w:marLeft w:val="480"/>
          <w:marRight w:val="0"/>
          <w:marTop w:val="0"/>
          <w:marBottom w:val="0"/>
          <w:divBdr>
            <w:top w:val="none" w:sz="0" w:space="0" w:color="auto"/>
            <w:left w:val="none" w:sz="0" w:space="0" w:color="auto"/>
            <w:bottom w:val="none" w:sz="0" w:space="0" w:color="auto"/>
            <w:right w:val="none" w:sz="0" w:space="0" w:color="auto"/>
          </w:divBdr>
        </w:div>
        <w:div w:id="1771975149">
          <w:marLeft w:val="480"/>
          <w:marRight w:val="0"/>
          <w:marTop w:val="0"/>
          <w:marBottom w:val="0"/>
          <w:divBdr>
            <w:top w:val="none" w:sz="0" w:space="0" w:color="auto"/>
            <w:left w:val="none" w:sz="0" w:space="0" w:color="auto"/>
            <w:bottom w:val="none" w:sz="0" w:space="0" w:color="auto"/>
            <w:right w:val="none" w:sz="0" w:space="0" w:color="auto"/>
          </w:divBdr>
        </w:div>
        <w:div w:id="1972707268">
          <w:marLeft w:val="480"/>
          <w:marRight w:val="0"/>
          <w:marTop w:val="0"/>
          <w:marBottom w:val="0"/>
          <w:divBdr>
            <w:top w:val="none" w:sz="0" w:space="0" w:color="auto"/>
            <w:left w:val="none" w:sz="0" w:space="0" w:color="auto"/>
            <w:bottom w:val="none" w:sz="0" w:space="0" w:color="auto"/>
            <w:right w:val="none" w:sz="0" w:space="0" w:color="auto"/>
          </w:divBdr>
        </w:div>
        <w:div w:id="749812583">
          <w:marLeft w:val="480"/>
          <w:marRight w:val="0"/>
          <w:marTop w:val="0"/>
          <w:marBottom w:val="0"/>
          <w:divBdr>
            <w:top w:val="none" w:sz="0" w:space="0" w:color="auto"/>
            <w:left w:val="none" w:sz="0" w:space="0" w:color="auto"/>
            <w:bottom w:val="none" w:sz="0" w:space="0" w:color="auto"/>
            <w:right w:val="none" w:sz="0" w:space="0" w:color="auto"/>
          </w:divBdr>
        </w:div>
        <w:div w:id="1703895639">
          <w:marLeft w:val="480"/>
          <w:marRight w:val="0"/>
          <w:marTop w:val="0"/>
          <w:marBottom w:val="0"/>
          <w:divBdr>
            <w:top w:val="none" w:sz="0" w:space="0" w:color="auto"/>
            <w:left w:val="none" w:sz="0" w:space="0" w:color="auto"/>
            <w:bottom w:val="none" w:sz="0" w:space="0" w:color="auto"/>
            <w:right w:val="none" w:sz="0" w:space="0" w:color="auto"/>
          </w:divBdr>
        </w:div>
      </w:divsChild>
    </w:div>
    <w:div w:id="1019047860">
      <w:bodyDiv w:val="1"/>
      <w:marLeft w:val="0"/>
      <w:marRight w:val="0"/>
      <w:marTop w:val="0"/>
      <w:marBottom w:val="0"/>
      <w:divBdr>
        <w:top w:val="none" w:sz="0" w:space="0" w:color="auto"/>
        <w:left w:val="none" w:sz="0" w:space="0" w:color="auto"/>
        <w:bottom w:val="none" w:sz="0" w:space="0" w:color="auto"/>
        <w:right w:val="none" w:sz="0" w:space="0" w:color="auto"/>
      </w:divBdr>
    </w:div>
    <w:div w:id="1021054124">
      <w:bodyDiv w:val="1"/>
      <w:marLeft w:val="0"/>
      <w:marRight w:val="0"/>
      <w:marTop w:val="0"/>
      <w:marBottom w:val="0"/>
      <w:divBdr>
        <w:top w:val="none" w:sz="0" w:space="0" w:color="auto"/>
        <w:left w:val="none" w:sz="0" w:space="0" w:color="auto"/>
        <w:bottom w:val="none" w:sz="0" w:space="0" w:color="auto"/>
        <w:right w:val="none" w:sz="0" w:space="0" w:color="auto"/>
      </w:divBdr>
    </w:div>
    <w:div w:id="1025984132">
      <w:bodyDiv w:val="1"/>
      <w:marLeft w:val="0"/>
      <w:marRight w:val="0"/>
      <w:marTop w:val="0"/>
      <w:marBottom w:val="0"/>
      <w:divBdr>
        <w:top w:val="none" w:sz="0" w:space="0" w:color="auto"/>
        <w:left w:val="none" w:sz="0" w:space="0" w:color="auto"/>
        <w:bottom w:val="none" w:sz="0" w:space="0" w:color="auto"/>
        <w:right w:val="none" w:sz="0" w:space="0" w:color="auto"/>
      </w:divBdr>
    </w:div>
    <w:div w:id="1028094982">
      <w:bodyDiv w:val="1"/>
      <w:marLeft w:val="0"/>
      <w:marRight w:val="0"/>
      <w:marTop w:val="0"/>
      <w:marBottom w:val="0"/>
      <w:divBdr>
        <w:top w:val="none" w:sz="0" w:space="0" w:color="auto"/>
        <w:left w:val="none" w:sz="0" w:space="0" w:color="auto"/>
        <w:bottom w:val="none" w:sz="0" w:space="0" w:color="auto"/>
        <w:right w:val="none" w:sz="0" w:space="0" w:color="auto"/>
      </w:divBdr>
    </w:div>
    <w:div w:id="1030960936">
      <w:bodyDiv w:val="1"/>
      <w:marLeft w:val="0"/>
      <w:marRight w:val="0"/>
      <w:marTop w:val="0"/>
      <w:marBottom w:val="0"/>
      <w:divBdr>
        <w:top w:val="none" w:sz="0" w:space="0" w:color="auto"/>
        <w:left w:val="none" w:sz="0" w:space="0" w:color="auto"/>
        <w:bottom w:val="none" w:sz="0" w:space="0" w:color="auto"/>
        <w:right w:val="none" w:sz="0" w:space="0" w:color="auto"/>
      </w:divBdr>
    </w:div>
    <w:div w:id="1031033378">
      <w:bodyDiv w:val="1"/>
      <w:marLeft w:val="0"/>
      <w:marRight w:val="0"/>
      <w:marTop w:val="0"/>
      <w:marBottom w:val="0"/>
      <w:divBdr>
        <w:top w:val="none" w:sz="0" w:space="0" w:color="auto"/>
        <w:left w:val="none" w:sz="0" w:space="0" w:color="auto"/>
        <w:bottom w:val="none" w:sz="0" w:space="0" w:color="auto"/>
        <w:right w:val="none" w:sz="0" w:space="0" w:color="auto"/>
      </w:divBdr>
    </w:div>
    <w:div w:id="1032421262">
      <w:bodyDiv w:val="1"/>
      <w:marLeft w:val="0"/>
      <w:marRight w:val="0"/>
      <w:marTop w:val="0"/>
      <w:marBottom w:val="0"/>
      <w:divBdr>
        <w:top w:val="none" w:sz="0" w:space="0" w:color="auto"/>
        <w:left w:val="none" w:sz="0" w:space="0" w:color="auto"/>
        <w:bottom w:val="none" w:sz="0" w:space="0" w:color="auto"/>
        <w:right w:val="none" w:sz="0" w:space="0" w:color="auto"/>
      </w:divBdr>
    </w:div>
    <w:div w:id="1032808692">
      <w:bodyDiv w:val="1"/>
      <w:marLeft w:val="0"/>
      <w:marRight w:val="0"/>
      <w:marTop w:val="0"/>
      <w:marBottom w:val="0"/>
      <w:divBdr>
        <w:top w:val="none" w:sz="0" w:space="0" w:color="auto"/>
        <w:left w:val="none" w:sz="0" w:space="0" w:color="auto"/>
        <w:bottom w:val="none" w:sz="0" w:space="0" w:color="auto"/>
        <w:right w:val="none" w:sz="0" w:space="0" w:color="auto"/>
      </w:divBdr>
    </w:div>
    <w:div w:id="1044326696">
      <w:bodyDiv w:val="1"/>
      <w:marLeft w:val="0"/>
      <w:marRight w:val="0"/>
      <w:marTop w:val="0"/>
      <w:marBottom w:val="0"/>
      <w:divBdr>
        <w:top w:val="none" w:sz="0" w:space="0" w:color="auto"/>
        <w:left w:val="none" w:sz="0" w:space="0" w:color="auto"/>
        <w:bottom w:val="none" w:sz="0" w:space="0" w:color="auto"/>
        <w:right w:val="none" w:sz="0" w:space="0" w:color="auto"/>
      </w:divBdr>
    </w:div>
    <w:div w:id="1050569419">
      <w:bodyDiv w:val="1"/>
      <w:marLeft w:val="0"/>
      <w:marRight w:val="0"/>
      <w:marTop w:val="0"/>
      <w:marBottom w:val="0"/>
      <w:divBdr>
        <w:top w:val="none" w:sz="0" w:space="0" w:color="auto"/>
        <w:left w:val="none" w:sz="0" w:space="0" w:color="auto"/>
        <w:bottom w:val="none" w:sz="0" w:space="0" w:color="auto"/>
        <w:right w:val="none" w:sz="0" w:space="0" w:color="auto"/>
      </w:divBdr>
      <w:divsChild>
        <w:div w:id="938174591">
          <w:marLeft w:val="640"/>
          <w:marRight w:val="0"/>
          <w:marTop w:val="0"/>
          <w:marBottom w:val="0"/>
          <w:divBdr>
            <w:top w:val="none" w:sz="0" w:space="0" w:color="auto"/>
            <w:left w:val="none" w:sz="0" w:space="0" w:color="auto"/>
            <w:bottom w:val="none" w:sz="0" w:space="0" w:color="auto"/>
            <w:right w:val="none" w:sz="0" w:space="0" w:color="auto"/>
          </w:divBdr>
        </w:div>
        <w:div w:id="1778019659">
          <w:marLeft w:val="640"/>
          <w:marRight w:val="0"/>
          <w:marTop w:val="0"/>
          <w:marBottom w:val="0"/>
          <w:divBdr>
            <w:top w:val="none" w:sz="0" w:space="0" w:color="auto"/>
            <w:left w:val="none" w:sz="0" w:space="0" w:color="auto"/>
            <w:bottom w:val="none" w:sz="0" w:space="0" w:color="auto"/>
            <w:right w:val="none" w:sz="0" w:space="0" w:color="auto"/>
          </w:divBdr>
        </w:div>
        <w:div w:id="1883324665">
          <w:marLeft w:val="640"/>
          <w:marRight w:val="0"/>
          <w:marTop w:val="0"/>
          <w:marBottom w:val="0"/>
          <w:divBdr>
            <w:top w:val="none" w:sz="0" w:space="0" w:color="auto"/>
            <w:left w:val="none" w:sz="0" w:space="0" w:color="auto"/>
            <w:bottom w:val="none" w:sz="0" w:space="0" w:color="auto"/>
            <w:right w:val="none" w:sz="0" w:space="0" w:color="auto"/>
          </w:divBdr>
        </w:div>
        <w:div w:id="1000542407">
          <w:marLeft w:val="640"/>
          <w:marRight w:val="0"/>
          <w:marTop w:val="0"/>
          <w:marBottom w:val="0"/>
          <w:divBdr>
            <w:top w:val="none" w:sz="0" w:space="0" w:color="auto"/>
            <w:left w:val="none" w:sz="0" w:space="0" w:color="auto"/>
            <w:bottom w:val="none" w:sz="0" w:space="0" w:color="auto"/>
            <w:right w:val="none" w:sz="0" w:space="0" w:color="auto"/>
          </w:divBdr>
        </w:div>
        <w:div w:id="598291835">
          <w:marLeft w:val="640"/>
          <w:marRight w:val="0"/>
          <w:marTop w:val="0"/>
          <w:marBottom w:val="0"/>
          <w:divBdr>
            <w:top w:val="none" w:sz="0" w:space="0" w:color="auto"/>
            <w:left w:val="none" w:sz="0" w:space="0" w:color="auto"/>
            <w:bottom w:val="none" w:sz="0" w:space="0" w:color="auto"/>
            <w:right w:val="none" w:sz="0" w:space="0" w:color="auto"/>
          </w:divBdr>
        </w:div>
        <w:div w:id="971059074">
          <w:marLeft w:val="640"/>
          <w:marRight w:val="0"/>
          <w:marTop w:val="0"/>
          <w:marBottom w:val="0"/>
          <w:divBdr>
            <w:top w:val="none" w:sz="0" w:space="0" w:color="auto"/>
            <w:left w:val="none" w:sz="0" w:space="0" w:color="auto"/>
            <w:bottom w:val="none" w:sz="0" w:space="0" w:color="auto"/>
            <w:right w:val="none" w:sz="0" w:space="0" w:color="auto"/>
          </w:divBdr>
        </w:div>
        <w:div w:id="367989781">
          <w:marLeft w:val="640"/>
          <w:marRight w:val="0"/>
          <w:marTop w:val="0"/>
          <w:marBottom w:val="0"/>
          <w:divBdr>
            <w:top w:val="none" w:sz="0" w:space="0" w:color="auto"/>
            <w:left w:val="none" w:sz="0" w:space="0" w:color="auto"/>
            <w:bottom w:val="none" w:sz="0" w:space="0" w:color="auto"/>
            <w:right w:val="none" w:sz="0" w:space="0" w:color="auto"/>
          </w:divBdr>
        </w:div>
        <w:div w:id="1690176776">
          <w:marLeft w:val="640"/>
          <w:marRight w:val="0"/>
          <w:marTop w:val="0"/>
          <w:marBottom w:val="0"/>
          <w:divBdr>
            <w:top w:val="none" w:sz="0" w:space="0" w:color="auto"/>
            <w:left w:val="none" w:sz="0" w:space="0" w:color="auto"/>
            <w:bottom w:val="none" w:sz="0" w:space="0" w:color="auto"/>
            <w:right w:val="none" w:sz="0" w:space="0" w:color="auto"/>
          </w:divBdr>
        </w:div>
        <w:div w:id="1741518842">
          <w:marLeft w:val="640"/>
          <w:marRight w:val="0"/>
          <w:marTop w:val="0"/>
          <w:marBottom w:val="0"/>
          <w:divBdr>
            <w:top w:val="none" w:sz="0" w:space="0" w:color="auto"/>
            <w:left w:val="none" w:sz="0" w:space="0" w:color="auto"/>
            <w:bottom w:val="none" w:sz="0" w:space="0" w:color="auto"/>
            <w:right w:val="none" w:sz="0" w:space="0" w:color="auto"/>
          </w:divBdr>
        </w:div>
        <w:div w:id="1815173776">
          <w:marLeft w:val="640"/>
          <w:marRight w:val="0"/>
          <w:marTop w:val="0"/>
          <w:marBottom w:val="0"/>
          <w:divBdr>
            <w:top w:val="none" w:sz="0" w:space="0" w:color="auto"/>
            <w:left w:val="none" w:sz="0" w:space="0" w:color="auto"/>
            <w:bottom w:val="none" w:sz="0" w:space="0" w:color="auto"/>
            <w:right w:val="none" w:sz="0" w:space="0" w:color="auto"/>
          </w:divBdr>
        </w:div>
        <w:div w:id="2029940714">
          <w:marLeft w:val="640"/>
          <w:marRight w:val="0"/>
          <w:marTop w:val="0"/>
          <w:marBottom w:val="0"/>
          <w:divBdr>
            <w:top w:val="none" w:sz="0" w:space="0" w:color="auto"/>
            <w:left w:val="none" w:sz="0" w:space="0" w:color="auto"/>
            <w:bottom w:val="none" w:sz="0" w:space="0" w:color="auto"/>
            <w:right w:val="none" w:sz="0" w:space="0" w:color="auto"/>
          </w:divBdr>
        </w:div>
        <w:div w:id="23487359">
          <w:marLeft w:val="640"/>
          <w:marRight w:val="0"/>
          <w:marTop w:val="0"/>
          <w:marBottom w:val="0"/>
          <w:divBdr>
            <w:top w:val="none" w:sz="0" w:space="0" w:color="auto"/>
            <w:left w:val="none" w:sz="0" w:space="0" w:color="auto"/>
            <w:bottom w:val="none" w:sz="0" w:space="0" w:color="auto"/>
            <w:right w:val="none" w:sz="0" w:space="0" w:color="auto"/>
          </w:divBdr>
        </w:div>
        <w:div w:id="886376256">
          <w:marLeft w:val="640"/>
          <w:marRight w:val="0"/>
          <w:marTop w:val="0"/>
          <w:marBottom w:val="0"/>
          <w:divBdr>
            <w:top w:val="none" w:sz="0" w:space="0" w:color="auto"/>
            <w:left w:val="none" w:sz="0" w:space="0" w:color="auto"/>
            <w:bottom w:val="none" w:sz="0" w:space="0" w:color="auto"/>
            <w:right w:val="none" w:sz="0" w:space="0" w:color="auto"/>
          </w:divBdr>
        </w:div>
        <w:div w:id="1010373635">
          <w:marLeft w:val="640"/>
          <w:marRight w:val="0"/>
          <w:marTop w:val="0"/>
          <w:marBottom w:val="0"/>
          <w:divBdr>
            <w:top w:val="none" w:sz="0" w:space="0" w:color="auto"/>
            <w:left w:val="none" w:sz="0" w:space="0" w:color="auto"/>
            <w:bottom w:val="none" w:sz="0" w:space="0" w:color="auto"/>
            <w:right w:val="none" w:sz="0" w:space="0" w:color="auto"/>
          </w:divBdr>
        </w:div>
        <w:div w:id="860975233">
          <w:marLeft w:val="640"/>
          <w:marRight w:val="0"/>
          <w:marTop w:val="0"/>
          <w:marBottom w:val="0"/>
          <w:divBdr>
            <w:top w:val="none" w:sz="0" w:space="0" w:color="auto"/>
            <w:left w:val="none" w:sz="0" w:space="0" w:color="auto"/>
            <w:bottom w:val="none" w:sz="0" w:space="0" w:color="auto"/>
            <w:right w:val="none" w:sz="0" w:space="0" w:color="auto"/>
          </w:divBdr>
        </w:div>
        <w:div w:id="539322520">
          <w:marLeft w:val="640"/>
          <w:marRight w:val="0"/>
          <w:marTop w:val="0"/>
          <w:marBottom w:val="0"/>
          <w:divBdr>
            <w:top w:val="none" w:sz="0" w:space="0" w:color="auto"/>
            <w:left w:val="none" w:sz="0" w:space="0" w:color="auto"/>
            <w:bottom w:val="none" w:sz="0" w:space="0" w:color="auto"/>
            <w:right w:val="none" w:sz="0" w:space="0" w:color="auto"/>
          </w:divBdr>
        </w:div>
        <w:div w:id="1027826746">
          <w:marLeft w:val="640"/>
          <w:marRight w:val="0"/>
          <w:marTop w:val="0"/>
          <w:marBottom w:val="0"/>
          <w:divBdr>
            <w:top w:val="none" w:sz="0" w:space="0" w:color="auto"/>
            <w:left w:val="none" w:sz="0" w:space="0" w:color="auto"/>
            <w:bottom w:val="none" w:sz="0" w:space="0" w:color="auto"/>
            <w:right w:val="none" w:sz="0" w:space="0" w:color="auto"/>
          </w:divBdr>
        </w:div>
        <w:div w:id="678041062">
          <w:marLeft w:val="640"/>
          <w:marRight w:val="0"/>
          <w:marTop w:val="0"/>
          <w:marBottom w:val="0"/>
          <w:divBdr>
            <w:top w:val="none" w:sz="0" w:space="0" w:color="auto"/>
            <w:left w:val="none" w:sz="0" w:space="0" w:color="auto"/>
            <w:bottom w:val="none" w:sz="0" w:space="0" w:color="auto"/>
            <w:right w:val="none" w:sz="0" w:space="0" w:color="auto"/>
          </w:divBdr>
        </w:div>
        <w:div w:id="682166854">
          <w:marLeft w:val="640"/>
          <w:marRight w:val="0"/>
          <w:marTop w:val="0"/>
          <w:marBottom w:val="0"/>
          <w:divBdr>
            <w:top w:val="none" w:sz="0" w:space="0" w:color="auto"/>
            <w:left w:val="none" w:sz="0" w:space="0" w:color="auto"/>
            <w:bottom w:val="none" w:sz="0" w:space="0" w:color="auto"/>
            <w:right w:val="none" w:sz="0" w:space="0" w:color="auto"/>
          </w:divBdr>
        </w:div>
        <w:div w:id="874732130">
          <w:marLeft w:val="640"/>
          <w:marRight w:val="0"/>
          <w:marTop w:val="0"/>
          <w:marBottom w:val="0"/>
          <w:divBdr>
            <w:top w:val="none" w:sz="0" w:space="0" w:color="auto"/>
            <w:left w:val="none" w:sz="0" w:space="0" w:color="auto"/>
            <w:bottom w:val="none" w:sz="0" w:space="0" w:color="auto"/>
            <w:right w:val="none" w:sz="0" w:space="0" w:color="auto"/>
          </w:divBdr>
        </w:div>
        <w:div w:id="2069842635">
          <w:marLeft w:val="640"/>
          <w:marRight w:val="0"/>
          <w:marTop w:val="0"/>
          <w:marBottom w:val="0"/>
          <w:divBdr>
            <w:top w:val="none" w:sz="0" w:space="0" w:color="auto"/>
            <w:left w:val="none" w:sz="0" w:space="0" w:color="auto"/>
            <w:bottom w:val="none" w:sz="0" w:space="0" w:color="auto"/>
            <w:right w:val="none" w:sz="0" w:space="0" w:color="auto"/>
          </w:divBdr>
        </w:div>
        <w:div w:id="1786846002">
          <w:marLeft w:val="640"/>
          <w:marRight w:val="0"/>
          <w:marTop w:val="0"/>
          <w:marBottom w:val="0"/>
          <w:divBdr>
            <w:top w:val="none" w:sz="0" w:space="0" w:color="auto"/>
            <w:left w:val="none" w:sz="0" w:space="0" w:color="auto"/>
            <w:bottom w:val="none" w:sz="0" w:space="0" w:color="auto"/>
            <w:right w:val="none" w:sz="0" w:space="0" w:color="auto"/>
          </w:divBdr>
        </w:div>
        <w:div w:id="1423835647">
          <w:marLeft w:val="640"/>
          <w:marRight w:val="0"/>
          <w:marTop w:val="0"/>
          <w:marBottom w:val="0"/>
          <w:divBdr>
            <w:top w:val="none" w:sz="0" w:space="0" w:color="auto"/>
            <w:left w:val="none" w:sz="0" w:space="0" w:color="auto"/>
            <w:bottom w:val="none" w:sz="0" w:space="0" w:color="auto"/>
            <w:right w:val="none" w:sz="0" w:space="0" w:color="auto"/>
          </w:divBdr>
        </w:div>
        <w:div w:id="689717837">
          <w:marLeft w:val="640"/>
          <w:marRight w:val="0"/>
          <w:marTop w:val="0"/>
          <w:marBottom w:val="0"/>
          <w:divBdr>
            <w:top w:val="none" w:sz="0" w:space="0" w:color="auto"/>
            <w:left w:val="none" w:sz="0" w:space="0" w:color="auto"/>
            <w:bottom w:val="none" w:sz="0" w:space="0" w:color="auto"/>
            <w:right w:val="none" w:sz="0" w:space="0" w:color="auto"/>
          </w:divBdr>
        </w:div>
        <w:div w:id="591814746">
          <w:marLeft w:val="640"/>
          <w:marRight w:val="0"/>
          <w:marTop w:val="0"/>
          <w:marBottom w:val="0"/>
          <w:divBdr>
            <w:top w:val="none" w:sz="0" w:space="0" w:color="auto"/>
            <w:left w:val="none" w:sz="0" w:space="0" w:color="auto"/>
            <w:bottom w:val="none" w:sz="0" w:space="0" w:color="auto"/>
            <w:right w:val="none" w:sz="0" w:space="0" w:color="auto"/>
          </w:divBdr>
        </w:div>
        <w:div w:id="1909802366">
          <w:marLeft w:val="640"/>
          <w:marRight w:val="0"/>
          <w:marTop w:val="0"/>
          <w:marBottom w:val="0"/>
          <w:divBdr>
            <w:top w:val="none" w:sz="0" w:space="0" w:color="auto"/>
            <w:left w:val="none" w:sz="0" w:space="0" w:color="auto"/>
            <w:bottom w:val="none" w:sz="0" w:space="0" w:color="auto"/>
            <w:right w:val="none" w:sz="0" w:space="0" w:color="auto"/>
          </w:divBdr>
        </w:div>
        <w:div w:id="323555272">
          <w:marLeft w:val="640"/>
          <w:marRight w:val="0"/>
          <w:marTop w:val="0"/>
          <w:marBottom w:val="0"/>
          <w:divBdr>
            <w:top w:val="none" w:sz="0" w:space="0" w:color="auto"/>
            <w:left w:val="none" w:sz="0" w:space="0" w:color="auto"/>
            <w:bottom w:val="none" w:sz="0" w:space="0" w:color="auto"/>
            <w:right w:val="none" w:sz="0" w:space="0" w:color="auto"/>
          </w:divBdr>
        </w:div>
        <w:div w:id="2007199809">
          <w:marLeft w:val="640"/>
          <w:marRight w:val="0"/>
          <w:marTop w:val="0"/>
          <w:marBottom w:val="0"/>
          <w:divBdr>
            <w:top w:val="none" w:sz="0" w:space="0" w:color="auto"/>
            <w:left w:val="none" w:sz="0" w:space="0" w:color="auto"/>
            <w:bottom w:val="none" w:sz="0" w:space="0" w:color="auto"/>
            <w:right w:val="none" w:sz="0" w:space="0" w:color="auto"/>
          </w:divBdr>
        </w:div>
        <w:div w:id="453409628">
          <w:marLeft w:val="640"/>
          <w:marRight w:val="0"/>
          <w:marTop w:val="0"/>
          <w:marBottom w:val="0"/>
          <w:divBdr>
            <w:top w:val="none" w:sz="0" w:space="0" w:color="auto"/>
            <w:left w:val="none" w:sz="0" w:space="0" w:color="auto"/>
            <w:bottom w:val="none" w:sz="0" w:space="0" w:color="auto"/>
            <w:right w:val="none" w:sz="0" w:space="0" w:color="auto"/>
          </w:divBdr>
        </w:div>
        <w:div w:id="323320815">
          <w:marLeft w:val="640"/>
          <w:marRight w:val="0"/>
          <w:marTop w:val="0"/>
          <w:marBottom w:val="0"/>
          <w:divBdr>
            <w:top w:val="none" w:sz="0" w:space="0" w:color="auto"/>
            <w:left w:val="none" w:sz="0" w:space="0" w:color="auto"/>
            <w:bottom w:val="none" w:sz="0" w:space="0" w:color="auto"/>
            <w:right w:val="none" w:sz="0" w:space="0" w:color="auto"/>
          </w:divBdr>
        </w:div>
        <w:div w:id="723599998">
          <w:marLeft w:val="640"/>
          <w:marRight w:val="0"/>
          <w:marTop w:val="0"/>
          <w:marBottom w:val="0"/>
          <w:divBdr>
            <w:top w:val="none" w:sz="0" w:space="0" w:color="auto"/>
            <w:left w:val="none" w:sz="0" w:space="0" w:color="auto"/>
            <w:bottom w:val="none" w:sz="0" w:space="0" w:color="auto"/>
            <w:right w:val="none" w:sz="0" w:space="0" w:color="auto"/>
          </w:divBdr>
        </w:div>
        <w:div w:id="1904490041">
          <w:marLeft w:val="640"/>
          <w:marRight w:val="0"/>
          <w:marTop w:val="0"/>
          <w:marBottom w:val="0"/>
          <w:divBdr>
            <w:top w:val="none" w:sz="0" w:space="0" w:color="auto"/>
            <w:left w:val="none" w:sz="0" w:space="0" w:color="auto"/>
            <w:bottom w:val="none" w:sz="0" w:space="0" w:color="auto"/>
            <w:right w:val="none" w:sz="0" w:space="0" w:color="auto"/>
          </w:divBdr>
        </w:div>
        <w:div w:id="947741525">
          <w:marLeft w:val="640"/>
          <w:marRight w:val="0"/>
          <w:marTop w:val="0"/>
          <w:marBottom w:val="0"/>
          <w:divBdr>
            <w:top w:val="none" w:sz="0" w:space="0" w:color="auto"/>
            <w:left w:val="none" w:sz="0" w:space="0" w:color="auto"/>
            <w:bottom w:val="none" w:sz="0" w:space="0" w:color="auto"/>
            <w:right w:val="none" w:sz="0" w:space="0" w:color="auto"/>
          </w:divBdr>
        </w:div>
        <w:div w:id="1311713584">
          <w:marLeft w:val="640"/>
          <w:marRight w:val="0"/>
          <w:marTop w:val="0"/>
          <w:marBottom w:val="0"/>
          <w:divBdr>
            <w:top w:val="none" w:sz="0" w:space="0" w:color="auto"/>
            <w:left w:val="none" w:sz="0" w:space="0" w:color="auto"/>
            <w:bottom w:val="none" w:sz="0" w:space="0" w:color="auto"/>
            <w:right w:val="none" w:sz="0" w:space="0" w:color="auto"/>
          </w:divBdr>
        </w:div>
        <w:div w:id="991519971">
          <w:marLeft w:val="640"/>
          <w:marRight w:val="0"/>
          <w:marTop w:val="0"/>
          <w:marBottom w:val="0"/>
          <w:divBdr>
            <w:top w:val="none" w:sz="0" w:space="0" w:color="auto"/>
            <w:left w:val="none" w:sz="0" w:space="0" w:color="auto"/>
            <w:bottom w:val="none" w:sz="0" w:space="0" w:color="auto"/>
            <w:right w:val="none" w:sz="0" w:space="0" w:color="auto"/>
          </w:divBdr>
        </w:div>
        <w:div w:id="2044595825">
          <w:marLeft w:val="640"/>
          <w:marRight w:val="0"/>
          <w:marTop w:val="0"/>
          <w:marBottom w:val="0"/>
          <w:divBdr>
            <w:top w:val="none" w:sz="0" w:space="0" w:color="auto"/>
            <w:left w:val="none" w:sz="0" w:space="0" w:color="auto"/>
            <w:bottom w:val="none" w:sz="0" w:space="0" w:color="auto"/>
            <w:right w:val="none" w:sz="0" w:space="0" w:color="auto"/>
          </w:divBdr>
        </w:div>
        <w:div w:id="568541874">
          <w:marLeft w:val="640"/>
          <w:marRight w:val="0"/>
          <w:marTop w:val="0"/>
          <w:marBottom w:val="0"/>
          <w:divBdr>
            <w:top w:val="none" w:sz="0" w:space="0" w:color="auto"/>
            <w:left w:val="none" w:sz="0" w:space="0" w:color="auto"/>
            <w:bottom w:val="none" w:sz="0" w:space="0" w:color="auto"/>
            <w:right w:val="none" w:sz="0" w:space="0" w:color="auto"/>
          </w:divBdr>
        </w:div>
        <w:div w:id="1176653294">
          <w:marLeft w:val="640"/>
          <w:marRight w:val="0"/>
          <w:marTop w:val="0"/>
          <w:marBottom w:val="0"/>
          <w:divBdr>
            <w:top w:val="none" w:sz="0" w:space="0" w:color="auto"/>
            <w:left w:val="none" w:sz="0" w:space="0" w:color="auto"/>
            <w:bottom w:val="none" w:sz="0" w:space="0" w:color="auto"/>
            <w:right w:val="none" w:sz="0" w:space="0" w:color="auto"/>
          </w:divBdr>
        </w:div>
        <w:div w:id="1215311630">
          <w:marLeft w:val="640"/>
          <w:marRight w:val="0"/>
          <w:marTop w:val="0"/>
          <w:marBottom w:val="0"/>
          <w:divBdr>
            <w:top w:val="none" w:sz="0" w:space="0" w:color="auto"/>
            <w:left w:val="none" w:sz="0" w:space="0" w:color="auto"/>
            <w:bottom w:val="none" w:sz="0" w:space="0" w:color="auto"/>
            <w:right w:val="none" w:sz="0" w:space="0" w:color="auto"/>
          </w:divBdr>
        </w:div>
        <w:div w:id="1045301128">
          <w:marLeft w:val="640"/>
          <w:marRight w:val="0"/>
          <w:marTop w:val="0"/>
          <w:marBottom w:val="0"/>
          <w:divBdr>
            <w:top w:val="none" w:sz="0" w:space="0" w:color="auto"/>
            <w:left w:val="none" w:sz="0" w:space="0" w:color="auto"/>
            <w:bottom w:val="none" w:sz="0" w:space="0" w:color="auto"/>
            <w:right w:val="none" w:sz="0" w:space="0" w:color="auto"/>
          </w:divBdr>
        </w:div>
        <w:div w:id="62220846">
          <w:marLeft w:val="640"/>
          <w:marRight w:val="0"/>
          <w:marTop w:val="0"/>
          <w:marBottom w:val="0"/>
          <w:divBdr>
            <w:top w:val="none" w:sz="0" w:space="0" w:color="auto"/>
            <w:left w:val="none" w:sz="0" w:space="0" w:color="auto"/>
            <w:bottom w:val="none" w:sz="0" w:space="0" w:color="auto"/>
            <w:right w:val="none" w:sz="0" w:space="0" w:color="auto"/>
          </w:divBdr>
        </w:div>
        <w:div w:id="333142984">
          <w:marLeft w:val="640"/>
          <w:marRight w:val="0"/>
          <w:marTop w:val="0"/>
          <w:marBottom w:val="0"/>
          <w:divBdr>
            <w:top w:val="none" w:sz="0" w:space="0" w:color="auto"/>
            <w:left w:val="none" w:sz="0" w:space="0" w:color="auto"/>
            <w:bottom w:val="none" w:sz="0" w:space="0" w:color="auto"/>
            <w:right w:val="none" w:sz="0" w:space="0" w:color="auto"/>
          </w:divBdr>
        </w:div>
        <w:div w:id="701248556">
          <w:marLeft w:val="640"/>
          <w:marRight w:val="0"/>
          <w:marTop w:val="0"/>
          <w:marBottom w:val="0"/>
          <w:divBdr>
            <w:top w:val="none" w:sz="0" w:space="0" w:color="auto"/>
            <w:left w:val="none" w:sz="0" w:space="0" w:color="auto"/>
            <w:bottom w:val="none" w:sz="0" w:space="0" w:color="auto"/>
            <w:right w:val="none" w:sz="0" w:space="0" w:color="auto"/>
          </w:divBdr>
        </w:div>
        <w:div w:id="322856491">
          <w:marLeft w:val="640"/>
          <w:marRight w:val="0"/>
          <w:marTop w:val="0"/>
          <w:marBottom w:val="0"/>
          <w:divBdr>
            <w:top w:val="none" w:sz="0" w:space="0" w:color="auto"/>
            <w:left w:val="none" w:sz="0" w:space="0" w:color="auto"/>
            <w:bottom w:val="none" w:sz="0" w:space="0" w:color="auto"/>
            <w:right w:val="none" w:sz="0" w:space="0" w:color="auto"/>
          </w:divBdr>
        </w:div>
        <w:div w:id="867565752">
          <w:marLeft w:val="640"/>
          <w:marRight w:val="0"/>
          <w:marTop w:val="0"/>
          <w:marBottom w:val="0"/>
          <w:divBdr>
            <w:top w:val="none" w:sz="0" w:space="0" w:color="auto"/>
            <w:left w:val="none" w:sz="0" w:space="0" w:color="auto"/>
            <w:bottom w:val="none" w:sz="0" w:space="0" w:color="auto"/>
            <w:right w:val="none" w:sz="0" w:space="0" w:color="auto"/>
          </w:divBdr>
        </w:div>
        <w:div w:id="691685090">
          <w:marLeft w:val="640"/>
          <w:marRight w:val="0"/>
          <w:marTop w:val="0"/>
          <w:marBottom w:val="0"/>
          <w:divBdr>
            <w:top w:val="none" w:sz="0" w:space="0" w:color="auto"/>
            <w:left w:val="none" w:sz="0" w:space="0" w:color="auto"/>
            <w:bottom w:val="none" w:sz="0" w:space="0" w:color="auto"/>
            <w:right w:val="none" w:sz="0" w:space="0" w:color="auto"/>
          </w:divBdr>
        </w:div>
        <w:div w:id="1697197674">
          <w:marLeft w:val="640"/>
          <w:marRight w:val="0"/>
          <w:marTop w:val="0"/>
          <w:marBottom w:val="0"/>
          <w:divBdr>
            <w:top w:val="none" w:sz="0" w:space="0" w:color="auto"/>
            <w:left w:val="none" w:sz="0" w:space="0" w:color="auto"/>
            <w:bottom w:val="none" w:sz="0" w:space="0" w:color="auto"/>
            <w:right w:val="none" w:sz="0" w:space="0" w:color="auto"/>
          </w:divBdr>
        </w:div>
        <w:div w:id="811948191">
          <w:marLeft w:val="640"/>
          <w:marRight w:val="0"/>
          <w:marTop w:val="0"/>
          <w:marBottom w:val="0"/>
          <w:divBdr>
            <w:top w:val="none" w:sz="0" w:space="0" w:color="auto"/>
            <w:left w:val="none" w:sz="0" w:space="0" w:color="auto"/>
            <w:bottom w:val="none" w:sz="0" w:space="0" w:color="auto"/>
            <w:right w:val="none" w:sz="0" w:space="0" w:color="auto"/>
          </w:divBdr>
        </w:div>
        <w:div w:id="2040088117">
          <w:marLeft w:val="640"/>
          <w:marRight w:val="0"/>
          <w:marTop w:val="0"/>
          <w:marBottom w:val="0"/>
          <w:divBdr>
            <w:top w:val="none" w:sz="0" w:space="0" w:color="auto"/>
            <w:left w:val="none" w:sz="0" w:space="0" w:color="auto"/>
            <w:bottom w:val="none" w:sz="0" w:space="0" w:color="auto"/>
            <w:right w:val="none" w:sz="0" w:space="0" w:color="auto"/>
          </w:divBdr>
        </w:div>
        <w:div w:id="249508099">
          <w:marLeft w:val="640"/>
          <w:marRight w:val="0"/>
          <w:marTop w:val="0"/>
          <w:marBottom w:val="0"/>
          <w:divBdr>
            <w:top w:val="none" w:sz="0" w:space="0" w:color="auto"/>
            <w:left w:val="none" w:sz="0" w:space="0" w:color="auto"/>
            <w:bottom w:val="none" w:sz="0" w:space="0" w:color="auto"/>
            <w:right w:val="none" w:sz="0" w:space="0" w:color="auto"/>
          </w:divBdr>
        </w:div>
        <w:div w:id="1725327558">
          <w:marLeft w:val="640"/>
          <w:marRight w:val="0"/>
          <w:marTop w:val="0"/>
          <w:marBottom w:val="0"/>
          <w:divBdr>
            <w:top w:val="none" w:sz="0" w:space="0" w:color="auto"/>
            <w:left w:val="none" w:sz="0" w:space="0" w:color="auto"/>
            <w:bottom w:val="none" w:sz="0" w:space="0" w:color="auto"/>
            <w:right w:val="none" w:sz="0" w:space="0" w:color="auto"/>
          </w:divBdr>
        </w:div>
        <w:div w:id="678703447">
          <w:marLeft w:val="640"/>
          <w:marRight w:val="0"/>
          <w:marTop w:val="0"/>
          <w:marBottom w:val="0"/>
          <w:divBdr>
            <w:top w:val="none" w:sz="0" w:space="0" w:color="auto"/>
            <w:left w:val="none" w:sz="0" w:space="0" w:color="auto"/>
            <w:bottom w:val="none" w:sz="0" w:space="0" w:color="auto"/>
            <w:right w:val="none" w:sz="0" w:space="0" w:color="auto"/>
          </w:divBdr>
        </w:div>
        <w:div w:id="1849564286">
          <w:marLeft w:val="640"/>
          <w:marRight w:val="0"/>
          <w:marTop w:val="0"/>
          <w:marBottom w:val="0"/>
          <w:divBdr>
            <w:top w:val="none" w:sz="0" w:space="0" w:color="auto"/>
            <w:left w:val="none" w:sz="0" w:space="0" w:color="auto"/>
            <w:bottom w:val="none" w:sz="0" w:space="0" w:color="auto"/>
            <w:right w:val="none" w:sz="0" w:space="0" w:color="auto"/>
          </w:divBdr>
        </w:div>
        <w:div w:id="338705072">
          <w:marLeft w:val="640"/>
          <w:marRight w:val="0"/>
          <w:marTop w:val="0"/>
          <w:marBottom w:val="0"/>
          <w:divBdr>
            <w:top w:val="none" w:sz="0" w:space="0" w:color="auto"/>
            <w:left w:val="none" w:sz="0" w:space="0" w:color="auto"/>
            <w:bottom w:val="none" w:sz="0" w:space="0" w:color="auto"/>
            <w:right w:val="none" w:sz="0" w:space="0" w:color="auto"/>
          </w:divBdr>
        </w:div>
        <w:div w:id="312805248">
          <w:marLeft w:val="640"/>
          <w:marRight w:val="0"/>
          <w:marTop w:val="0"/>
          <w:marBottom w:val="0"/>
          <w:divBdr>
            <w:top w:val="none" w:sz="0" w:space="0" w:color="auto"/>
            <w:left w:val="none" w:sz="0" w:space="0" w:color="auto"/>
            <w:bottom w:val="none" w:sz="0" w:space="0" w:color="auto"/>
            <w:right w:val="none" w:sz="0" w:space="0" w:color="auto"/>
          </w:divBdr>
        </w:div>
        <w:div w:id="967510063">
          <w:marLeft w:val="640"/>
          <w:marRight w:val="0"/>
          <w:marTop w:val="0"/>
          <w:marBottom w:val="0"/>
          <w:divBdr>
            <w:top w:val="none" w:sz="0" w:space="0" w:color="auto"/>
            <w:left w:val="none" w:sz="0" w:space="0" w:color="auto"/>
            <w:bottom w:val="none" w:sz="0" w:space="0" w:color="auto"/>
            <w:right w:val="none" w:sz="0" w:space="0" w:color="auto"/>
          </w:divBdr>
        </w:div>
        <w:div w:id="1954745999">
          <w:marLeft w:val="640"/>
          <w:marRight w:val="0"/>
          <w:marTop w:val="0"/>
          <w:marBottom w:val="0"/>
          <w:divBdr>
            <w:top w:val="none" w:sz="0" w:space="0" w:color="auto"/>
            <w:left w:val="none" w:sz="0" w:space="0" w:color="auto"/>
            <w:bottom w:val="none" w:sz="0" w:space="0" w:color="auto"/>
            <w:right w:val="none" w:sz="0" w:space="0" w:color="auto"/>
          </w:divBdr>
        </w:div>
        <w:div w:id="2119375215">
          <w:marLeft w:val="640"/>
          <w:marRight w:val="0"/>
          <w:marTop w:val="0"/>
          <w:marBottom w:val="0"/>
          <w:divBdr>
            <w:top w:val="none" w:sz="0" w:space="0" w:color="auto"/>
            <w:left w:val="none" w:sz="0" w:space="0" w:color="auto"/>
            <w:bottom w:val="none" w:sz="0" w:space="0" w:color="auto"/>
            <w:right w:val="none" w:sz="0" w:space="0" w:color="auto"/>
          </w:divBdr>
        </w:div>
        <w:div w:id="940530306">
          <w:marLeft w:val="640"/>
          <w:marRight w:val="0"/>
          <w:marTop w:val="0"/>
          <w:marBottom w:val="0"/>
          <w:divBdr>
            <w:top w:val="none" w:sz="0" w:space="0" w:color="auto"/>
            <w:left w:val="none" w:sz="0" w:space="0" w:color="auto"/>
            <w:bottom w:val="none" w:sz="0" w:space="0" w:color="auto"/>
            <w:right w:val="none" w:sz="0" w:space="0" w:color="auto"/>
          </w:divBdr>
        </w:div>
        <w:div w:id="1433478323">
          <w:marLeft w:val="640"/>
          <w:marRight w:val="0"/>
          <w:marTop w:val="0"/>
          <w:marBottom w:val="0"/>
          <w:divBdr>
            <w:top w:val="none" w:sz="0" w:space="0" w:color="auto"/>
            <w:left w:val="none" w:sz="0" w:space="0" w:color="auto"/>
            <w:bottom w:val="none" w:sz="0" w:space="0" w:color="auto"/>
            <w:right w:val="none" w:sz="0" w:space="0" w:color="auto"/>
          </w:divBdr>
        </w:div>
        <w:div w:id="1968195966">
          <w:marLeft w:val="640"/>
          <w:marRight w:val="0"/>
          <w:marTop w:val="0"/>
          <w:marBottom w:val="0"/>
          <w:divBdr>
            <w:top w:val="none" w:sz="0" w:space="0" w:color="auto"/>
            <w:left w:val="none" w:sz="0" w:space="0" w:color="auto"/>
            <w:bottom w:val="none" w:sz="0" w:space="0" w:color="auto"/>
            <w:right w:val="none" w:sz="0" w:space="0" w:color="auto"/>
          </w:divBdr>
        </w:div>
        <w:div w:id="23486466">
          <w:marLeft w:val="640"/>
          <w:marRight w:val="0"/>
          <w:marTop w:val="0"/>
          <w:marBottom w:val="0"/>
          <w:divBdr>
            <w:top w:val="none" w:sz="0" w:space="0" w:color="auto"/>
            <w:left w:val="none" w:sz="0" w:space="0" w:color="auto"/>
            <w:bottom w:val="none" w:sz="0" w:space="0" w:color="auto"/>
            <w:right w:val="none" w:sz="0" w:space="0" w:color="auto"/>
          </w:divBdr>
        </w:div>
        <w:div w:id="1111583517">
          <w:marLeft w:val="640"/>
          <w:marRight w:val="0"/>
          <w:marTop w:val="0"/>
          <w:marBottom w:val="0"/>
          <w:divBdr>
            <w:top w:val="none" w:sz="0" w:space="0" w:color="auto"/>
            <w:left w:val="none" w:sz="0" w:space="0" w:color="auto"/>
            <w:bottom w:val="none" w:sz="0" w:space="0" w:color="auto"/>
            <w:right w:val="none" w:sz="0" w:space="0" w:color="auto"/>
          </w:divBdr>
        </w:div>
        <w:div w:id="1620382075">
          <w:marLeft w:val="640"/>
          <w:marRight w:val="0"/>
          <w:marTop w:val="0"/>
          <w:marBottom w:val="0"/>
          <w:divBdr>
            <w:top w:val="none" w:sz="0" w:space="0" w:color="auto"/>
            <w:left w:val="none" w:sz="0" w:space="0" w:color="auto"/>
            <w:bottom w:val="none" w:sz="0" w:space="0" w:color="auto"/>
            <w:right w:val="none" w:sz="0" w:space="0" w:color="auto"/>
          </w:divBdr>
        </w:div>
        <w:div w:id="766198346">
          <w:marLeft w:val="640"/>
          <w:marRight w:val="0"/>
          <w:marTop w:val="0"/>
          <w:marBottom w:val="0"/>
          <w:divBdr>
            <w:top w:val="none" w:sz="0" w:space="0" w:color="auto"/>
            <w:left w:val="none" w:sz="0" w:space="0" w:color="auto"/>
            <w:bottom w:val="none" w:sz="0" w:space="0" w:color="auto"/>
            <w:right w:val="none" w:sz="0" w:space="0" w:color="auto"/>
          </w:divBdr>
        </w:div>
        <w:div w:id="542861560">
          <w:marLeft w:val="640"/>
          <w:marRight w:val="0"/>
          <w:marTop w:val="0"/>
          <w:marBottom w:val="0"/>
          <w:divBdr>
            <w:top w:val="none" w:sz="0" w:space="0" w:color="auto"/>
            <w:left w:val="none" w:sz="0" w:space="0" w:color="auto"/>
            <w:bottom w:val="none" w:sz="0" w:space="0" w:color="auto"/>
            <w:right w:val="none" w:sz="0" w:space="0" w:color="auto"/>
          </w:divBdr>
        </w:div>
        <w:div w:id="123622256">
          <w:marLeft w:val="640"/>
          <w:marRight w:val="0"/>
          <w:marTop w:val="0"/>
          <w:marBottom w:val="0"/>
          <w:divBdr>
            <w:top w:val="none" w:sz="0" w:space="0" w:color="auto"/>
            <w:left w:val="none" w:sz="0" w:space="0" w:color="auto"/>
            <w:bottom w:val="none" w:sz="0" w:space="0" w:color="auto"/>
            <w:right w:val="none" w:sz="0" w:space="0" w:color="auto"/>
          </w:divBdr>
        </w:div>
        <w:div w:id="141195662">
          <w:marLeft w:val="640"/>
          <w:marRight w:val="0"/>
          <w:marTop w:val="0"/>
          <w:marBottom w:val="0"/>
          <w:divBdr>
            <w:top w:val="none" w:sz="0" w:space="0" w:color="auto"/>
            <w:left w:val="none" w:sz="0" w:space="0" w:color="auto"/>
            <w:bottom w:val="none" w:sz="0" w:space="0" w:color="auto"/>
            <w:right w:val="none" w:sz="0" w:space="0" w:color="auto"/>
          </w:divBdr>
        </w:div>
        <w:div w:id="1505903032">
          <w:marLeft w:val="640"/>
          <w:marRight w:val="0"/>
          <w:marTop w:val="0"/>
          <w:marBottom w:val="0"/>
          <w:divBdr>
            <w:top w:val="none" w:sz="0" w:space="0" w:color="auto"/>
            <w:left w:val="none" w:sz="0" w:space="0" w:color="auto"/>
            <w:bottom w:val="none" w:sz="0" w:space="0" w:color="auto"/>
            <w:right w:val="none" w:sz="0" w:space="0" w:color="auto"/>
          </w:divBdr>
        </w:div>
      </w:divsChild>
    </w:div>
    <w:div w:id="1053429169">
      <w:bodyDiv w:val="1"/>
      <w:marLeft w:val="0"/>
      <w:marRight w:val="0"/>
      <w:marTop w:val="0"/>
      <w:marBottom w:val="0"/>
      <w:divBdr>
        <w:top w:val="none" w:sz="0" w:space="0" w:color="auto"/>
        <w:left w:val="none" w:sz="0" w:space="0" w:color="auto"/>
        <w:bottom w:val="none" w:sz="0" w:space="0" w:color="auto"/>
        <w:right w:val="none" w:sz="0" w:space="0" w:color="auto"/>
      </w:divBdr>
    </w:div>
    <w:div w:id="1056899168">
      <w:bodyDiv w:val="1"/>
      <w:marLeft w:val="0"/>
      <w:marRight w:val="0"/>
      <w:marTop w:val="0"/>
      <w:marBottom w:val="0"/>
      <w:divBdr>
        <w:top w:val="none" w:sz="0" w:space="0" w:color="auto"/>
        <w:left w:val="none" w:sz="0" w:space="0" w:color="auto"/>
        <w:bottom w:val="none" w:sz="0" w:space="0" w:color="auto"/>
        <w:right w:val="none" w:sz="0" w:space="0" w:color="auto"/>
      </w:divBdr>
    </w:div>
    <w:div w:id="1057053996">
      <w:bodyDiv w:val="1"/>
      <w:marLeft w:val="0"/>
      <w:marRight w:val="0"/>
      <w:marTop w:val="0"/>
      <w:marBottom w:val="0"/>
      <w:divBdr>
        <w:top w:val="none" w:sz="0" w:space="0" w:color="auto"/>
        <w:left w:val="none" w:sz="0" w:space="0" w:color="auto"/>
        <w:bottom w:val="none" w:sz="0" w:space="0" w:color="auto"/>
        <w:right w:val="none" w:sz="0" w:space="0" w:color="auto"/>
      </w:divBdr>
    </w:div>
    <w:div w:id="1057825942">
      <w:bodyDiv w:val="1"/>
      <w:marLeft w:val="0"/>
      <w:marRight w:val="0"/>
      <w:marTop w:val="0"/>
      <w:marBottom w:val="0"/>
      <w:divBdr>
        <w:top w:val="none" w:sz="0" w:space="0" w:color="auto"/>
        <w:left w:val="none" w:sz="0" w:space="0" w:color="auto"/>
        <w:bottom w:val="none" w:sz="0" w:space="0" w:color="auto"/>
        <w:right w:val="none" w:sz="0" w:space="0" w:color="auto"/>
      </w:divBdr>
    </w:div>
    <w:div w:id="1058359483">
      <w:bodyDiv w:val="1"/>
      <w:marLeft w:val="0"/>
      <w:marRight w:val="0"/>
      <w:marTop w:val="0"/>
      <w:marBottom w:val="0"/>
      <w:divBdr>
        <w:top w:val="none" w:sz="0" w:space="0" w:color="auto"/>
        <w:left w:val="none" w:sz="0" w:space="0" w:color="auto"/>
        <w:bottom w:val="none" w:sz="0" w:space="0" w:color="auto"/>
        <w:right w:val="none" w:sz="0" w:space="0" w:color="auto"/>
      </w:divBdr>
    </w:div>
    <w:div w:id="1058552241">
      <w:bodyDiv w:val="1"/>
      <w:marLeft w:val="0"/>
      <w:marRight w:val="0"/>
      <w:marTop w:val="0"/>
      <w:marBottom w:val="0"/>
      <w:divBdr>
        <w:top w:val="none" w:sz="0" w:space="0" w:color="auto"/>
        <w:left w:val="none" w:sz="0" w:space="0" w:color="auto"/>
        <w:bottom w:val="none" w:sz="0" w:space="0" w:color="auto"/>
        <w:right w:val="none" w:sz="0" w:space="0" w:color="auto"/>
      </w:divBdr>
    </w:div>
    <w:div w:id="1062603588">
      <w:bodyDiv w:val="1"/>
      <w:marLeft w:val="0"/>
      <w:marRight w:val="0"/>
      <w:marTop w:val="0"/>
      <w:marBottom w:val="0"/>
      <w:divBdr>
        <w:top w:val="none" w:sz="0" w:space="0" w:color="auto"/>
        <w:left w:val="none" w:sz="0" w:space="0" w:color="auto"/>
        <w:bottom w:val="none" w:sz="0" w:space="0" w:color="auto"/>
        <w:right w:val="none" w:sz="0" w:space="0" w:color="auto"/>
      </w:divBdr>
    </w:div>
    <w:div w:id="1066220029">
      <w:bodyDiv w:val="1"/>
      <w:marLeft w:val="0"/>
      <w:marRight w:val="0"/>
      <w:marTop w:val="0"/>
      <w:marBottom w:val="0"/>
      <w:divBdr>
        <w:top w:val="none" w:sz="0" w:space="0" w:color="auto"/>
        <w:left w:val="none" w:sz="0" w:space="0" w:color="auto"/>
        <w:bottom w:val="none" w:sz="0" w:space="0" w:color="auto"/>
        <w:right w:val="none" w:sz="0" w:space="0" w:color="auto"/>
      </w:divBdr>
    </w:div>
    <w:div w:id="1072123822">
      <w:bodyDiv w:val="1"/>
      <w:marLeft w:val="0"/>
      <w:marRight w:val="0"/>
      <w:marTop w:val="0"/>
      <w:marBottom w:val="0"/>
      <w:divBdr>
        <w:top w:val="none" w:sz="0" w:space="0" w:color="auto"/>
        <w:left w:val="none" w:sz="0" w:space="0" w:color="auto"/>
        <w:bottom w:val="none" w:sz="0" w:space="0" w:color="auto"/>
        <w:right w:val="none" w:sz="0" w:space="0" w:color="auto"/>
      </w:divBdr>
    </w:div>
    <w:div w:id="1073895439">
      <w:bodyDiv w:val="1"/>
      <w:marLeft w:val="0"/>
      <w:marRight w:val="0"/>
      <w:marTop w:val="0"/>
      <w:marBottom w:val="0"/>
      <w:divBdr>
        <w:top w:val="none" w:sz="0" w:space="0" w:color="auto"/>
        <w:left w:val="none" w:sz="0" w:space="0" w:color="auto"/>
        <w:bottom w:val="none" w:sz="0" w:space="0" w:color="auto"/>
        <w:right w:val="none" w:sz="0" w:space="0" w:color="auto"/>
      </w:divBdr>
    </w:div>
    <w:div w:id="1082996092">
      <w:bodyDiv w:val="1"/>
      <w:marLeft w:val="0"/>
      <w:marRight w:val="0"/>
      <w:marTop w:val="0"/>
      <w:marBottom w:val="0"/>
      <w:divBdr>
        <w:top w:val="none" w:sz="0" w:space="0" w:color="auto"/>
        <w:left w:val="none" w:sz="0" w:space="0" w:color="auto"/>
        <w:bottom w:val="none" w:sz="0" w:space="0" w:color="auto"/>
        <w:right w:val="none" w:sz="0" w:space="0" w:color="auto"/>
      </w:divBdr>
    </w:div>
    <w:div w:id="1086224436">
      <w:bodyDiv w:val="1"/>
      <w:marLeft w:val="0"/>
      <w:marRight w:val="0"/>
      <w:marTop w:val="0"/>
      <w:marBottom w:val="0"/>
      <w:divBdr>
        <w:top w:val="none" w:sz="0" w:space="0" w:color="auto"/>
        <w:left w:val="none" w:sz="0" w:space="0" w:color="auto"/>
        <w:bottom w:val="none" w:sz="0" w:space="0" w:color="auto"/>
        <w:right w:val="none" w:sz="0" w:space="0" w:color="auto"/>
      </w:divBdr>
    </w:div>
    <w:div w:id="1089428544">
      <w:bodyDiv w:val="1"/>
      <w:marLeft w:val="0"/>
      <w:marRight w:val="0"/>
      <w:marTop w:val="0"/>
      <w:marBottom w:val="0"/>
      <w:divBdr>
        <w:top w:val="none" w:sz="0" w:space="0" w:color="auto"/>
        <w:left w:val="none" w:sz="0" w:space="0" w:color="auto"/>
        <w:bottom w:val="none" w:sz="0" w:space="0" w:color="auto"/>
        <w:right w:val="none" w:sz="0" w:space="0" w:color="auto"/>
      </w:divBdr>
      <w:divsChild>
        <w:div w:id="105080848">
          <w:marLeft w:val="480"/>
          <w:marRight w:val="0"/>
          <w:marTop w:val="0"/>
          <w:marBottom w:val="0"/>
          <w:divBdr>
            <w:top w:val="none" w:sz="0" w:space="0" w:color="auto"/>
            <w:left w:val="none" w:sz="0" w:space="0" w:color="auto"/>
            <w:bottom w:val="none" w:sz="0" w:space="0" w:color="auto"/>
            <w:right w:val="none" w:sz="0" w:space="0" w:color="auto"/>
          </w:divBdr>
        </w:div>
        <w:div w:id="1599604713">
          <w:marLeft w:val="480"/>
          <w:marRight w:val="0"/>
          <w:marTop w:val="0"/>
          <w:marBottom w:val="0"/>
          <w:divBdr>
            <w:top w:val="none" w:sz="0" w:space="0" w:color="auto"/>
            <w:left w:val="none" w:sz="0" w:space="0" w:color="auto"/>
            <w:bottom w:val="none" w:sz="0" w:space="0" w:color="auto"/>
            <w:right w:val="none" w:sz="0" w:space="0" w:color="auto"/>
          </w:divBdr>
        </w:div>
        <w:div w:id="219168677">
          <w:marLeft w:val="480"/>
          <w:marRight w:val="0"/>
          <w:marTop w:val="0"/>
          <w:marBottom w:val="0"/>
          <w:divBdr>
            <w:top w:val="none" w:sz="0" w:space="0" w:color="auto"/>
            <w:left w:val="none" w:sz="0" w:space="0" w:color="auto"/>
            <w:bottom w:val="none" w:sz="0" w:space="0" w:color="auto"/>
            <w:right w:val="none" w:sz="0" w:space="0" w:color="auto"/>
          </w:divBdr>
        </w:div>
        <w:div w:id="1118526682">
          <w:marLeft w:val="480"/>
          <w:marRight w:val="0"/>
          <w:marTop w:val="0"/>
          <w:marBottom w:val="0"/>
          <w:divBdr>
            <w:top w:val="none" w:sz="0" w:space="0" w:color="auto"/>
            <w:left w:val="none" w:sz="0" w:space="0" w:color="auto"/>
            <w:bottom w:val="none" w:sz="0" w:space="0" w:color="auto"/>
            <w:right w:val="none" w:sz="0" w:space="0" w:color="auto"/>
          </w:divBdr>
        </w:div>
        <w:div w:id="960378836">
          <w:marLeft w:val="480"/>
          <w:marRight w:val="0"/>
          <w:marTop w:val="0"/>
          <w:marBottom w:val="0"/>
          <w:divBdr>
            <w:top w:val="none" w:sz="0" w:space="0" w:color="auto"/>
            <w:left w:val="none" w:sz="0" w:space="0" w:color="auto"/>
            <w:bottom w:val="none" w:sz="0" w:space="0" w:color="auto"/>
            <w:right w:val="none" w:sz="0" w:space="0" w:color="auto"/>
          </w:divBdr>
        </w:div>
        <w:div w:id="1713842168">
          <w:marLeft w:val="480"/>
          <w:marRight w:val="0"/>
          <w:marTop w:val="0"/>
          <w:marBottom w:val="0"/>
          <w:divBdr>
            <w:top w:val="none" w:sz="0" w:space="0" w:color="auto"/>
            <w:left w:val="none" w:sz="0" w:space="0" w:color="auto"/>
            <w:bottom w:val="none" w:sz="0" w:space="0" w:color="auto"/>
            <w:right w:val="none" w:sz="0" w:space="0" w:color="auto"/>
          </w:divBdr>
        </w:div>
        <w:div w:id="1556311888">
          <w:marLeft w:val="480"/>
          <w:marRight w:val="0"/>
          <w:marTop w:val="0"/>
          <w:marBottom w:val="0"/>
          <w:divBdr>
            <w:top w:val="none" w:sz="0" w:space="0" w:color="auto"/>
            <w:left w:val="none" w:sz="0" w:space="0" w:color="auto"/>
            <w:bottom w:val="none" w:sz="0" w:space="0" w:color="auto"/>
            <w:right w:val="none" w:sz="0" w:space="0" w:color="auto"/>
          </w:divBdr>
        </w:div>
        <w:div w:id="47340111">
          <w:marLeft w:val="480"/>
          <w:marRight w:val="0"/>
          <w:marTop w:val="0"/>
          <w:marBottom w:val="0"/>
          <w:divBdr>
            <w:top w:val="none" w:sz="0" w:space="0" w:color="auto"/>
            <w:left w:val="none" w:sz="0" w:space="0" w:color="auto"/>
            <w:bottom w:val="none" w:sz="0" w:space="0" w:color="auto"/>
            <w:right w:val="none" w:sz="0" w:space="0" w:color="auto"/>
          </w:divBdr>
        </w:div>
        <w:div w:id="898437310">
          <w:marLeft w:val="480"/>
          <w:marRight w:val="0"/>
          <w:marTop w:val="0"/>
          <w:marBottom w:val="0"/>
          <w:divBdr>
            <w:top w:val="none" w:sz="0" w:space="0" w:color="auto"/>
            <w:left w:val="none" w:sz="0" w:space="0" w:color="auto"/>
            <w:bottom w:val="none" w:sz="0" w:space="0" w:color="auto"/>
            <w:right w:val="none" w:sz="0" w:space="0" w:color="auto"/>
          </w:divBdr>
        </w:div>
        <w:div w:id="1737586973">
          <w:marLeft w:val="480"/>
          <w:marRight w:val="0"/>
          <w:marTop w:val="0"/>
          <w:marBottom w:val="0"/>
          <w:divBdr>
            <w:top w:val="none" w:sz="0" w:space="0" w:color="auto"/>
            <w:left w:val="none" w:sz="0" w:space="0" w:color="auto"/>
            <w:bottom w:val="none" w:sz="0" w:space="0" w:color="auto"/>
            <w:right w:val="none" w:sz="0" w:space="0" w:color="auto"/>
          </w:divBdr>
        </w:div>
        <w:div w:id="2099666665">
          <w:marLeft w:val="480"/>
          <w:marRight w:val="0"/>
          <w:marTop w:val="0"/>
          <w:marBottom w:val="0"/>
          <w:divBdr>
            <w:top w:val="none" w:sz="0" w:space="0" w:color="auto"/>
            <w:left w:val="none" w:sz="0" w:space="0" w:color="auto"/>
            <w:bottom w:val="none" w:sz="0" w:space="0" w:color="auto"/>
            <w:right w:val="none" w:sz="0" w:space="0" w:color="auto"/>
          </w:divBdr>
        </w:div>
        <w:div w:id="975522754">
          <w:marLeft w:val="480"/>
          <w:marRight w:val="0"/>
          <w:marTop w:val="0"/>
          <w:marBottom w:val="0"/>
          <w:divBdr>
            <w:top w:val="none" w:sz="0" w:space="0" w:color="auto"/>
            <w:left w:val="none" w:sz="0" w:space="0" w:color="auto"/>
            <w:bottom w:val="none" w:sz="0" w:space="0" w:color="auto"/>
            <w:right w:val="none" w:sz="0" w:space="0" w:color="auto"/>
          </w:divBdr>
        </w:div>
        <w:div w:id="20404839">
          <w:marLeft w:val="480"/>
          <w:marRight w:val="0"/>
          <w:marTop w:val="0"/>
          <w:marBottom w:val="0"/>
          <w:divBdr>
            <w:top w:val="none" w:sz="0" w:space="0" w:color="auto"/>
            <w:left w:val="none" w:sz="0" w:space="0" w:color="auto"/>
            <w:bottom w:val="none" w:sz="0" w:space="0" w:color="auto"/>
            <w:right w:val="none" w:sz="0" w:space="0" w:color="auto"/>
          </w:divBdr>
        </w:div>
        <w:div w:id="1082221136">
          <w:marLeft w:val="480"/>
          <w:marRight w:val="0"/>
          <w:marTop w:val="0"/>
          <w:marBottom w:val="0"/>
          <w:divBdr>
            <w:top w:val="none" w:sz="0" w:space="0" w:color="auto"/>
            <w:left w:val="none" w:sz="0" w:space="0" w:color="auto"/>
            <w:bottom w:val="none" w:sz="0" w:space="0" w:color="auto"/>
            <w:right w:val="none" w:sz="0" w:space="0" w:color="auto"/>
          </w:divBdr>
        </w:div>
        <w:div w:id="961109321">
          <w:marLeft w:val="480"/>
          <w:marRight w:val="0"/>
          <w:marTop w:val="0"/>
          <w:marBottom w:val="0"/>
          <w:divBdr>
            <w:top w:val="none" w:sz="0" w:space="0" w:color="auto"/>
            <w:left w:val="none" w:sz="0" w:space="0" w:color="auto"/>
            <w:bottom w:val="none" w:sz="0" w:space="0" w:color="auto"/>
            <w:right w:val="none" w:sz="0" w:space="0" w:color="auto"/>
          </w:divBdr>
        </w:div>
        <w:div w:id="1591622090">
          <w:marLeft w:val="480"/>
          <w:marRight w:val="0"/>
          <w:marTop w:val="0"/>
          <w:marBottom w:val="0"/>
          <w:divBdr>
            <w:top w:val="none" w:sz="0" w:space="0" w:color="auto"/>
            <w:left w:val="none" w:sz="0" w:space="0" w:color="auto"/>
            <w:bottom w:val="none" w:sz="0" w:space="0" w:color="auto"/>
            <w:right w:val="none" w:sz="0" w:space="0" w:color="auto"/>
          </w:divBdr>
        </w:div>
        <w:div w:id="469369907">
          <w:marLeft w:val="480"/>
          <w:marRight w:val="0"/>
          <w:marTop w:val="0"/>
          <w:marBottom w:val="0"/>
          <w:divBdr>
            <w:top w:val="none" w:sz="0" w:space="0" w:color="auto"/>
            <w:left w:val="none" w:sz="0" w:space="0" w:color="auto"/>
            <w:bottom w:val="none" w:sz="0" w:space="0" w:color="auto"/>
            <w:right w:val="none" w:sz="0" w:space="0" w:color="auto"/>
          </w:divBdr>
        </w:div>
        <w:div w:id="451091935">
          <w:marLeft w:val="480"/>
          <w:marRight w:val="0"/>
          <w:marTop w:val="0"/>
          <w:marBottom w:val="0"/>
          <w:divBdr>
            <w:top w:val="none" w:sz="0" w:space="0" w:color="auto"/>
            <w:left w:val="none" w:sz="0" w:space="0" w:color="auto"/>
            <w:bottom w:val="none" w:sz="0" w:space="0" w:color="auto"/>
            <w:right w:val="none" w:sz="0" w:space="0" w:color="auto"/>
          </w:divBdr>
        </w:div>
        <w:div w:id="380397339">
          <w:marLeft w:val="480"/>
          <w:marRight w:val="0"/>
          <w:marTop w:val="0"/>
          <w:marBottom w:val="0"/>
          <w:divBdr>
            <w:top w:val="none" w:sz="0" w:space="0" w:color="auto"/>
            <w:left w:val="none" w:sz="0" w:space="0" w:color="auto"/>
            <w:bottom w:val="none" w:sz="0" w:space="0" w:color="auto"/>
            <w:right w:val="none" w:sz="0" w:space="0" w:color="auto"/>
          </w:divBdr>
        </w:div>
        <w:div w:id="240680807">
          <w:marLeft w:val="480"/>
          <w:marRight w:val="0"/>
          <w:marTop w:val="0"/>
          <w:marBottom w:val="0"/>
          <w:divBdr>
            <w:top w:val="none" w:sz="0" w:space="0" w:color="auto"/>
            <w:left w:val="none" w:sz="0" w:space="0" w:color="auto"/>
            <w:bottom w:val="none" w:sz="0" w:space="0" w:color="auto"/>
            <w:right w:val="none" w:sz="0" w:space="0" w:color="auto"/>
          </w:divBdr>
        </w:div>
        <w:div w:id="934440278">
          <w:marLeft w:val="480"/>
          <w:marRight w:val="0"/>
          <w:marTop w:val="0"/>
          <w:marBottom w:val="0"/>
          <w:divBdr>
            <w:top w:val="none" w:sz="0" w:space="0" w:color="auto"/>
            <w:left w:val="none" w:sz="0" w:space="0" w:color="auto"/>
            <w:bottom w:val="none" w:sz="0" w:space="0" w:color="auto"/>
            <w:right w:val="none" w:sz="0" w:space="0" w:color="auto"/>
          </w:divBdr>
        </w:div>
        <w:div w:id="657540765">
          <w:marLeft w:val="480"/>
          <w:marRight w:val="0"/>
          <w:marTop w:val="0"/>
          <w:marBottom w:val="0"/>
          <w:divBdr>
            <w:top w:val="none" w:sz="0" w:space="0" w:color="auto"/>
            <w:left w:val="none" w:sz="0" w:space="0" w:color="auto"/>
            <w:bottom w:val="none" w:sz="0" w:space="0" w:color="auto"/>
            <w:right w:val="none" w:sz="0" w:space="0" w:color="auto"/>
          </w:divBdr>
        </w:div>
        <w:div w:id="336541777">
          <w:marLeft w:val="480"/>
          <w:marRight w:val="0"/>
          <w:marTop w:val="0"/>
          <w:marBottom w:val="0"/>
          <w:divBdr>
            <w:top w:val="none" w:sz="0" w:space="0" w:color="auto"/>
            <w:left w:val="none" w:sz="0" w:space="0" w:color="auto"/>
            <w:bottom w:val="none" w:sz="0" w:space="0" w:color="auto"/>
            <w:right w:val="none" w:sz="0" w:space="0" w:color="auto"/>
          </w:divBdr>
        </w:div>
        <w:div w:id="209194466">
          <w:marLeft w:val="480"/>
          <w:marRight w:val="0"/>
          <w:marTop w:val="0"/>
          <w:marBottom w:val="0"/>
          <w:divBdr>
            <w:top w:val="none" w:sz="0" w:space="0" w:color="auto"/>
            <w:left w:val="none" w:sz="0" w:space="0" w:color="auto"/>
            <w:bottom w:val="none" w:sz="0" w:space="0" w:color="auto"/>
            <w:right w:val="none" w:sz="0" w:space="0" w:color="auto"/>
          </w:divBdr>
        </w:div>
        <w:div w:id="688457147">
          <w:marLeft w:val="480"/>
          <w:marRight w:val="0"/>
          <w:marTop w:val="0"/>
          <w:marBottom w:val="0"/>
          <w:divBdr>
            <w:top w:val="none" w:sz="0" w:space="0" w:color="auto"/>
            <w:left w:val="none" w:sz="0" w:space="0" w:color="auto"/>
            <w:bottom w:val="none" w:sz="0" w:space="0" w:color="auto"/>
            <w:right w:val="none" w:sz="0" w:space="0" w:color="auto"/>
          </w:divBdr>
        </w:div>
        <w:div w:id="1405762660">
          <w:marLeft w:val="480"/>
          <w:marRight w:val="0"/>
          <w:marTop w:val="0"/>
          <w:marBottom w:val="0"/>
          <w:divBdr>
            <w:top w:val="none" w:sz="0" w:space="0" w:color="auto"/>
            <w:left w:val="none" w:sz="0" w:space="0" w:color="auto"/>
            <w:bottom w:val="none" w:sz="0" w:space="0" w:color="auto"/>
            <w:right w:val="none" w:sz="0" w:space="0" w:color="auto"/>
          </w:divBdr>
        </w:div>
        <w:div w:id="1698848367">
          <w:marLeft w:val="480"/>
          <w:marRight w:val="0"/>
          <w:marTop w:val="0"/>
          <w:marBottom w:val="0"/>
          <w:divBdr>
            <w:top w:val="none" w:sz="0" w:space="0" w:color="auto"/>
            <w:left w:val="none" w:sz="0" w:space="0" w:color="auto"/>
            <w:bottom w:val="none" w:sz="0" w:space="0" w:color="auto"/>
            <w:right w:val="none" w:sz="0" w:space="0" w:color="auto"/>
          </w:divBdr>
        </w:div>
        <w:div w:id="1632595284">
          <w:marLeft w:val="480"/>
          <w:marRight w:val="0"/>
          <w:marTop w:val="0"/>
          <w:marBottom w:val="0"/>
          <w:divBdr>
            <w:top w:val="none" w:sz="0" w:space="0" w:color="auto"/>
            <w:left w:val="none" w:sz="0" w:space="0" w:color="auto"/>
            <w:bottom w:val="none" w:sz="0" w:space="0" w:color="auto"/>
            <w:right w:val="none" w:sz="0" w:space="0" w:color="auto"/>
          </w:divBdr>
        </w:div>
        <w:div w:id="1395084129">
          <w:marLeft w:val="480"/>
          <w:marRight w:val="0"/>
          <w:marTop w:val="0"/>
          <w:marBottom w:val="0"/>
          <w:divBdr>
            <w:top w:val="none" w:sz="0" w:space="0" w:color="auto"/>
            <w:left w:val="none" w:sz="0" w:space="0" w:color="auto"/>
            <w:bottom w:val="none" w:sz="0" w:space="0" w:color="auto"/>
            <w:right w:val="none" w:sz="0" w:space="0" w:color="auto"/>
          </w:divBdr>
        </w:div>
        <w:div w:id="1529951416">
          <w:marLeft w:val="480"/>
          <w:marRight w:val="0"/>
          <w:marTop w:val="0"/>
          <w:marBottom w:val="0"/>
          <w:divBdr>
            <w:top w:val="none" w:sz="0" w:space="0" w:color="auto"/>
            <w:left w:val="none" w:sz="0" w:space="0" w:color="auto"/>
            <w:bottom w:val="none" w:sz="0" w:space="0" w:color="auto"/>
            <w:right w:val="none" w:sz="0" w:space="0" w:color="auto"/>
          </w:divBdr>
        </w:div>
        <w:div w:id="260067844">
          <w:marLeft w:val="480"/>
          <w:marRight w:val="0"/>
          <w:marTop w:val="0"/>
          <w:marBottom w:val="0"/>
          <w:divBdr>
            <w:top w:val="none" w:sz="0" w:space="0" w:color="auto"/>
            <w:left w:val="none" w:sz="0" w:space="0" w:color="auto"/>
            <w:bottom w:val="none" w:sz="0" w:space="0" w:color="auto"/>
            <w:right w:val="none" w:sz="0" w:space="0" w:color="auto"/>
          </w:divBdr>
        </w:div>
        <w:div w:id="11732934">
          <w:marLeft w:val="480"/>
          <w:marRight w:val="0"/>
          <w:marTop w:val="0"/>
          <w:marBottom w:val="0"/>
          <w:divBdr>
            <w:top w:val="none" w:sz="0" w:space="0" w:color="auto"/>
            <w:left w:val="none" w:sz="0" w:space="0" w:color="auto"/>
            <w:bottom w:val="none" w:sz="0" w:space="0" w:color="auto"/>
            <w:right w:val="none" w:sz="0" w:space="0" w:color="auto"/>
          </w:divBdr>
        </w:div>
        <w:div w:id="1100221521">
          <w:marLeft w:val="480"/>
          <w:marRight w:val="0"/>
          <w:marTop w:val="0"/>
          <w:marBottom w:val="0"/>
          <w:divBdr>
            <w:top w:val="none" w:sz="0" w:space="0" w:color="auto"/>
            <w:left w:val="none" w:sz="0" w:space="0" w:color="auto"/>
            <w:bottom w:val="none" w:sz="0" w:space="0" w:color="auto"/>
            <w:right w:val="none" w:sz="0" w:space="0" w:color="auto"/>
          </w:divBdr>
        </w:div>
        <w:div w:id="2112166489">
          <w:marLeft w:val="480"/>
          <w:marRight w:val="0"/>
          <w:marTop w:val="0"/>
          <w:marBottom w:val="0"/>
          <w:divBdr>
            <w:top w:val="none" w:sz="0" w:space="0" w:color="auto"/>
            <w:left w:val="none" w:sz="0" w:space="0" w:color="auto"/>
            <w:bottom w:val="none" w:sz="0" w:space="0" w:color="auto"/>
            <w:right w:val="none" w:sz="0" w:space="0" w:color="auto"/>
          </w:divBdr>
        </w:div>
        <w:div w:id="1497762219">
          <w:marLeft w:val="480"/>
          <w:marRight w:val="0"/>
          <w:marTop w:val="0"/>
          <w:marBottom w:val="0"/>
          <w:divBdr>
            <w:top w:val="none" w:sz="0" w:space="0" w:color="auto"/>
            <w:left w:val="none" w:sz="0" w:space="0" w:color="auto"/>
            <w:bottom w:val="none" w:sz="0" w:space="0" w:color="auto"/>
            <w:right w:val="none" w:sz="0" w:space="0" w:color="auto"/>
          </w:divBdr>
        </w:div>
        <w:div w:id="2131389922">
          <w:marLeft w:val="480"/>
          <w:marRight w:val="0"/>
          <w:marTop w:val="0"/>
          <w:marBottom w:val="0"/>
          <w:divBdr>
            <w:top w:val="none" w:sz="0" w:space="0" w:color="auto"/>
            <w:left w:val="none" w:sz="0" w:space="0" w:color="auto"/>
            <w:bottom w:val="none" w:sz="0" w:space="0" w:color="auto"/>
            <w:right w:val="none" w:sz="0" w:space="0" w:color="auto"/>
          </w:divBdr>
        </w:div>
        <w:div w:id="615332982">
          <w:marLeft w:val="480"/>
          <w:marRight w:val="0"/>
          <w:marTop w:val="0"/>
          <w:marBottom w:val="0"/>
          <w:divBdr>
            <w:top w:val="none" w:sz="0" w:space="0" w:color="auto"/>
            <w:left w:val="none" w:sz="0" w:space="0" w:color="auto"/>
            <w:bottom w:val="none" w:sz="0" w:space="0" w:color="auto"/>
            <w:right w:val="none" w:sz="0" w:space="0" w:color="auto"/>
          </w:divBdr>
        </w:div>
        <w:div w:id="32073510">
          <w:marLeft w:val="480"/>
          <w:marRight w:val="0"/>
          <w:marTop w:val="0"/>
          <w:marBottom w:val="0"/>
          <w:divBdr>
            <w:top w:val="none" w:sz="0" w:space="0" w:color="auto"/>
            <w:left w:val="none" w:sz="0" w:space="0" w:color="auto"/>
            <w:bottom w:val="none" w:sz="0" w:space="0" w:color="auto"/>
            <w:right w:val="none" w:sz="0" w:space="0" w:color="auto"/>
          </w:divBdr>
        </w:div>
        <w:div w:id="992103388">
          <w:marLeft w:val="480"/>
          <w:marRight w:val="0"/>
          <w:marTop w:val="0"/>
          <w:marBottom w:val="0"/>
          <w:divBdr>
            <w:top w:val="none" w:sz="0" w:space="0" w:color="auto"/>
            <w:left w:val="none" w:sz="0" w:space="0" w:color="auto"/>
            <w:bottom w:val="none" w:sz="0" w:space="0" w:color="auto"/>
            <w:right w:val="none" w:sz="0" w:space="0" w:color="auto"/>
          </w:divBdr>
        </w:div>
        <w:div w:id="1119449638">
          <w:marLeft w:val="480"/>
          <w:marRight w:val="0"/>
          <w:marTop w:val="0"/>
          <w:marBottom w:val="0"/>
          <w:divBdr>
            <w:top w:val="none" w:sz="0" w:space="0" w:color="auto"/>
            <w:left w:val="none" w:sz="0" w:space="0" w:color="auto"/>
            <w:bottom w:val="none" w:sz="0" w:space="0" w:color="auto"/>
            <w:right w:val="none" w:sz="0" w:space="0" w:color="auto"/>
          </w:divBdr>
        </w:div>
        <w:div w:id="942104014">
          <w:marLeft w:val="480"/>
          <w:marRight w:val="0"/>
          <w:marTop w:val="0"/>
          <w:marBottom w:val="0"/>
          <w:divBdr>
            <w:top w:val="none" w:sz="0" w:space="0" w:color="auto"/>
            <w:left w:val="none" w:sz="0" w:space="0" w:color="auto"/>
            <w:bottom w:val="none" w:sz="0" w:space="0" w:color="auto"/>
            <w:right w:val="none" w:sz="0" w:space="0" w:color="auto"/>
          </w:divBdr>
        </w:div>
        <w:div w:id="1280795455">
          <w:marLeft w:val="480"/>
          <w:marRight w:val="0"/>
          <w:marTop w:val="0"/>
          <w:marBottom w:val="0"/>
          <w:divBdr>
            <w:top w:val="none" w:sz="0" w:space="0" w:color="auto"/>
            <w:left w:val="none" w:sz="0" w:space="0" w:color="auto"/>
            <w:bottom w:val="none" w:sz="0" w:space="0" w:color="auto"/>
            <w:right w:val="none" w:sz="0" w:space="0" w:color="auto"/>
          </w:divBdr>
        </w:div>
        <w:div w:id="546718362">
          <w:marLeft w:val="480"/>
          <w:marRight w:val="0"/>
          <w:marTop w:val="0"/>
          <w:marBottom w:val="0"/>
          <w:divBdr>
            <w:top w:val="none" w:sz="0" w:space="0" w:color="auto"/>
            <w:left w:val="none" w:sz="0" w:space="0" w:color="auto"/>
            <w:bottom w:val="none" w:sz="0" w:space="0" w:color="auto"/>
            <w:right w:val="none" w:sz="0" w:space="0" w:color="auto"/>
          </w:divBdr>
        </w:div>
        <w:div w:id="749470154">
          <w:marLeft w:val="480"/>
          <w:marRight w:val="0"/>
          <w:marTop w:val="0"/>
          <w:marBottom w:val="0"/>
          <w:divBdr>
            <w:top w:val="none" w:sz="0" w:space="0" w:color="auto"/>
            <w:left w:val="none" w:sz="0" w:space="0" w:color="auto"/>
            <w:bottom w:val="none" w:sz="0" w:space="0" w:color="auto"/>
            <w:right w:val="none" w:sz="0" w:space="0" w:color="auto"/>
          </w:divBdr>
        </w:div>
        <w:div w:id="995378876">
          <w:marLeft w:val="480"/>
          <w:marRight w:val="0"/>
          <w:marTop w:val="0"/>
          <w:marBottom w:val="0"/>
          <w:divBdr>
            <w:top w:val="none" w:sz="0" w:space="0" w:color="auto"/>
            <w:left w:val="none" w:sz="0" w:space="0" w:color="auto"/>
            <w:bottom w:val="none" w:sz="0" w:space="0" w:color="auto"/>
            <w:right w:val="none" w:sz="0" w:space="0" w:color="auto"/>
          </w:divBdr>
        </w:div>
        <w:div w:id="947854390">
          <w:marLeft w:val="480"/>
          <w:marRight w:val="0"/>
          <w:marTop w:val="0"/>
          <w:marBottom w:val="0"/>
          <w:divBdr>
            <w:top w:val="none" w:sz="0" w:space="0" w:color="auto"/>
            <w:left w:val="none" w:sz="0" w:space="0" w:color="auto"/>
            <w:bottom w:val="none" w:sz="0" w:space="0" w:color="auto"/>
            <w:right w:val="none" w:sz="0" w:space="0" w:color="auto"/>
          </w:divBdr>
        </w:div>
      </w:divsChild>
    </w:div>
    <w:div w:id="1093671276">
      <w:bodyDiv w:val="1"/>
      <w:marLeft w:val="0"/>
      <w:marRight w:val="0"/>
      <w:marTop w:val="0"/>
      <w:marBottom w:val="0"/>
      <w:divBdr>
        <w:top w:val="none" w:sz="0" w:space="0" w:color="auto"/>
        <w:left w:val="none" w:sz="0" w:space="0" w:color="auto"/>
        <w:bottom w:val="none" w:sz="0" w:space="0" w:color="auto"/>
        <w:right w:val="none" w:sz="0" w:space="0" w:color="auto"/>
      </w:divBdr>
    </w:div>
    <w:div w:id="1096633433">
      <w:bodyDiv w:val="1"/>
      <w:marLeft w:val="0"/>
      <w:marRight w:val="0"/>
      <w:marTop w:val="0"/>
      <w:marBottom w:val="0"/>
      <w:divBdr>
        <w:top w:val="none" w:sz="0" w:space="0" w:color="auto"/>
        <w:left w:val="none" w:sz="0" w:space="0" w:color="auto"/>
        <w:bottom w:val="none" w:sz="0" w:space="0" w:color="auto"/>
        <w:right w:val="none" w:sz="0" w:space="0" w:color="auto"/>
      </w:divBdr>
    </w:div>
    <w:div w:id="1097284582">
      <w:bodyDiv w:val="1"/>
      <w:marLeft w:val="0"/>
      <w:marRight w:val="0"/>
      <w:marTop w:val="0"/>
      <w:marBottom w:val="0"/>
      <w:divBdr>
        <w:top w:val="none" w:sz="0" w:space="0" w:color="auto"/>
        <w:left w:val="none" w:sz="0" w:space="0" w:color="auto"/>
        <w:bottom w:val="none" w:sz="0" w:space="0" w:color="auto"/>
        <w:right w:val="none" w:sz="0" w:space="0" w:color="auto"/>
      </w:divBdr>
    </w:div>
    <w:div w:id="1103106887">
      <w:bodyDiv w:val="1"/>
      <w:marLeft w:val="0"/>
      <w:marRight w:val="0"/>
      <w:marTop w:val="0"/>
      <w:marBottom w:val="0"/>
      <w:divBdr>
        <w:top w:val="none" w:sz="0" w:space="0" w:color="auto"/>
        <w:left w:val="none" w:sz="0" w:space="0" w:color="auto"/>
        <w:bottom w:val="none" w:sz="0" w:space="0" w:color="auto"/>
        <w:right w:val="none" w:sz="0" w:space="0" w:color="auto"/>
      </w:divBdr>
    </w:div>
    <w:div w:id="1106652872">
      <w:bodyDiv w:val="1"/>
      <w:marLeft w:val="0"/>
      <w:marRight w:val="0"/>
      <w:marTop w:val="0"/>
      <w:marBottom w:val="0"/>
      <w:divBdr>
        <w:top w:val="none" w:sz="0" w:space="0" w:color="auto"/>
        <w:left w:val="none" w:sz="0" w:space="0" w:color="auto"/>
        <w:bottom w:val="none" w:sz="0" w:space="0" w:color="auto"/>
        <w:right w:val="none" w:sz="0" w:space="0" w:color="auto"/>
      </w:divBdr>
    </w:div>
    <w:div w:id="1107702479">
      <w:bodyDiv w:val="1"/>
      <w:marLeft w:val="0"/>
      <w:marRight w:val="0"/>
      <w:marTop w:val="0"/>
      <w:marBottom w:val="0"/>
      <w:divBdr>
        <w:top w:val="none" w:sz="0" w:space="0" w:color="auto"/>
        <w:left w:val="none" w:sz="0" w:space="0" w:color="auto"/>
        <w:bottom w:val="none" w:sz="0" w:space="0" w:color="auto"/>
        <w:right w:val="none" w:sz="0" w:space="0" w:color="auto"/>
      </w:divBdr>
    </w:div>
    <w:div w:id="1115950674">
      <w:bodyDiv w:val="1"/>
      <w:marLeft w:val="0"/>
      <w:marRight w:val="0"/>
      <w:marTop w:val="0"/>
      <w:marBottom w:val="0"/>
      <w:divBdr>
        <w:top w:val="none" w:sz="0" w:space="0" w:color="auto"/>
        <w:left w:val="none" w:sz="0" w:space="0" w:color="auto"/>
        <w:bottom w:val="none" w:sz="0" w:space="0" w:color="auto"/>
        <w:right w:val="none" w:sz="0" w:space="0" w:color="auto"/>
      </w:divBdr>
    </w:div>
    <w:div w:id="1124806228">
      <w:bodyDiv w:val="1"/>
      <w:marLeft w:val="0"/>
      <w:marRight w:val="0"/>
      <w:marTop w:val="0"/>
      <w:marBottom w:val="0"/>
      <w:divBdr>
        <w:top w:val="none" w:sz="0" w:space="0" w:color="auto"/>
        <w:left w:val="none" w:sz="0" w:space="0" w:color="auto"/>
        <w:bottom w:val="none" w:sz="0" w:space="0" w:color="auto"/>
        <w:right w:val="none" w:sz="0" w:space="0" w:color="auto"/>
      </w:divBdr>
    </w:div>
    <w:div w:id="1125351236">
      <w:bodyDiv w:val="1"/>
      <w:marLeft w:val="0"/>
      <w:marRight w:val="0"/>
      <w:marTop w:val="0"/>
      <w:marBottom w:val="0"/>
      <w:divBdr>
        <w:top w:val="none" w:sz="0" w:space="0" w:color="auto"/>
        <w:left w:val="none" w:sz="0" w:space="0" w:color="auto"/>
        <w:bottom w:val="none" w:sz="0" w:space="0" w:color="auto"/>
        <w:right w:val="none" w:sz="0" w:space="0" w:color="auto"/>
      </w:divBdr>
    </w:div>
    <w:div w:id="1127894364">
      <w:bodyDiv w:val="1"/>
      <w:marLeft w:val="0"/>
      <w:marRight w:val="0"/>
      <w:marTop w:val="0"/>
      <w:marBottom w:val="0"/>
      <w:divBdr>
        <w:top w:val="none" w:sz="0" w:space="0" w:color="auto"/>
        <w:left w:val="none" w:sz="0" w:space="0" w:color="auto"/>
        <w:bottom w:val="none" w:sz="0" w:space="0" w:color="auto"/>
        <w:right w:val="none" w:sz="0" w:space="0" w:color="auto"/>
      </w:divBdr>
    </w:div>
    <w:div w:id="1128167066">
      <w:bodyDiv w:val="1"/>
      <w:marLeft w:val="0"/>
      <w:marRight w:val="0"/>
      <w:marTop w:val="0"/>
      <w:marBottom w:val="0"/>
      <w:divBdr>
        <w:top w:val="none" w:sz="0" w:space="0" w:color="auto"/>
        <w:left w:val="none" w:sz="0" w:space="0" w:color="auto"/>
        <w:bottom w:val="none" w:sz="0" w:space="0" w:color="auto"/>
        <w:right w:val="none" w:sz="0" w:space="0" w:color="auto"/>
      </w:divBdr>
    </w:div>
    <w:div w:id="1128233314">
      <w:bodyDiv w:val="1"/>
      <w:marLeft w:val="0"/>
      <w:marRight w:val="0"/>
      <w:marTop w:val="0"/>
      <w:marBottom w:val="0"/>
      <w:divBdr>
        <w:top w:val="none" w:sz="0" w:space="0" w:color="auto"/>
        <w:left w:val="none" w:sz="0" w:space="0" w:color="auto"/>
        <w:bottom w:val="none" w:sz="0" w:space="0" w:color="auto"/>
        <w:right w:val="none" w:sz="0" w:space="0" w:color="auto"/>
      </w:divBdr>
      <w:divsChild>
        <w:div w:id="719207400">
          <w:marLeft w:val="640"/>
          <w:marRight w:val="0"/>
          <w:marTop w:val="0"/>
          <w:marBottom w:val="0"/>
          <w:divBdr>
            <w:top w:val="none" w:sz="0" w:space="0" w:color="auto"/>
            <w:left w:val="none" w:sz="0" w:space="0" w:color="auto"/>
            <w:bottom w:val="none" w:sz="0" w:space="0" w:color="auto"/>
            <w:right w:val="none" w:sz="0" w:space="0" w:color="auto"/>
          </w:divBdr>
        </w:div>
        <w:div w:id="1092972232">
          <w:marLeft w:val="640"/>
          <w:marRight w:val="0"/>
          <w:marTop w:val="0"/>
          <w:marBottom w:val="0"/>
          <w:divBdr>
            <w:top w:val="none" w:sz="0" w:space="0" w:color="auto"/>
            <w:left w:val="none" w:sz="0" w:space="0" w:color="auto"/>
            <w:bottom w:val="none" w:sz="0" w:space="0" w:color="auto"/>
            <w:right w:val="none" w:sz="0" w:space="0" w:color="auto"/>
          </w:divBdr>
        </w:div>
        <w:div w:id="404455384">
          <w:marLeft w:val="640"/>
          <w:marRight w:val="0"/>
          <w:marTop w:val="0"/>
          <w:marBottom w:val="0"/>
          <w:divBdr>
            <w:top w:val="none" w:sz="0" w:space="0" w:color="auto"/>
            <w:left w:val="none" w:sz="0" w:space="0" w:color="auto"/>
            <w:bottom w:val="none" w:sz="0" w:space="0" w:color="auto"/>
            <w:right w:val="none" w:sz="0" w:space="0" w:color="auto"/>
          </w:divBdr>
        </w:div>
        <w:div w:id="871267496">
          <w:marLeft w:val="640"/>
          <w:marRight w:val="0"/>
          <w:marTop w:val="0"/>
          <w:marBottom w:val="0"/>
          <w:divBdr>
            <w:top w:val="none" w:sz="0" w:space="0" w:color="auto"/>
            <w:left w:val="none" w:sz="0" w:space="0" w:color="auto"/>
            <w:bottom w:val="none" w:sz="0" w:space="0" w:color="auto"/>
            <w:right w:val="none" w:sz="0" w:space="0" w:color="auto"/>
          </w:divBdr>
        </w:div>
        <w:div w:id="1528056848">
          <w:marLeft w:val="640"/>
          <w:marRight w:val="0"/>
          <w:marTop w:val="0"/>
          <w:marBottom w:val="0"/>
          <w:divBdr>
            <w:top w:val="none" w:sz="0" w:space="0" w:color="auto"/>
            <w:left w:val="none" w:sz="0" w:space="0" w:color="auto"/>
            <w:bottom w:val="none" w:sz="0" w:space="0" w:color="auto"/>
            <w:right w:val="none" w:sz="0" w:space="0" w:color="auto"/>
          </w:divBdr>
        </w:div>
        <w:div w:id="431172216">
          <w:marLeft w:val="640"/>
          <w:marRight w:val="0"/>
          <w:marTop w:val="0"/>
          <w:marBottom w:val="0"/>
          <w:divBdr>
            <w:top w:val="none" w:sz="0" w:space="0" w:color="auto"/>
            <w:left w:val="none" w:sz="0" w:space="0" w:color="auto"/>
            <w:bottom w:val="none" w:sz="0" w:space="0" w:color="auto"/>
            <w:right w:val="none" w:sz="0" w:space="0" w:color="auto"/>
          </w:divBdr>
        </w:div>
        <w:div w:id="1179468550">
          <w:marLeft w:val="640"/>
          <w:marRight w:val="0"/>
          <w:marTop w:val="0"/>
          <w:marBottom w:val="0"/>
          <w:divBdr>
            <w:top w:val="none" w:sz="0" w:space="0" w:color="auto"/>
            <w:left w:val="none" w:sz="0" w:space="0" w:color="auto"/>
            <w:bottom w:val="none" w:sz="0" w:space="0" w:color="auto"/>
            <w:right w:val="none" w:sz="0" w:space="0" w:color="auto"/>
          </w:divBdr>
        </w:div>
        <w:div w:id="1546060281">
          <w:marLeft w:val="640"/>
          <w:marRight w:val="0"/>
          <w:marTop w:val="0"/>
          <w:marBottom w:val="0"/>
          <w:divBdr>
            <w:top w:val="none" w:sz="0" w:space="0" w:color="auto"/>
            <w:left w:val="none" w:sz="0" w:space="0" w:color="auto"/>
            <w:bottom w:val="none" w:sz="0" w:space="0" w:color="auto"/>
            <w:right w:val="none" w:sz="0" w:space="0" w:color="auto"/>
          </w:divBdr>
        </w:div>
        <w:div w:id="749889417">
          <w:marLeft w:val="640"/>
          <w:marRight w:val="0"/>
          <w:marTop w:val="0"/>
          <w:marBottom w:val="0"/>
          <w:divBdr>
            <w:top w:val="none" w:sz="0" w:space="0" w:color="auto"/>
            <w:left w:val="none" w:sz="0" w:space="0" w:color="auto"/>
            <w:bottom w:val="none" w:sz="0" w:space="0" w:color="auto"/>
            <w:right w:val="none" w:sz="0" w:space="0" w:color="auto"/>
          </w:divBdr>
        </w:div>
        <w:div w:id="208031501">
          <w:marLeft w:val="640"/>
          <w:marRight w:val="0"/>
          <w:marTop w:val="0"/>
          <w:marBottom w:val="0"/>
          <w:divBdr>
            <w:top w:val="none" w:sz="0" w:space="0" w:color="auto"/>
            <w:left w:val="none" w:sz="0" w:space="0" w:color="auto"/>
            <w:bottom w:val="none" w:sz="0" w:space="0" w:color="auto"/>
            <w:right w:val="none" w:sz="0" w:space="0" w:color="auto"/>
          </w:divBdr>
        </w:div>
        <w:div w:id="1378044925">
          <w:marLeft w:val="640"/>
          <w:marRight w:val="0"/>
          <w:marTop w:val="0"/>
          <w:marBottom w:val="0"/>
          <w:divBdr>
            <w:top w:val="none" w:sz="0" w:space="0" w:color="auto"/>
            <w:left w:val="none" w:sz="0" w:space="0" w:color="auto"/>
            <w:bottom w:val="none" w:sz="0" w:space="0" w:color="auto"/>
            <w:right w:val="none" w:sz="0" w:space="0" w:color="auto"/>
          </w:divBdr>
        </w:div>
        <w:div w:id="981887869">
          <w:marLeft w:val="640"/>
          <w:marRight w:val="0"/>
          <w:marTop w:val="0"/>
          <w:marBottom w:val="0"/>
          <w:divBdr>
            <w:top w:val="none" w:sz="0" w:space="0" w:color="auto"/>
            <w:left w:val="none" w:sz="0" w:space="0" w:color="auto"/>
            <w:bottom w:val="none" w:sz="0" w:space="0" w:color="auto"/>
            <w:right w:val="none" w:sz="0" w:space="0" w:color="auto"/>
          </w:divBdr>
        </w:div>
        <w:div w:id="1211458669">
          <w:marLeft w:val="640"/>
          <w:marRight w:val="0"/>
          <w:marTop w:val="0"/>
          <w:marBottom w:val="0"/>
          <w:divBdr>
            <w:top w:val="none" w:sz="0" w:space="0" w:color="auto"/>
            <w:left w:val="none" w:sz="0" w:space="0" w:color="auto"/>
            <w:bottom w:val="none" w:sz="0" w:space="0" w:color="auto"/>
            <w:right w:val="none" w:sz="0" w:space="0" w:color="auto"/>
          </w:divBdr>
        </w:div>
        <w:div w:id="1085152872">
          <w:marLeft w:val="640"/>
          <w:marRight w:val="0"/>
          <w:marTop w:val="0"/>
          <w:marBottom w:val="0"/>
          <w:divBdr>
            <w:top w:val="none" w:sz="0" w:space="0" w:color="auto"/>
            <w:left w:val="none" w:sz="0" w:space="0" w:color="auto"/>
            <w:bottom w:val="none" w:sz="0" w:space="0" w:color="auto"/>
            <w:right w:val="none" w:sz="0" w:space="0" w:color="auto"/>
          </w:divBdr>
        </w:div>
        <w:div w:id="179055250">
          <w:marLeft w:val="640"/>
          <w:marRight w:val="0"/>
          <w:marTop w:val="0"/>
          <w:marBottom w:val="0"/>
          <w:divBdr>
            <w:top w:val="none" w:sz="0" w:space="0" w:color="auto"/>
            <w:left w:val="none" w:sz="0" w:space="0" w:color="auto"/>
            <w:bottom w:val="none" w:sz="0" w:space="0" w:color="auto"/>
            <w:right w:val="none" w:sz="0" w:space="0" w:color="auto"/>
          </w:divBdr>
        </w:div>
        <w:div w:id="1205825487">
          <w:marLeft w:val="640"/>
          <w:marRight w:val="0"/>
          <w:marTop w:val="0"/>
          <w:marBottom w:val="0"/>
          <w:divBdr>
            <w:top w:val="none" w:sz="0" w:space="0" w:color="auto"/>
            <w:left w:val="none" w:sz="0" w:space="0" w:color="auto"/>
            <w:bottom w:val="none" w:sz="0" w:space="0" w:color="auto"/>
            <w:right w:val="none" w:sz="0" w:space="0" w:color="auto"/>
          </w:divBdr>
        </w:div>
        <w:div w:id="83577148">
          <w:marLeft w:val="640"/>
          <w:marRight w:val="0"/>
          <w:marTop w:val="0"/>
          <w:marBottom w:val="0"/>
          <w:divBdr>
            <w:top w:val="none" w:sz="0" w:space="0" w:color="auto"/>
            <w:left w:val="none" w:sz="0" w:space="0" w:color="auto"/>
            <w:bottom w:val="none" w:sz="0" w:space="0" w:color="auto"/>
            <w:right w:val="none" w:sz="0" w:space="0" w:color="auto"/>
          </w:divBdr>
        </w:div>
        <w:div w:id="430205563">
          <w:marLeft w:val="640"/>
          <w:marRight w:val="0"/>
          <w:marTop w:val="0"/>
          <w:marBottom w:val="0"/>
          <w:divBdr>
            <w:top w:val="none" w:sz="0" w:space="0" w:color="auto"/>
            <w:left w:val="none" w:sz="0" w:space="0" w:color="auto"/>
            <w:bottom w:val="none" w:sz="0" w:space="0" w:color="auto"/>
            <w:right w:val="none" w:sz="0" w:space="0" w:color="auto"/>
          </w:divBdr>
        </w:div>
        <w:div w:id="445780576">
          <w:marLeft w:val="640"/>
          <w:marRight w:val="0"/>
          <w:marTop w:val="0"/>
          <w:marBottom w:val="0"/>
          <w:divBdr>
            <w:top w:val="none" w:sz="0" w:space="0" w:color="auto"/>
            <w:left w:val="none" w:sz="0" w:space="0" w:color="auto"/>
            <w:bottom w:val="none" w:sz="0" w:space="0" w:color="auto"/>
            <w:right w:val="none" w:sz="0" w:space="0" w:color="auto"/>
          </w:divBdr>
        </w:div>
        <w:div w:id="149174617">
          <w:marLeft w:val="640"/>
          <w:marRight w:val="0"/>
          <w:marTop w:val="0"/>
          <w:marBottom w:val="0"/>
          <w:divBdr>
            <w:top w:val="none" w:sz="0" w:space="0" w:color="auto"/>
            <w:left w:val="none" w:sz="0" w:space="0" w:color="auto"/>
            <w:bottom w:val="none" w:sz="0" w:space="0" w:color="auto"/>
            <w:right w:val="none" w:sz="0" w:space="0" w:color="auto"/>
          </w:divBdr>
        </w:div>
        <w:div w:id="580256554">
          <w:marLeft w:val="640"/>
          <w:marRight w:val="0"/>
          <w:marTop w:val="0"/>
          <w:marBottom w:val="0"/>
          <w:divBdr>
            <w:top w:val="none" w:sz="0" w:space="0" w:color="auto"/>
            <w:left w:val="none" w:sz="0" w:space="0" w:color="auto"/>
            <w:bottom w:val="none" w:sz="0" w:space="0" w:color="auto"/>
            <w:right w:val="none" w:sz="0" w:space="0" w:color="auto"/>
          </w:divBdr>
        </w:div>
        <w:div w:id="1634170179">
          <w:marLeft w:val="640"/>
          <w:marRight w:val="0"/>
          <w:marTop w:val="0"/>
          <w:marBottom w:val="0"/>
          <w:divBdr>
            <w:top w:val="none" w:sz="0" w:space="0" w:color="auto"/>
            <w:left w:val="none" w:sz="0" w:space="0" w:color="auto"/>
            <w:bottom w:val="none" w:sz="0" w:space="0" w:color="auto"/>
            <w:right w:val="none" w:sz="0" w:space="0" w:color="auto"/>
          </w:divBdr>
        </w:div>
        <w:div w:id="1086851652">
          <w:marLeft w:val="640"/>
          <w:marRight w:val="0"/>
          <w:marTop w:val="0"/>
          <w:marBottom w:val="0"/>
          <w:divBdr>
            <w:top w:val="none" w:sz="0" w:space="0" w:color="auto"/>
            <w:left w:val="none" w:sz="0" w:space="0" w:color="auto"/>
            <w:bottom w:val="none" w:sz="0" w:space="0" w:color="auto"/>
            <w:right w:val="none" w:sz="0" w:space="0" w:color="auto"/>
          </w:divBdr>
        </w:div>
        <w:div w:id="1412851705">
          <w:marLeft w:val="640"/>
          <w:marRight w:val="0"/>
          <w:marTop w:val="0"/>
          <w:marBottom w:val="0"/>
          <w:divBdr>
            <w:top w:val="none" w:sz="0" w:space="0" w:color="auto"/>
            <w:left w:val="none" w:sz="0" w:space="0" w:color="auto"/>
            <w:bottom w:val="none" w:sz="0" w:space="0" w:color="auto"/>
            <w:right w:val="none" w:sz="0" w:space="0" w:color="auto"/>
          </w:divBdr>
        </w:div>
        <w:div w:id="1968075105">
          <w:marLeft w:val="640"/>
          <w:marRight w:val="0"/>
          <w:marTop w:val="0"/>
          <w:marBottom w:val="0"/>
          <w:divBdr>
            <w:top w:val="none" w:sz="0" w:space="0" w:color="auto"/>
            <w:left w:val="none" w:sz="0" w:space="0" w:color="auto"/>
            <w:bottom w:val="none" w:sz="0" w:space="0" w:color="auto"/>
            <w:right w:val="none" w:sz="0" w:space="0" w:color="auto"/>
          </w:divBdr>
        </w:div>
        <w:div w:id="876090747">
          <w:marLeft w:val="640"/>
          <w:marRight w:val="0"/>
          <w:marTop w:val="0"/>
          <w:marBottom w:val="0"/>
          <w:divBdr>
            <w:top w:val="none" w:sz="0" w:space="0" w:color="auto"/>
            <w:left w:val="none" w:sz="0" w:space="0" w:color="auto"/>
            <w:bottom w:val="none" w:sz="0" w:space="0" w:color="auto"/>
            <w:right w:val="none" w:sz="0" w:space="0" w:color="auto"/>
          </w:divBdr>
        </w:div>
        <w:div w:id="307175962">
          <w:marLeft w:val="640"/>
          <w:marRight w:val="0"/>
          <w:marTop w:val="0"/>
          <w:marBottom w:val="0"/>
          <w:divBdr>
            <w:top w:val="none" w:sz="0" w:space="0" w:color="auto"/>
            <w:left w:val="none" w:sz="0" w:space="0" w:color="auto"/>
            <w:bottom w:val="none" w:sz="0" w:space="0" w:color="auto"/>
            <w:right w:val="none" w:sz="0" w:space="0" w:color="auto"/>
          </w:divBdr>
        </w:div>
        <w:div w:id="1621914107">
          <w:marLeft w:val="640"/>
          <w:marRight w:val="0"/>
          <w:marTop w:val="0"/>
          <w:marBottom w:val="0"/>
          <w:divBdr>
            <w:top w:val="none" w:sz="0" w:space="0" w:color="auto"/>
            <w:left w:val="none" w:sz="0" w:space="0" w:color="auto"/>
            <w:bottom w:val="none" w:sz="0" w:space="0" w:color="auto"/>
            <w:right w:val="none" w:sz="0" w:space="0" w:color="auto"/>
          </w:divBdr>
        </w:div>
        <w:div w:id="1167749620">
          <w:marLeft w:val="640"/>
          <w:marRight w:val="0"/>
          <w:marTop w:val="0"/>
          <w:marBottom w:val="0"/>
          <w:divBdr>
            <w:top w:val="none" w:sz="0" w:space="0" w:color="auto"/>
            <w:left w:val="none" w:sz="0" w:space="0" w:color="auto"/>
            <w:bottom w:val="none" w:sz="0" w:space="0" w:color="auto"/>
            <w:right w:val="none" w:sz="0" w:space="0" w:color="auto"/>
          </w:divBdr>
        </w:div>
        <w:div w:id="1110205432">
          <w:marLeft w:val="640"/>
          <w:marRight w:val="0"/>
          <w:marTop w:val="0"/>
          <w:marBottom w:val="0"/>
          <w:divBdr>
            <w:top w:val="none" w:sz="0" w:space="0" w:color="auto"/>
            <w:left w:val="none" w:sz="0" w:space="0" w:color="auto"/>
            <w:bottom w:val="none" w:sz="0" w:space="0" w:color="auto"/>
            <w:right w:val="none" w:sz="0" w:space="0" w:color="auto"/>
          </w:divBdr>
        </w:div>
        <w:div w:id="1508594089">
          <w:marLeft w:val="640"/>
          <w:marRight w:val="0"/>
          <w:marTop w:val="0"/>
          <w:marBottom w:val="0"/>
          <w:divBdr>
            <w:top w:val="none" w:sz="0" w:space="0" w:color="auto"/>
            <w:left w:val="none" w:sz="0" w:space="0" w:color="auto"/>
            <w:bottom w:val="none" w:sz="0" w:space="0" w:color="auto"/>
            <w:right w:val="none" w:sz="0" w:space="0" w:color="auto"/>
          </w:divBdr>
        </w:div>
        <w:div w:id="1727990790">
          <w:marLeft w:val="640"/>
          <w:marRight w:val="0"/>
          <w:marTop w:val="0"/>
          <w:marBottom w:val="0"/>
          <w:divBdr>
            <w:top w:val="none" w:sz="0" w:space="0" w:color="auto"/>
            <w:left w:val="none" w:sz="0" w:space="0" w:color="auto"/>
            <w:bottom w:val="none" w:sz="0" w:space="0" w:color="auto"/>
            <w:right w:val="none" w:sz="0" w:space="0" w:color="auto"/>
          </w:divBdr>
        </w:div>
        <w:div w:id="1387143215">
          <w:marLeft w:val="640"/>
          <w:marRight w:val="0"/>
          <w:marTop w:val="0"/>
          <w:marBottom w:val="0"/>
          <w:divBdr>
            <w:top w:val="none" w:sz="0" w:space="0" w:color="auto"/>
            <w:left w:val="none" w:sz="0" w:space="0" w:color="auto"/>
            <w:bottom w:val="none" w:sz="0" w:space="0" w:color="auto"/>
            <w:right w:val="none" w:sz="0" w:space="0" w:color="auto"/>
          </w:divBdr>
        </w:div>
        <w:div w:id="761489624">
          <w:marLeft w:val="640"/>
          <w:marRight w:val="0"/>
          <w:marTop w:val="0"/>
          <w:marBottom w:val="0"/>
          <w:divBdr>
            <w:top w:val="none" w:sz="0" w:space="0" w:color="auto"/>
            <w:left w:val="none" w:sz="0" w:space="0" w:color="auto"/>
            <w:bottom w:val="none" w:sz="0" w:space="0" w:color="auto"/>
            <w:right w:val="none" w:sz="0" w:space="0" w:color="auto"/>
          </w:divBdr>
        </w:div>
        <w:div w:id="1311056502">
          <w:marLeft w:val="640"/>
          <w:marRight w:val="0"/>
          <w:marTop w:val="0"/>
          <w:marBottom w:val="0"/>
          <w:divBdr>
            <w:top w:val="none" w:sz="0" w:space="0" w:color="auto"/>
            <w:left w:val="none" w:sz="0" w:space="0" w:color="auto"/>
            <w:bottom w:val="none" w:sz="0" w:space="0" w:color="auto"/>
            <w:right w:val="none" w:sz="0" w:space="0" w:color="auto"/>
          </w:divBdr>
        </w:div>
        <w:div w:id="353387194">
          <w:marLeft w:val="640"/>
          <w:marRight w:val="0"/>
          <w:marTop w:val="0"/>
          <w:marBottom w:val="0"/>
          <w:divBdr>
            <w:top w:val="none" w:sz="0" w:space="0" w:color="auto"/>
            <w:left w:val="none" w:sz="0" w:space="0" w:color="auto"/>
            <w:bottom w:val="none" w:sz="0" w:space="0" w:color="auto"/>
            <w:right w:val="none" w:sz="0" w:space="0" w:color="auto"/>
          </w:divBdr>
        </w:div>
        <w:div w:id="1936867094">
          <w:marLeft w:val="640"/>
          <w:marRight w:val="0"/>
          <w:marTop w:val="0"/>
          <w:marBottom w:val="0"/>
          <w:divBdr>
            <w:top w:val="none" w:sz="0" w:space="0" w:color="auto"/>
            <w:left w:val="none" w:sz="0" w:space="0" w:color="auto"/>
            <w:bottom w:val="none" w:sz="0" w:space="0" w:color="auto"/>
            <w:right w:val="none" w:sz="0" w:space="0" w:color="auto"/>
          </w:divBdr>
        </w:div>
        <w:div w:id="946276885">
          <w:marLeft w:val="640"/>
          <w:marRight w:val="0"/>
          <w:marTop w:val="0"/>
          <w:marBottom w:val="0"/>
          <w:divBdr>
            <w:top w:val="none" w:sz="0" w:space="0" w:color="auto"/>
            <w:left w:val="none" w:sz="0" w:space="0" w:color="auto"/>
            <w:bottom w:val="none" w:sz="0" w:space="0" w:color="auto"/>
            <w:right w:val="none" w:sz="0" w:space="0" w:color="auto"/>
          </w:divBdr>
        </w:div>
        <w:div w:id="1446726775">
          <w:marLeft w:val="640"/>
          <w:marRight w:val="0"/>
          <w:marTop w:val="0"/>
          <w:marBottom w:val="0"/>
          <w:divBdr>
            <w:top w:val="none" w:sz="0" w:space="0" w:color="auto"/>
            <w:left w:val="none" w:sz="0" w:space="0" w:color="auto"/>
            <w:bottom w:val="none" w:sz="0" w:space="0" w:color="auto"/>
            <w:right w:val="none" w:sz="0" w:space="0" w:color="auto"/>
          </w:divBdr>
        </w:div>
        <w:div w:id="271058611">
          <w:marLeft w:val="640"/>
          <w:marRight w:val="0"/>
          <w:marTop w:val="0"/>
          <w:marBottom w:val="0"/>
          <w:divBdr>
            <w:top w:val="none" w:sz="0" w:space="0" w:color="auto"/>
            <w:left w:val="none" w:sz="0" w:space="0" w:color="auto"/>
            <w:bottom w:val="none" w:sz="0" w:space="0" w:color="auto"/>
            <w:right w:val="none" w:sz="0" w:space="0" w:color="auto"/>
          </w:divBdr>
        </w:div>
        <w:div w:id="384526692">
          <w:marLeft w:val="640"/>
          <w:marRight w:val="0"/>
          <w:marTop w:val="0"/>
          <w:marBottom w:val="0"/>
          <w:divBdr>
            <w:top w:val="none" w:sz="0" w:space="0" w:color="auto"/>
            <w:left w:val="none" w:sz="0" w:space="0" w:color="auto"/>
            <w:bottom w:val="none" w:sz="0" w:space="0" w:color="auto"/>
            <w:right w:val="none" w:sz="0" w:space="0" w:color="auto"/>
          </w:divBdr>
        </w:div>
        <w:div w:id="1031806392">
          <w:marLeft w:val="640"/>
          <w:marRight w:val="0"/>
          <w:marTop w:val="0"/>
          <w:marBottom w:val="0"/>
          <w:divBdr>
            <w:top w:val="none" w:sz="0" w:space="0" w:color="auto"/>
            <w:left w:val="none" w:sz="0" w:space="0" w:color="auto"/>
            <w:bottom w:val="none" w:sz="0" w:space="0" w:color="auto"/>
            <w:right w:val="none" w:sz="0" w:space="0" w:color="auto"/>
          </w:divBdr>
        </w:div>
        <w:div w:id="637809494">
          <w:marLeft w:val="640"/>
          <w:marRight w:val="0"/>
          <w:marTop w:val="0"/>
          <w:marBottom w:val="0"/>
          <w:divBdr>
            <w:top w:val="none" w:sz="0" w:space="0" w:color="auto"/>
            <w:left w:val="none" w:sz="0" w:space="0" w:color="auto"/>
            <w:bottom w:val="none" w:sz="0" w:space="0" w:color="auto"/>
            <w:right w:val="none" w:sz="0" w:space="0" w:color="auto"/>
          </w:divBdr>
        </w:div>
        <w:div w:id="1876890601">
          <w:marLeft w:val="640"/>
          <w:marRight w:val="0"/>
          <w:marTop w:val="0"/>
          <w:marBottom w:val="0"/>
          <w:divBdr>
            <w:top w:val="none" w:sz="0" w:space="0" w:color="auto"/>
            <w:left w:val="none" w:sz="0" w:space="0" w:color="auto"/>
            <w:bottom w:val="none" w:sz="0" w:space="0" w:color="auto"/>
            <w:right w:val="none" w:sz="0" w:space="0" w:color="auto"/>
          </w:divBdr>
        </w:div>
        <w:div w:id="1870877299">
          <w:marLeft w:val="640"/>
          <w:marRight w:val="0"/>
          <w:marTop w:val="0"/>
          <w:marBottom w:val="0"/>
          <w:divBdr>
            <w:top w:val="none" w:sz="0" w:space="0" w:color="auto"/>
            <w:left w:val="none" w:sz="0" w:space="0" w:color="auto"/>
            <w:bottom w:val="none" w:sz="0" w:space="0" w:color="auto"/>
            <w:right w:val="none" w:sz="0" w:space="0" w:color="auto"/>
          </w:divBdr>
        </w:div>
        <w:div w:id="334844115">
          <w:marLeft w:val="640"/>
          <w:marRight w:val="0"/>
          <w:marTop w:val="0"/>
          <w:marBottom w:val="0"/>
          <w:divBdr>
            <w:top w:val="none" w:sz="0" w:space="0" w:color="auto"/>
            <w:left w:val="none" w:sz="0" w:space="0" w:color="auto"/>
            <w:bottom w:val="none" w:sz="0" w:space="0" w:color="auto"/>
            <w:right w:val="none" w:sz="0" w:space="0" w:color="auto"/>
          </w:divBdr>
        </w:div>
        <w:div w:id="1042172233">
          <w:marLeft w:val="640"/>
          <w:marRight w:val="0"/>
          <w:marTop w:val="0"/>
          <w:marBottom w:val="0"/>
          <w:divBdr>
            <w:top w:val="none" w:sz="0" w:space="0" w:color="auto"/>
            <w:left w:val="none" w:sz="0" w:space="0" w:color="auto"/>
            <w:bottom w:val="none" w:sz="0" w:space="0" w:color="auto"/>
            <w:right w:val="none" w:sz="0" w:space="0" w:color="auto"/>
          </w:divBdr>
        </w:div>
        <w:div w:id="152649578">
          <w:marLeft w:val="640"/>
          <w:marRight w:val="0"/>
          <w:marTop w:val="0"/>
          <w:marBottom w:val="0"/>
          <w:divBdr>
            <w:top w:val="none" w:sz="0" w:space="0" w:color="auto"/>
            <w:left w:val="none" w:sz="0" w:space="0" w:color="auto"/>
            <w:bottom w:val="none" w:sz="0" w:space="0" w:color="auto"/>
            <w:right w:val="none" w:sz="0" w:space="0" w:color="auto"/>
          </w:divBdr>
        </w:div>
        <w:div w:id="1934970768">
          <w:marLeft w:val="640"/>
          <w:marRight w:val="0"/>
          <w:marTop w:val="0"/>
          <w:marBottom w:val="0"/>
          <w:divBdr>
            <w:top w:val="none" w:sz="0" w:space="0" w:color="auto"/>
            <w:left w:val="none" w:sz="0" w:space="0" w:color="auto"/>
            <w:bottom w:val="none" w:sz="0" w:space="0" w:color="auto"/>
            <w:right w:val="none" w:sz="0" w:space="0" w:color="auto"/>
          </w:divBdr>
        </w:div>
        <w:div w:id="1998537897">
          <w:marLeft w:val="640"/>
          <w:marRight w:val="0"/>
          <w:marTop w:val="0"/>
          <w:marBottom w:val="0"/>
          <w:divBdr>
            <w:top w:val="none" w:sz="0" w:space="0" w:color="auto"/>
            <w:left w:val="none" w:sz="0" w:space="0" w:color="auto"/>
            <w:bottom w:val="none" w:sz="0" w:space="0" w:color="auto"/>
            <w:right w:val="none" w:sz="0" w:space="0" w:color="auto"/>
          </w:divBdr>
        </w:div>
        <w:div w:id="818420207">
          <w:marLeft w:val="640"/>
          <w:marRight w:val="0"/>
          <w:marTop w:val="0"/>
          <w:marBottom w:val="0"/>
          <w:divBdr>
            <w:top w:val="none" w:sz="0" w:space="0" w:color="auto"/>
            <w:left w:val="none" w:sz="0" w:space="0" w:color="auto"/>
            <w:bottom w:val="none" w:sz="0" w:space="0" w:color="auto"/>
            <w:right w:val="none" w:sz="0" w:space="0" w:color="auto"/>
          </w:divBdr>
        </w:div>
        <w:div w:id="1975522465">
          <w:marLeft w:val="640"/>
          <w:marRight w:val="0"/>
          <w:marTop w:val="0"/>
          <w:marBottom w:val="0"/>
          <w:divBdr>
            <w:top w:val="none" w:sz="0" w:space="0" w:color="auto"/>
            <w:left w:val="none" w:sz="0" w:space="0" w:color="auto"/>
            <w:bottom w:val="none" w:sz="0" w:space="0" w:color="auto"/>
            <w:right w:val="none" w:sz="0" w:space="0" w:color="auto"/>
          </w:divBdr>
        </w:div>
        <w:div w:id="1631785058">
          <w:marLeft w:val="640"/>
          <w:marRight w:val="0"/>
          <w:marTop w:val="0"/>
          <w:marBottom w:val="0"/>
          <w:divBdr>
            <w:top w:val="none" w:sz="0" w:space="0" w:color="auto"/>
            <w:left w:val="none" w:sz="0" w:space="0" w:color="auto"/>
            <w:bottom w:val="none" w:sz="0" w:space="0" w:color="auto"/>
            <w:right w:val="none" w:sz="0" w:space="0" w:color="auto"/>
          </w:divBdr>
        </w:div>
        <w:div w:id="275528216">
          <w:marLeft w:val="640"/>
          <w:marRight w:val="0"/>
          <w:marTop w:val="0"/>
          <w:marBottom w:val="0"/>
          <w:divBdr>
            <w:top w:val="none" w:sz="0" w:space="0" w:color="auto"/>
            <w:left w:val="none" w:sz="0" w:space="0" w:color="auto"/>
            <w:bottom w:val="none" w:sz="0" w:space="0" w:color="auto"/>
            <w:right w:val="none" w:sz="0" w:space="0" w:color="auto"/>
          </w:divBdr>
        </w:div>
        <w:div w:id="1372261731">
          <w:marLeft w:val="640"/>
          <w:marRight w:val="0"/>
          <w:marTop w:val="0"/>
          <w:marBottom w:val="0"/>
          <w:divBdr>
            <w:top w:val="none" w:sz="0" w:space="0" w:color="auto"/>
            <w:left w:val="none" w:sz="0" w:space="0" w:color="auto"/>
            <w:bottom w:val="none" w:sz="0" w:space="0" w:color="auto"/>
            <w:right w:val="none" w:sz="0" w:space="0" w:color="auto"/>
          </w:divBdr>
        </w:div>
        <w:div w:id="285282228">
          <w:marLeft w:val="640"/>
          <w:marRight w:val="0"/>
          <w:marTop w:val="0"/>
          <w:marBottom w:val="0"/>
          <w:divBdr>
            <w:top w:val="none" w:sz="0" w:space="0" w:color="auto"/>
            <w:left w:val="none" w:sz="0" w:space="0" w:color="auto"/>
            <w:bottom w:val="none" w:sz="0" w:space="0" w:color="auto"/>
            <w:right w:val="none" w:sz="0" w:space="0" w:color="auto"/>
          </w:divBdr>
        </w:div>
        <w:div w:id="68967498">
          <w:marLeft w:val="640"/>
          <w:marRight w:val="0"/>
          <w:marTop w:val="0"/>
          <w:marBottom w:val="0"/>
          <w:divBdr>
            <w:top w:val="none" w:sz="0" w:space="0" w:color="auto"/>
            <w:left w:val="none" w:sz="0" w:space="0" w:color="auto"/>
            <w:bottom w:val="none" w:sz="0" w:space="0" w:color="auto"/>
            <w:right w:val="none" w:sz="0" w:space="0" w:color="auto"/>
          </w:divBdr>
        </w:div>
        <w:div w:id="932781316">
          <w:marLeft w:val="640"/>
          <w:marRight w:val="0"/>
          <w:marTop w:val="0"/>
          <w:marBottom w:val="0"/>
          <w:divBdr>
            <w:top w:val="none" w:sz="0" w:space="0" w:color="auto"/>
            <w:left w:val="none" w:sz="0" w:space="0" w:color="auto"/>
            <w:bottom w:val="none" w:sz="0" w:space="0" w:color="auto"/>
            <w:right w:val="none" w:sz="0" w:space="0" w:color="auto"/>
          </w:divBdr>
        </w:div>
        <w:div w:id="666128575">
          <w:marLeft w:val="640"/>
          <w:marRight w:val="0"/>
          <w:marTop w:val="0"/>
          <w:marBottom w:val="0"/>
          <w:divBdr>
            <w:top w:val="none" w:sz="0" w:space="0" w:color="auto"/>
            <w:left w:val="none" w:sz="0" w:space="0" w:color="auto"/>
            <w:bottom w:val="none" w:sz="0" w:space="0" w:color="auto"/>
            <w:right w:val="none" w:sz="0" w:space="0" w:color="auto"/>
          </w:divBdr>
        </w:div>
        <w:div w:id="1322275229">
          <w:marLeft w:val="640"/>
          <w:marRight w:val="0"/>
          <w:marTop w:val="0"/>
          <w:marBottom w:val="0"/>
          <w:divBdr>
            <w:top w:val="none" w:sz="0" w:space="0" w:color="auto"/>
            <w:left w:val="none" w:sz="0" w:space="0" w:color="auto"/>
            <w:bottom w:val="none" w:sz="0" w:space="0" w:color="auto"/>
            <w:right w:val="none" w:sz="0" w:space="0" w:color="auto"/>
          </w:divBdr>
        </w:div>
        <w:div w:id="487091273">
          <w:marLeft w:val="640"/>
          <w:marRight w:val="0"/>
          <w:marTop w:val="0"/>
          <w:marBottom w:val="0"/>
          <w:divBdr>
            <w:top w:val="none" w:sz="0" w:space="0" w:color="auto"/>
            <w:left w:val="none" w:sz="0" w:space="0" w:color="auto"/>
            <w:bottom w:val="none" w:sz="0" w:space="0" w:color="auto"/>
            <w:right w:val="none" w:sz="0" w:space="0" w:color="auto"/>
          </w:divBdr>
        </w:div>
        <w:div w:id="1104224140">
          <w:marLeft w:val="640"/>
          <w:marRight w:val="0"/>
          <w:marTop w:val="0"/>
          <w:marBottom w:val="0"/>
          <w:divBdr>
            <w:top w:val="none" w:sz="0" w:space="0" w:color="auto"/>
            <w:left w:val="none" w:sz="0" w:space="0" w:color="auto"/>
            <w:bottom w:val="none" w:sz="0" w:space="0" w:color="auto"/>
            <w:right w:val="none" w:sz="0" w:space="0" w:color="auto"/>
          </w:divBdr>
        </w:div>
        <w:div w:id="1352491921">
          <w:marLeft w:val="640"/>
          <w:marRight w:val="0"/>
          <w:marTop w:val="0"/>
          <w:marBottom w:val="0"/>
          <w:divBdr>
            <w:top w:val="none" w:sz="0" w:space="0" w:color="auto"/>
            <w:left w:val="none" w:sz="0" w:space="0" w:color="auto"/>
            <w:bottom w:val="none" w:sz="0" w:space="0" w:color="auto"/>
            <w:right w:val="none" w:sz="0" w:space="0" w:color="auto"/>
          </w:divBdr>
        </w:div>
        <w:div w:id="1464689826">
          <w:marLeft w:val="640"/>
          <w:marRight w:val="0"/>
          <w:marTop w:val="0"/>
          <w:marBottom w:val="0"/>
          <w:divBdr>
            <w:top w:val="none" w:sz="0" w:space="0" w:color="auto"/>
            <w:left w:val="none" w:sz="0" w:space="0" w:color="auto"/>
            <w:bottom w:val="none" w:sz="0" w:space="0" w:color="auto"/>
            <w:right w:val="none" w:sz="0" w:space="0" w:color="auto"/>
          </w:divBdr>
        </w:div>
        <w:div w:id="1111165545">
          <w:marLeft w:val="640"/>
          <w:marRight w:val="0"/>
          <w:marTop w:val="0"/>
          <w:marBottom w:val="0"/>
          <w:divBdr>
            <w:top w:val="none" w:sz="0" w:space="0" w:color="auto"/>
            <w:left w:val="none" w:sz="0" w:space="0" w:color="auto"/>
            <w:bottom w:val="none" w:sz="0" w:space="0" w:color="auto"/>
            <w:right w:val="none" w:sz="0" w:space="0" w:color="auto"/>
          </w:divBdr>
        </w:div>
        <w:div w:id="1647319110">
          <w:marLeft w:val="640"/>
          <w:marRight w:val="0"/>
          <w:marTop w:val="0"/>
          <w:marBottom w:val="0"/>
          <w:divBdr>
            <w:top w:val="none" w:sz="0" w:space="0" w:color="auto"/>
            <w:left w:val="none" w:sz="0" w:space="0" w:color="auto"/>
            <w:bottom w:val="none" w:sz="0" w:space="0" w:color="auto"/>
            <w:right w:val="none" w:sz="0" w:space="0" w:color="auto"/>
          </w:divBdr>
        </w:div>
        <w:div w:id="1099520929">
          <w:marLeft w:val="640"/>
          <w:marRight w:val="0"/>
          <w:marTop w:val="0"/>
          <w:marBottom w:val="0"/>
          <w:divBdr>
            <w:top w:val="none" w:sz="0" w:space="0" w:color="auto"/>
            <w:left w:val="none" w:sz="0" w:space="0" w:color="auto"/>
            <w:bottom w:val="none" w:sz="0" w:space="0" w:color="auto"/>
            <w:right w:val="none" w:sz="0" w:space="0" w:color="auto"/>
          </w:divBdr>
        </w:div>
        <w:div w:id="1182822029">
          <w:marLeft w:val="640"/>
          <w:marRight w:val="0"/>
          <w:marTop w:val="0"/>
          <w:marBottom w:val="0"/>
          <w:divBdr>
            <w:top w:val="none" w:sz="0" w:space="0" w:color="auto"/>
            <w:left w:val="none" w:sz="0" w:space="0" w:color="auto"/>
            <w:bottom w:val="none" w:sz="0" w:space="0" w:color="auto"/>
            <w:right w:val="none" w:sz="0" w:space="0" w:color="auto"/>
          </w:divBdr>
        </w:div>
      </w:divsChild>
    </w:div>
    <w:div w:id="1128745018">
      <w:bodyDiv w:val="1"/>
      <w:marLeft w:val="0"/>
      <w:marRight w:val="0"/>
      <w:marTop w:val="0"/>
      <w:marBottom w:val="0"/>
      <w:divBdr>
        <w:top w:val="none" w:sz="0" w:space="0" w:color="auto"/>
        <w:left w:val="none" w:sz="0" w:space="0" w:color="auto"/>
        <w:bottom w:val="none" w:sz="0" w:space="0" w:color="auto"/>
        <w:right w:val="none" w:sz="0" w:space="0" w:color="auto"/>
      </w:divBdr>
    </w:div>
    <w:div w:id="1129978522">
      <w:bodyDiv w:val="1"/>
      <w:marLeft w:val="0"/>
      <w:marRight w:val="0"/>
      <w:marTop w:val="0"/>
      <w:marBottom w:val="0"/>
      <w:divBdr>
        <w:top w:val="none" w:sz="0" w:space="0" w:color="auto"/>
        <w:left w:val="none" w:sz="0" w:space="0" w:color="auto"/>
        <w:bottom w:val="none" w:sz="0" w:space="0" w:color="auto"/>
        <w:right w:val="none" w:sz="0" w:space="0" w:color="auto"/>
      </w:divBdr>
    </w:div>
    <w:div w:id="1131283623">
      <w:bodyDiv w:val="1"/>
      <w:marLeft w:val="0"/>
      <w:marRight w:val="0"/>
      <w:marTop w:val="0"/>
      <w:marBottom w:val="0"/>
      <w:divBdr>
        <w:top w:val="none" w:sz="0" w:space="0" w:color="auto"/>
        <w:left w:val="none" w:sz="0" w:space="0" w:color="auto"/>
        <w:bottom w:val="none" w:sz="0" w:space="0" w:color="auto"/>
        <w:right w:val="none" w:sz="0" w:space="0" w:color="auto"/>
      </w:divBdr>
    </w:div>
    <w:div w:id="1136682924">
      <w:bodyDiv w:val="1"/>
      <w:marLeft w:val="0"/>
      <w:marRight w:val="0"/>
      <w:marTop w:val="0"/>
      <w:marBottom w:val="0"/>
      <w:divBdr>
        <w:top w:val="none" w:sz="0" w:space="0" w:color="auto"/>
        <w:left w:val="none" w:sz="0" w:space="0" w:color="auto"/>
        <w:bottom w:val="none" w:sz="0" w:space="0" w:color="auto"/>
        <w:right w:val="none" w:sz="0" w:space="0" w:color="auto"/>
      </w:divBdr>
    </w:div>
    <w:div w:id="1137450759">
      <w:bodyDiv w:val="1"/>
      <w:marLeft w:val="0"/>
      <w:marRight w:val="0"/>
      <w:marTop w:val="0"/>
      <w:marBottom w:val="0"/>
      <w:divBdr>
        <w:top w:val="none" w:sz="0" w:space="0" w:color="auto"/>
        <w:left w:val="none" w:sz="0" w:space="0" w:color="auto"/>
        <w:bottom w:val="none" w:sz="0" w:space="0" w:color="auto"/>
        <w:right w:val="none" w:sz="0" w:space="0" w:color="auto"/>
      </w:divBdr>
    </w:div>
    <w:div w:id="1137528610">
      <w:bodyDiv w:val="1"/>
      <w:marLeft w:val="0"/>
      <w:marRight w:val="0"/>
      <w:marTop w:val="0"/>
      <w:marBottom w:val="0"/>
      <w:divBdr>
        <w:top w:val="none" w:sz="0" w:space="0" w:color="auto"/>
        <w:left w:val="none" w:sz="0" w:space="0" w:color="auto"/>
        <w:bottom w:val="none" w:sz="0" w:space="0" w:color="auto"/>
        <w:right w:val="none" w:sz="0" w:space="0" w:color="auto"/>
      </w:divBdr>
    </w:div>
    <w:div w:id="1141263244">
      <w:bodyDiv w:val="1"/>
      <w:marLeft w:val="0"/>
      <w:marRight w:val="0"/>
      <w:marTop w:val="0"/>
      <w:marBottom w:val="0"/>
      <w:divBdr>
        <w:top w:val="none" w:sz="0" w:space="0" w:color="auto"/>
        <w:left w:val="none" w:sz="0" w:space="0" w:color="auto"/>
        <w:bottom w:val="none" w:sz="0" w:space="0" w:color="auto"/>
        <w:right w:val="none" w:sz="0" w:space="0" w:color="auto"/>
      </w:divBdr>
    </w:div>
    <w:div w:id="1146316189">
      <w:bodyDiv w:val="1"/>
      <w:marLeft w:val="0"/>
      <w:marRight w:val="0"/>
      <w:marTop w:val="0"/>
      <w:marBottom w:val="0"/>
      <w:divBdr>
        <w:top w:val="none" w:sz="0" w:space="0" w:color="auto"/>
        <w:left w:val="none" w:sz="0" w:space="0" w:color="auto"/>
        <w:bottom w:val="none" w:sz="0" w:space="0" w:color="auto"/>
        <w:right w:val="none" w:sz="0" w:space="0" w:color="auto"/>
      </w:divBdr>
    </w:div>
    <w:div w:id="1148597061">
      <w:bodyDiv w:val="1"/>
      <w:marLeft w:val="0"/>
      <w:marRight w:val="0"/>
      <w:marTop w:val="0"/>
      <w:marBottom w:val="0"/>
      <w:divBdr>
        <w:top w:val="none" w:sz="0" w:space="0" w:color="auto"/>
        <w:left w:val="none" w:sz="0" w:space="0" w:color="auto"/>
        <w:bottom w:val="none" w:sz="0" w:space="0" w:color="auto"/>
        <w:right w:val="none" w:sz="0" w:space="0" w:color="auto"/>
      </w:divBdr>
    </w:div>
    <w:div w:id="1154640777">
      <w:bodyDiv w:val="1"/>
      <w:marLeft w:val="0"/>
      <w:marRight w:val="0"/>
      <w:marTop w:val="0"/>
      <w:marBottom w:val="0"/>
      <w:divBdr>
        <w:top w:val="none" w:sz="0" w:space="0" w:color="auto"/>
        <w:left w:val="none" w:sz="0" w:space="0" w:color="auto"/>
        <w:bottom w:val="none" w:sz="0" w:space="0" w:color="auto"/>
        <w:right w:val="none" w:sz="0" w:space="0" w:color="auto"/>
      </w:divBdr>
      <w:divsChild>
        <w:div w:id="881360063">
          <w:marLeft w:val="640"/>
          <w:marRight w:val="0"/>
          <w:marTop w:val="0"/>
          <w:marBottom w:val="0"/>
          <w:divBdr>
            <w:top w:val="none" w:sz="0" w:space="0" w:color="auto"/>
            <w:left w:val="none" w:sz="0" w:space="0" w:color="auto"/>
            <w:bottom w:val="none" w:sz="0" w:space="0" w:color="auto"/>
            <w:right w:val="none" w:sz="0" w:space="0" w:color="auto"/>
          </w:divBdr>
        </w:div>
        <w:div w:id="1424109364">
          <w:marLeft w:val="640"/>
          <w:marRight w:val="0"/>
          <w:marTop w:val="0"/>
          <w:marBottom w:val="0"/>
          <w:divBdr>
            <w:top w:val="none" w:sz="0" w:space="0" w:color="auto"/>
            <w:left w:val="none" w:sz="0" w:space="0" w:color="auto"/>
            <w:bottom w:val="none" w:sz="0" w:space="0" w:color="auto"/>
            <w:right w:val="none" w:sz="0" w:space="0" w:color="auto"/>
          </w:divBdr>
        </w:div>
        <w:div w:id="46299762">
          <w:marLeft w:val="640"/>
          <w:marRight w:val="0"/>
          <w:marTop w:val="0"/>
          <w:marBottom w:val="0"/>
          <w:divBdr>
            <w:top w:val="none" w:sz="0" w:space="0" w:color="auto"/>
            <w:left w:val="none" w:sz="0" w:space="0" w:color="auto"/>
            <w:bottom w:val="none" w:sz="0" w:space="0" w:color="auto"/>
            <w:right w:val="none" w:sz="0" w:space="0" w:color="auto"/>
          </w:divBdr>
        </w:div>
        <w:div w:id="337662933">
          <w:marLeft w:val="640"/>
          <w:marRight w:val="0"/>
          <w:marTop w:val="0"/>
          <w:marBottom w:val="0"/>
          <w:divBdr>
            <w:top w:val="none" w:sz="0" w:space="0" w:color="auto"/>
            <w:left w:val="none" w:sz="0" w:space="0" w:color="auto"/>
            <w:bottom w:val="none" w:sz="0" w:space="0" w:color="auto"/>
            <w:right w:val="none" w:sz="0" w:space="0" w:color="auto"/>
          </w:divBdr>
        </w:div>
        <w:div w:id="1084883286">
          <w:marLeft w:val="640"/>
          <w:marRight w:val="0"/>
          <w:marTop w:val="0"/>
          <w:marBottom w:val="0"/>
          <w:divBdr>
            <w:top w:val="none" w:sz="0" w:space="0" w:color="auto"/>
            <w:left w:val="none" w:sz="0" w:space="0" w:color="auto"/>
            <w:bottom w:val="none" w:sz="0" w:space="0" w:color="auto"/>
            <w:right w:val="none" w:sz="0" w:space="0" w:color="auto"/>
          </w:divBdr>
        </w:div>
        <w:div w:id="1488863264">
          <w:marLeft w:val="640"/>
          <w:marRight w:val="0"/>
          <w:marTop w:val="0"/>
          <w:marBottom w:val="0"/>
          <w:divBdr>
            <w:top w:val="none" w:sz="0" w:space="0" w:color="auto"/>
            <w:left w:val="none" w:sz="0" w:space="0" w:color="auto"/>
            <w:bottom w:val="none" w:sz="0" w:space="0" w:color="auto"/>
            <w:right w:val="none" w:sz="0" w:space="0" w:color="auto"/>
          </w:divBdr>
        </w:div>
        <w:div w:id="791090465">
          <w:marLeft w:val="640"/>
          <w:marRight w:val="0"/>
          <w:marTop w:val="0"/>
          <w:marBottom w:val="0"/>
          <w:divBdr>
            <w:top w:val="none" w:sz="0" w:space="0" w:color="auto"/>
            <w:left w:val="none" w:sz="0" w:space="0" w:color="auto"/>
            <w:bottom w:val="none" w:sz="0" w:space="0" w:color="auto"/>
            <w:right w:val="none" w:sz="0" w:space="0" w:color="auto"/>
          </w:divBdr>
        </w:div>
        <w:div w:id="793133284">
          <w:marLeft w:val="640"/>
          <w:marRight w:val="0"/>
          <w:marTop w:val="0"/>
          <w:marBottom w:val="0"/>
          <w:divBdr>
            <w:top w:val="none" w:sz="0" w:space="0" w:color="auto"/>
            <w:left w:val="none" w:sz="0" w:space="0" w:color="auto"/>
            <w:bottom w:val="none" w:sz="0" w:space="0" w:color="auto"/>
            <w:right w:val="none" w:sz="0" w:space="0" w:color="auto"/>
          </w:divBdr>
        </w:div>
        <w:div w:id="410810916">
          <w:marLeft w:val="640"/>
          <w:marRight w:val="0"/>
          <w:marTop w:val="0"/>
          <w:marBottom w:val="0"/>
          <w:divBdr>
            <w:top w:val="none" w:sz="0" w:space="0" w:color="auto"/>
            <w:left w:val="none" w:sz="0" w:space="0" w:color="auto"/>
            <w:bottom w:val="none" w:sz="0" w:space="0" w:color="auto"/>
            <w:right w:val="none" w:sz="0" w:space="0" w:color="auto"/>
          </w:divBdr>
        </w:div>
        <w:div w:id="1947614811">
          <w:marLeft w:val="640"/>
          <w:marRight w:val="0"/>
          <w:marTop w:val="0"/>
          <w:marBottom w:val="0"/>
          <w:divBdr>
            <w:top w:val="none" w:sz="0" w:space="0" w:color="auto"/>
            <w:left w:val="none" w:sz="0" w:space="0" w:color="auto"/>
            <w:bottom w:val="none" w:sz="0" w:space="0" w:color="auto"/>
            <w:right w:val="none" w:sz="0" w:space="0" w:color="auto"/>
          </w:divBdr>
        </w:div>
        <w:div w:id="1128013556">
          <w:marLeft w:val="640"/>
          <w:marRight w:val="0"/>
          <w:marTop w:val="0"/>
          <w:marBottom w:val="0"/>
          <w:divBdr>
            <w:top w:val="none" w:sz="0" w:space="0" w:color="auto"/>
            <w:left w:val="none" w:sz="0" w:space="0" w:color="auto"/>
            <w:bottom w:val="none" w:sz="0" w:space="0" w:color="auto"/>
            <w:right w:val="none" w:sz="0" w:space="0" w:color="auto"/>
          </w:divBdr>
        </w:div>
        <w:div w:id="210921727">
          <w:marLeft w:val="640"/>
          <w:marRight w:val="0"/>
          <w:marTop w:val="0"/>
          <w:marBottom w:val="0"/>
          <w:divBdr>
            <w:top w:val="none" w:sz="0" w:space="0" w:color="auto"/>
            <w:left w:val="none" w:sz="0" w:space="0" w:color="auto"/>
            <w:bottom w:val="none" w:sz="0" w:space="0" w:color="auto"/>
            <w:right w:val="none" w:sz="0" w:space="0" w:color="auto"/>
          </w:divBdr>
        </w:div>
        <w:div w:id="515996823">
          <w:marLeft w:val="640"/>
          <w:marRight w:val="0"/>
          <w:marTop w:val="0"/>
          <w:marBottom w:val="0"/>
          <w:divBdr>
            <w:top w:val="none" w:sz="0" w:space="0" w:color="auto"/>
            <w:left w:val="none" w:sz="0" w:space="0" w:color="auto"/>
            <w:bottom w:val="none" w:sz="0" w:space="0" w:color="auto"/>
            <w:right w:val="none" w:sz="0" w:space="0" w:color="auto"/>
          </w:divBdr>
        </w:div>
        <w:div w:id="1562137284">
          <w:marLeft w:val="640"/>
          <w:marRight w:val="0"/>
          <w:marTop w:val="0"/>
          <w:marBottom w:val="0"/>
          <w:divBdr>
            <w:top w:val="none" w:sz="0" w:space="0" w:color="auto"/>
            <w:left w:val="none" w:sz="0" w:space="0" w:color="auto"/>
            <w:bottom w:val="none" w:sz="0" w:space="0" w:color="auto"/>
            <w:right w:val="none" w:sz="0" w:space="0" w:color="auto"/>
          </w:divBdr>
        </w:div>
        <w:div w:id="1265259306">
          <w:marLeft w:val="640"/>
          <w:marRight w:val="0"/>
          <w:marTop w:val="0"/>
          <w:marBottom w:val="0"/>
          <w:divBdr>
            <w:top w:val="none" w:sz="0" w:space="0" w:color="auto"/>
            <w:left w:val="none" w:sz="0" w:space="0" w:color="auto"/>
            <w:bottom w:val="none" w:sz="0" w:space="0" w:color="auto"/>
            <w:right w:val="none" w:sz="0" w:space="0" w:color="auto"/>
          </w:divBdr>
        </w:div>
        <w:div w:id="204874961">
          <w:marLeft w:val="640"/>
          <w:marRight w:val="0"/>
          <w:marTop w:val="0"/>
          <w:marBottom w:val="0"/>
          <w:divBdr>
            <w:top w:val="none" w:sz="0" w:space="0" w:color="auto"/>
            <w:left w:val="none" w:sz="0" w:space="0" w:color="auto"/>
            <w:bottom w:val="none" w:sz="0" w:space="0" w:color="auto"/>
            <w:right w:val="none" w:sz="0" w:space="0" w:color="auto"/>
          </w:divBdr>
        </w:div>
        <w:div w:id="1839536070">
          <w:marLeft w:val="640"/>
          <w:marRight w:val="0"/>
          <w:marTop w:val="0"/>
          <w:marBottom w:val="0"/>
          <w:divBdr>
            <w:top w:val="none" w:sz="0" w:space="0" w:color="auto"/>
            <w:left w:val="none" w:sz="0" w:space="0" w:color="auto"/>
            <w:bottom w:val="none" w:sz="0" w:space="0" w:color="auto"/>
            <w:right w:val="none" w:sz="0" w:space="0" w:color="auto"/>
          </w:divBdr>
        </w:div>
        <w:div w:id="125391845">
          <w:marLeft w:val="640"/>
          <w:marRight w:val="0"/>
          <w:marTop w:val="0"/>
          <w:marBottom w:val="0"/>
          <w:divBdr>
            <w:top w:val="none" w:sz="0" w:space="0" w:color="auto"/>
            <w:left w:val="none" w:sz="0" w:space="0" w:color="auto"/>
            <w:bottom w:val="none" w:sz="0" w:space="0" w:color="auto"/>
            <w:right w:val="none" w:sz="0" w:space="0" w:color="auto"/>
          </w:divBdr>
        </w:div>
        <w:div w:id="279262304">
          <w:marLeft w:val="640"/>
          <w:marRight w:val="0"/>
          <w:marTop w:val="0"/>
          <w:marBottom w:val="0"/>
          <w:divBdr>
            <w:top w:val="none" w:sz="0" w:space="0" w:color="auto"/>
            <w:left w:val="none" w:sz="0" w:space="0" w:color="auto"/>
            <w:bottom w:val="none" w:sz="0" w:space="0" w:color="auto"/>
            <w:right w:val="none" w:sz="0" w:space="0" w:color="auto"/>
          </w:divBdr>
        </w:div>
        <w:div w:id="1454783696">
          <w:marLeft w:val="640"/>
          <w:marRight w:val="0"/>
          <w:marTop w:val="0"/>
          <w:marBottom w:val="0"/>
          <w:divBdr>
            <w:top w:val="none" w:sz="0" w:space="0" w:color="auto"/>
            <w:left w:val="none" w:sz="0" w:space="0" w:color="auto"/>
            <w:bottom w:val="none" w:sz="0" w:space="0" w:color="auto"/>
            <w:right w:val="none" w:sz="0" w:space="0" w:color="auto"/>
          </w:divBdr>
        </w:div>
        <w:div w:id="545025592">
          <w:marLeft w:val="640"/>
          <w:marRight w:val="0"/>
          <w:marTop w:val="0"/>
          <w:marBottom w:val="0"/>
          <w:divBdr>
            <w:top w:val="none" w:sz="0" w:space="0" w:color="auto"/>
            <w:left w:val="none" w:sz="0" w:space="0" w:color="auto"/>
            <w:bottom w:val="none" w:sz="0" w:space="0" w:color="auto"/>
            <w:right w:val="none" w:sz="0" w:space="0" w:color="auto"/>
          </w:divBdr>
        </w:div>
        <w:div w:id="303656834">
          <w:marLeft w:val="640"/>
          <w:marRight w:val="0"/>
          <w:marTop w:val="0"/>
          <w:marBottom w:val="0"/>
          <w:divBdr>
            <w:top w:val="none" w:sz="0" w:space="0" w:color="auto"/>
            <w:left w:val="none" w:sz="0" w:space="0" w:color="auto"/>
            <w:bottom w:val="none" w:sz="0" w:space="0" w:color="auto"/>
            <w:right w:val="none" w:sz="0" w:space="0" w:color="auto"/>
          </w:divBdr>
        </w:div>
        <w:div w:id="93526395">
          <w:marLeft w:val="640"/>
          <w:marRight w:val="0"/>
          <w:marTop w:val="0"/>
          <w:marBottom w:val="0"/>
          <w:divBdr>
            <w:top w:val="none" w:sz="0" w:space="0" w:color="auto"/>
            <w:left w:val="none" w:sz="0" w:space="0" w:color="auto"/>
            <w:bottom w:val="none" w:sz="0" w:space="0" w:color="auto"/>
            <w:right w:val="none" w:sz="0" w:space="0" w:color="auto"/>
          </w:divBdr>
        </w:div>
        <w:div w:id="623006913">
          <w:marLeft w:val="640"/>
          <w:marRight w:val="0"/>
          <w:marTop w:val="0"/>
          <w:marBottom w:val="0"/>
          <w:divBdr>
            <w:top w:val="none" w:sz="0" w:space="0" w:color="auto"/>
            <w:left w:val="none" w:sz="0" w:space="0" w:color="auto"/>
            <w:bottom w:val="none" w:sz="0" w:space="0" w:color="auto"/>
            <w:right w:val="none" w:sz="0" w:space="0" w:color="auto"/>
          </w:divBdr>
        </w:div>
        <w:div w:id="433211471">
          <w:marLeft w:val="640"/>
          <w:marRight w:val="0"/>
          <w:marTop w:val="0"/>
          <w:marBottom w:val="0"/>
          <w:divBdr>
            <w:top w:val="none" w:sz="0" w:space="0" w:color="auto"/>
            <w:left w:val="none" w:sz="0" w:space="0" w:color="auto"/>
            <w:bottom w:val="none" w:sz="0" w:space="0" w:color="auto"/>
            <w:right w:val="none" w:sz="0" w:space="0" w:color="auto"/>
          </w:divBdr>
        </w:div>
        <w:div w:id="506097056">
          <w:marLeft w:val="640"/>
          <w:marRight w:val="0"/>
          <w:marTop w:val="0"/>
          <w:marBottom w:val="0"/>
          <w:divBdr>
            <w:top w:val="none" w:sz="0" w:space="0" w:color="auto"/>
            <w:left w:val="none" w:sz="0" w:space="0" w:color="auto"/>
            <w:bottom w:val="none" w:sz="0" w:space="0" w:color="auto"/>
            <w:right w:val="none" w:sz="0" w:space="0" w:color="auto"/>
          </w:divBdr>
        </w:div>
        <w:div w:id="1009061408">
          <w:marLeft w:val="640"/>
          <w:marRight w:val="0"/>
          <w:marTop w:val="0"/>
          <w:marBottom w:val="0"/>
          <w:divBdr>
            <w:top w:val="none" w:sz="0" w:space="0" w:color="auto"/>
            <w:left w:val="none" w:sz="0" w:space="0" w:color="auto"/>
            <w:bottom w:val="none" w:sz="0" w:space="0" w:color="auto"/>
            <w:right w:val="none" w:sz="0" w:space="0" w:color="auto"/>
          </w:divBdr>
        </w:div>
        <w:div w:id="1824852033">
          <w:marLeft w:val="640"/>
          <w:marRight w:val="0"/>
          <w:marTop w:val="0"/>
          <w:marBottom w:val="0"/>
          <w:divBdr>
            <w:top w:val="none" w:sz="0" w:space="0" w:color="auto"/>
            <w:left w:val="none" w:sz="0" w:space="0" w:color="auto"/>
            <w:bottom w:val="none" w:sz="0" w:space="0" w:color="auto"/>
            <w:right w:val="none" w:sz="0" w:space="0" w:color="auto"/>
          </w:divBdr>
        </w:div>
        <w:div w:id="1102603927">
          <w:marLeft w:val="640"/>
          <w:marRight w:val="0"/>
          <w:marTop w:val="0"/>
          <w:marBottom w:val="0"/>
          <w:divBdr>
            <w:top w:val="none" w:sz="0" w:space="0" w:color="auto"/>
            <w:left w:val="none" w:sz="0" w:space="0" w:color="auto"/>
            <w:bottom w:val="none" w:sz="0" w:space="0" w:color="auto"/>
            <w:right w:val="none" w:sz="0" w:space="0" w:color="auto"/>
          </w:divBdr>
        </w:div>
        <w:div w:id="1303005134">
          <w:marLeft w:val="640"/>
          <w:marRight w:val="0"/>
          <w:marTop w:val="0"/>
          <w:marBottom w:val="0"/>
          <w:divBdr>
            <w:top w:val="none" w:sz="0" w:space="0" w:color="auto"/>
            <w:left w:val="none" w:sz="0" w:space="0" w:color="auto"/>
            <w:bottom w:val="none" w:sz="0" w:space="0" w:color="auto"/>
            <w:right w:val="none" w:sz="0" w:space="0" w:color="auto"/>
          </w:divBdr>
        </w:div>
        <w:div w:id="1217544114">
          <w:marLeft w:val="640"/>
          <w:marRight w:val="0"/>
          <w:marTop w:val="0"/>
          <w:marBottom w:val="0"/>
          <w:divBdr>
            <w:top w:val="none" w:sz="0" w:space="0" w:color="auto"/>
            <w:left w:val="none" w:sz="0" w:space="0" w:color="auto"/>
            <w:bottom w:val="none" w:sz="0" w:space="0" w:color="auto"/>
            <w:right w:val="none" w:sz="0" w:space="0" w:color="auto"/>
          </w:divBdr>
        </w:div>
        <w:div w:id="721292944">
          <w:marLeft w:val="640"/>
          <w:marRight w:val="0"/>
          <w:marTop w:val="0"/>
          <w:marBottom w:val="0"/>
          <w:divBdr>
            <w:top w:val="none" w:sz="0" w:space="0" w:color="auto"/>
            <w:left w:val="none" w:sz="0" w:space="0" w:color="auto"/>
            <w:bottom w:val="none" w:sz="0" w:space="0" w:color="auto"/>
            <w:right w:val="none" w:sz="0" w:space="0" w:color="auto"/>
          </w:divBdr>
        </w:div>
        <w:div w:id="888146114">
          <w:marLeft w:val="640"/>
          <w:marRight w:val="0"/>
          <w:marTop w:val="0"/>
          <w:marBottom w:val="0"/>
          <w:divBdr>
            <w:top w:val="none" w:sz="0" w:space="0" w:color="auto"/>
            <w:left w:val="none" w:sz="0" w:space="0" w:color="auto"/>
            <w:bottom w:val="none" w:sz="0" w:space="0" w:color="auto"/>
            <w:right w:val="none" w:sz="0" w:space="0" w:color="auto"/>
          </w:divBdr>
        </w:div>
        <w:div w:id="2083866033">
          <w:marLeft w:val="640"/>
          <w:marRight w:val="0"/>
          <w:marTop w:val="0"/>
          <w:marBottom w:val="0"/>
          <w:divBdr>
            <w:top w:val="none" w:sz="0" w:space="0" w:color="auto"/>
            <w:left w:val="none" w:sz="0" w:space="0" w:color="auto"/>
            <w:bottom w:val="none" w:sz="0" w:space="0" w:color="auto"/>
            <w:right w:val="none" w:sz="0" w:space="0" w:color="auto"/>
          </w:divBdr>
        </w:div>
        <w:div w:id="827088072">
          <w:marLeft w:val="640"/>
          <w:marRight w:val="0"/>
          <w:marTop w:val="0"/>
          <w:marBottom w:val="0"/>
          <w:divBdr>
            <w:top w:val="none" w:sz="0" w:space="0" w:color="auto"/>
            <w:left w:val="none" w:sz="0" w:space="0" w:color="auto"/>
            <w:bottom w:val="none" w:sz="0" w:space="0" w:color="auto"/>
            <w:right w:val="none" w:sz="0" w:space="0" w:color="auto"/>
          </w:divBdr>
        </w:div>
        <w:div w:id="2053264354">
          <w:marLeft w:val="640"/>
          <w:marRight w:val="0"/>
          <w:marTop w:val="0"/>
          <w:marBottom w:val="0"/>
          <w:divBdr>
            <w:top w:val="none" w:sz="0" w:space="0" w:color="auto"/>
            <w:left w:val="none" w:sz="0" w:space="0" w:color="auto"/>
            <w:bottom w:val="none" w:sz="0" w:space="0" w:color="auto"/>
            <w:right w:val="none" w:sz="0" w:space="0" w:color="auto"/>
          </w:divBdr>
        </w:div>
        <w:div w:id="803036404">
          <w:marLeft w:val="640"/>
          <w:marRight w:val="0"/>
          <w:marTop w:val="0"/>
          <w:marBottom w:val="0"/>
          <w:divBdr>
            <w:top w:val="none" w:sz="0" w:space="0" w:color="auto"/>
            <w:left w:val="none" w:sz="0" w:space="0" w:color="auto"/>
            <w:bottom w:val="none" w:sz="0" w:space="0" w:color="auto"/>
            <w:right w:val="none" w:sz="0" w:space="0" w:color="auto"/>
          </w:divBdr>
        </w:div>
        <w:div w:id="662660823">
          <w:marLeft w:val="640"/>
          <w:marRight w:val="0"/>
          <w:marTop w:val="0"/>
          <w:marBottom w:val="0"/>
          <w:divBdr>
            <w:top w:val="none" w:sz="0" w:space="0" w:color="auto"/>
            <w:left w:val="none" w:sz="0" w:space="0" w:color="auto"/>
            <w:bottom w:val="none" w:sz="0" w:space="0" w:color="auto"/>
            <w:right w:val="none" w:sz="0" w:space="0" w:color="auto"/>
          </w:divBdr>
        </w:div>
        <w:div w:id="1872374651">
          <w:marLeft w:val="640"/>
          <w:marRight w:val="0"/>
          <w:marTop w:val="0"/>
          <w:marBottom w:val="0"/>
          <w:divBdr>
            <w:top w:val="none" w:sz="0" w:space="0" w:color="auto"/>
            <w:left w:val="none" w:sz="0" w:space="0" w:color="auto"/>
            <w:bottom w:val="none" w:sz="0" w:space="0" w:color="auto"/>
            <w:right w:val="none" w:sz="0" w:space="0" w:color="auto"/>
          </w:divBdr>
        </w:div>
        <w:div w:id="693505809">
          <w:marLeft w:val="640"/>
          <w:marRight w:val="0"/>
          <w:marTop w:val="0"/>
          <w:marBottom w:val="0"/>
          <w:divBdr>
            <w:top w:val="none" w:sz="0" w:space="0" w:color="auto"/>
            <w:left w:val="none" w:sz="0" w:space="0" w:color="auto"/>
            <w:bottom w:val="none" w:sz="0" w:space="0" w:color="auto"/>
            <w:right w:val="none" w:sz="0" w:space="0" w:color="auto"/>
          </w:divBdr>
        </w:div>
        <w:div w:id="15425723">
          <w:marLeft w:val="640"/>
          <w:marRight w:val="0"/>
          <w:marTop w:val="0"/>
          <w:marBottom w:val="0"/>
          <w:divBdr>
            <w:top w:val="none" w:sz="0" w:space="0" w:color="auto"/>
            <w:left w:val="none" w:sz="0" w:space="0" w:color="auto"/>
            <w:bottom w:val="none" w:sz="0" w:space="0" w:color="auto"/>
            <w:right w:val="none" w:sz="0" w:space="0" w:color="auto"/>
          </w:divBdr>
        </w:div>
        <w:div w:id="2127114401">
          <w:marLeft w:val="640"/>
          <w:marRight w:val="0"/>
          <w:marTop w:val="0"/>
          <w:marBottom w:val="0"/>
          <w:divBdr>
            <w:top w:val="none" w:sz="0" w:space="0" w:color="auto"/>
            <w:left w:val="none" w:sz="0" w:space="0" w:color="auto"/>
            <w:bottom w:val="none" w:sz="0" w:space="0" w:color="auto"/>
            <w:right w:val="none" w:sz="0" w:space="0" w:color="auto"/>
          </w:divBdr>
        </w:div>
        <w:div w:id="864518104">
          <w:marLeft w:val="640"/>
          <w:marRight w:val="0"/>
          <w:marTop w:val="0"/>
          <w:marBottom w:val="0"/>
          <w:divBdr>
            <w:top w:val="none" w:sz="0" w:space="0" w:color="auto"/>
            <w:left w:val="none" w:sz="0" w:space="0" w:color="auto"/>
            <w:bottom w:val="none" w:sz="0" w:space="0" w:color="auto"/>
            <w:right w:val="none" w:sz="0" w:space="0" w:color="auto"/>
          </w:divBdr>
        </w:div>
        <w:div w:id="728771944">
          <w:marLeft w:val="640"/>
          <w:marRight w:val="0"/>
          <w:marTop w:val="0"/>
          <w:marBottom w:val="0"/>
          <w:divBdr>
            <w:top w:val="none" w:sz="0" w:space="0" w:color="auto"/>
            <w:left w:val="none" w:sz="0" w:space="0" w:color="auto"/>
            <w:bottom w:val="none" w:sz="0" w:space="0" w:color="auto"/>
            <w:right w:val="none" w:sz="0" w:space="0" w:color="auto"/>
          </w:divBdr>
        </w:div>
        <w:div w:id="79638569">
          <w:marLeft w:val="640"/>
          <w:marRight w:val="0"/>
          <w:marTop w:val="0"/>
          <w:marBottom w:val="0"/>
          <w:divBdr>
            <w:top w:val="none" w:sz="0" w:space="0" w:color="auto"/>
            <w:left w:val="none" w:sz="0" w:space="0" w:color="auto"/>
            <w:bottom w:val="none" w:sz="0" w:space="0" w:color="auto"/>
            <w:right w:val="none" w:sz="0" w:space="0" w:color="auto"/>
          </w:divBdr>
        </w:div>
        <w:div w:id="583151490">
          <w:marLeft w:val="640"/>
          <w:marRight w:val="0"/>
          <w:marTop w:val="0"/>
          <w:marBottom w:val="0"/>
          <w:divBdr>
            <w:top w:val="none" w:sz="0" w:space="0" w:color="auto"/>
            <w:left w:val="none" w:sz="0" w:space="0" w:color="auto"/>
            <w:bottom w:val="none" w:sz="0" w:space="0" w:color="auto"/>
            <w:right w:val="none" w:sz="0" w:space="0" w:color="auto"/>
          </w:divBdr>
        </w:div>
        <w:div w:id="305939193">
          <w:marLeft w:val="640"/>
          <w:marRight w:val="0"/>
          <w:marTop w:val="0"/>
          <w:marBottom w:val="0"/>
          <w:divBdr>
            <w:top w:val="none" w:sz="0" w:space="0" w:color="auto"/>
            <w:left w:val="none" w:sz="0" w:space="0" w:color="auto"/>
            <w:bottom w:val="none" w:sz="0" w:space="0" w:color="auto"/>
            <w:right w:val="none" w:sz="0" w:space="0" w:color="auto"/>
          </w:divBdr>
        </w:div>
        <w:div w:id="1824541412">
          <w:marLeft w:val="640"/>
          <w:marRight w:val="0"/>
          <w:marTop w:val="0"/>
          <w:marBottom w:val="0"/>
          <w:divBdr>
            <w:top w:val="none" w:sz="0" w:space="0" w:color="auto"/>
            <w:left w:val="none" w:sz="0" w:space="0" w:color="auto"/>
            <w:bottom w:val="none" w:sz="0" w:space="0" w:color="auto"/>
            <w:right w:val="none" w:sz="0" w:space="0" w:color="auto"/>
          </w:divBdr>
        </w:div>
        <w:div w:id="456023734">
          <w:marLeft w:val="640"/>
          <w:marRight w:val="0"/>
          <w:marTop w:val="0"/>
          <w:marBottom w:val="0"/>
          <w:divBdr>
            <w:top w:val="none" w:sz="0" w:space="0" w:color="auto"/>
            <w:left w:val="none" w:sz="0" w:space="0" w:color="auto"/>
            <w:bottom w:val="none" w:sz="0" w:space="0" w:color="auto"/>
            <w:right w:val="none" w:sz="0" w:space="0" w:color="auto"/>
          </w:divBdr>
        </w:div>
        <w:div w:id="27613249">
          <w:marLeft w:val="640"/>
          <w:marRight w:val="0"/>
          <w:marTop w:val="0"/>
          <w:marBottom w:val="0"/>
          <w:divBdr>
            <w:top w:val="none" w:sz="0" w:space="0" w:color="auto"/>
            <w:left w:val="none" w:sz="0" w:space="0" w:color="auto"/>
            <w:bottom w:val="none" w:sz="0" w:space="0" w:color="auto"/>
            <w:right w:val="none" w:sz="0" w:space="0" w:color="auto"/>
          </w:divBdr>
        </w:div>
        <w:div w:id="1320378115">
          <w:marLeft w:val="640"/>
          <w:marRight w:val="0"/>
          <w:marTop w:val="0"/>
          <w:marBottom w:val="0"/>
          <w:divBdr>
            <w:top w:val="none" w:sz="0" w:space="0" w:color="auto"/>
            <w:left w:val="none" w:sz="0" w:space="0" w:color="auto"/>
            <w:bottom w:val="none" w:sz="0" w:space="0" w:color="auto"/>
            <w:right w:val="none" w:sz="0" w:space="0" w:color="auto"/>
          </w:divBdr>
        </w:div>
        <w:div w:id="204877608">
          <w:marLeft w:val="640"/>
          <w:marRight w:val="0"/>
          <w:marTop w:val="0"/>
          <w:marBottom w:val="0"/>
          <w:divBdr>
            <w:top w:val="none" w:sz="0" w:space="0" w:color="auto"/>
            <w:left w:val="none" w:sz="0" w:space="0" w:color="auto"/>
            <w:bottom w:val="none" w:sz="0" w:space="0" w:color="auto"/>
            <w:right w:val="none" w:sz="0" w:space="0" w:color="auto"/>
          </w:divBdr>
        </w:div>
        <w:div w:id="575669303">
          <w:marLeft w:val="640"/>
          <w:marRight w:val="0"/>
          <w:marTop w:val="0"/>
          <w:marBottom w:val="0"/>
          <w:divBdr>
            <w:top w:val="none" w:sz="0" w:space="0" w:color="auto"/>
            <w:left w:val="none" w:sz="0" w:space="0" w:color="auto"/>
            <w:bottom w:val="none" w:sz="0" w:space="0" w:color="auto"/>
            <w:right w:val="none" w:sz="0" w:space="0" w:color="auto"/>
          </w:divBdr>
        </w:div>
        <w:div w:id="1012494645">
          <w:marLeft w:val="640"/>
          <w:marRight w:val="0"/>
          <w:marTop w:val="0"/>
          <w:marBottom w:val="0"/>
          <w:divBdr>
            <w:top w:val="none" w:sz="0" w:space="0" w:color="auto"/>
            <w:left w:val="none" w:sz="0" w:space="0" w:color="auto"/>
            <w:bottom w:val="none" w:sz="0" w:space="0" w:color="auto"/>
            <w:right w:val="none" w:sz="0" w:space="0" w:color="auto"/>
          </w:divBdr>
        </w:div>
        <w:div w:id="992223592">
          <w:marLeft w:val="640"/>
          <w:marRight w:val="0"/>
          <w:marTop w:val="0"/>
          <w:marBottom w:val="0"/>
          <w:divBdr>
            <w:top w:val="none" w:sz="0" w:space="0" w:color="auto"/>
            <w:left w:val="none" w:sz="0" w:space="0" w:color="auto"/>
            <w:bottom w:val="none" w:sz="0" w:space="0" w:color="auto"/>
            <w:right w:val="none" w:sz="0" w:space="0" w:color="auto"/>
          </w:divBdr>
        </w:div>
        <w:div w:id="386032521">
          <w:marLeft w:val="640"/>
          <w:marRight w:val="0"/>
          <w:marTop w:val="0"/>
          <w:marBottom w:val="0"/>
          <w:divBdr>
            <w:top w:val="none" w:sz="0" w:space="0" w:color="auto"/>
            <w:left w:val="none" w:sz="0" w:space="0" w:color="auto"/>
            <w:bottom w:val="none" w:sz="0" w:space="0" w:color="auto"/>
            <w:right w:val="none" w:sz="0" w:space="0" w:color="auto"/>
          </w:divBdr>
        </w:div>
        <w:div w:id="597064601">
          <w:marLeft w:val="640"/>
          <w:marRight w:val="0"/>
          <w:marTop w:val="0"/>
          <w:marBottom w:val="0"/>
          <w:divBdr>
            <w:top w:val="none" w:sz="0" w:space="0" w:color="auto"/>
            <w:left w:val="none" w:sz="0" w:space="0" w:color="auto"/>
            <w:bottom w:val="none" w:sz="0" w:space="0" w:color="auto"/>
            <w:right w:val="none" w:sz="0" w:space="0" w:color="auto"/>
          </w:divBdr>
        </w:div>
        <w:div w:id="1179537640">
          <w:marLeft w:val="640"/>
          <w:marRight w:val="0"/>
          <w:marTop w:val="0"/>
          <w:marBottom w:val="0"/>
          <w:divBdr>
            <w:top w:val="none" w:sz="0" w:space="0" w:color="auto"/>
            <w:left w:val="none" w:sz="0" w:space="0" w:color="auto"/>
            <w:bottom w:val="none" w:sz="0" w:space="0" w:color="auto"/>
            <w:right w:val="none" w:sz="0" w:space="0" w:color="auto"/>
          </w:divBdr>
        </w:div>
        <w:div w:id="2087798827">
          <w:marLeft w:val="640"/>
          <w:marRight w:val="0"/>
          <w:marTop w:val="0"/>
          <w:marBottom w:val="0"/>
          <w:divBdr>
            <w:top w:val="none" w:sz="0" w:space="0" w:color="auto"/>
            <w:left w:val="none" w:sz="0" w:space="0" w:color="auto"/>
            <w:bottom w:val="none" w:sz="0" w:space="0" w:color="auto"/>
            <w:right w:val="none" w:sz="0" w:space="0" w:color="auto"/>
          </w:divBdr>
        </w:div>
        <w:div w:id="912661784">
          <w:marLeft w:val="640"/>
          <w:marRight w:val="0"/>
          <w:marTop w:val="0"/>
          <w:marBottom w:val="0"/>
          <w:divBdr>
            <w:top w:val="none" w:sz="0" w:space="0" w:color="auto"/>
            <w:left w:val="none" w:sz="0" w:space="0" w:color="auto"/>
            <w:bottom w:val="none" w:sz="0" w:space="0" w:color="auto"/>
            <w:right w:val="none" w:sz="0" w:space="0" w:color="auto"/>
          </w:divBdr>
        </w:div>
        <w:div w:id="542518352">
          <w:marLeft w:val="640"/>
          <w:marRight w:val="0"/>
          <w:marTop w:val="0"/>
          <w:marBottom w:val="0"/>
          <w:divBdr>
            <w:top w:val="none" w:sz="0" w:space="0" w:color="auto"/>
            <w:left w:val="none" w:sz="0" w:space="0" w:color="auto"/>
            <w:bottom w:val="none" w:sz="0" w:space="0" w:color="auto"/>
            <w:right w:val="none" w:sz="0" w:space="0" w:color="auto"/>
          </w:divBdr>
        </w:div>
        <w:div w:id="338705437">
          <w:marLeft w:val="640"/>
          <w:marRight w:val="0"/>
          <w:marTop w:val="0"/>
          <w:marBottom w:val="0"/>
          <w:divBdr>
            <w:top w:val="none" w:sz="0" w:space="0" w:color="auto"/>
            <w:left w:val="none" w:sz="0" w:space="0" w:color="auto"/>
            <w:bottom w:val="none" w:sz="0" w:space="0" w:color="auto"/>
            <w:right w:val="none" w:sz="0" w:space="0" w:color="auto"/>
          </w:divBdr>
        </w:div>
        <w:div w:id="1135105117">
          <w:marLeft w:val="640"/>
          <w:marRight w:val="0"/>
          <w:marTop w:val="0"/>
          <w:marBottom w:val="0"/>
          <w:divBdr>
            <w:top w:val="none" w:sz="0" w:space="0" w:color="auto"/>
            <w:left w:val="none" w:sz="0" w:space="0" w:color="auto"/>
            <w:bottom w:val="none" w:sz="0" w:space="0" w:color="auto"/>
            <w:right w:val="none" w:sz="0" w:space="0" w:color="auto"/>
          </w:divBdr>
        </w:div>
        <w:div w:id="74279332">
          <w:marLeft w:val="640"/>
          <w:marRight w:val="0"/>
          <w:marTop w:val="0"/>
          <w:marBottom w:val="0"/>
          <w:divBdr>
            <w:top w:val="none" w:sz="0" w:space="0" w:color="auto"/>
            <w:left w:val="none" w:sz="0" w:space="0" w:color="auto"/>
            <w:bottom w:val="none" w:sz="0" w:space="0" w:color="auto"/>
            <w:right w:val="none" w:sz="0" w:space="0" w:color="auto"/>
          </w:divBdr>
        </w:div>
        <w:div w:id="1348796427">
          <w:marLeft w:val="640"/>
          <w:marRight w:val="0"/>
          <w:marTop w:val="0"/>
          <w:marBottom w:val="0"/>
          <w:divBdr>
            <w:top w:val="none" w:sz="0" w:space="0" w:color="auto"/>
            <w:left w:val="none" w:sz="0" w:space="0" w:color="auto"/>
            <w:bottom w:val="none" w:sz="0" w:space="0" w:color="auto"/>
            <w:right w:val="none" w:sz="0" w:space="0" w:color="auto"/>
          </w:divBdr>
        </w:div>
        <w:div w:id="1074474196">
          <w:marLeft w:val="640"/>
          <w:marRight w:val="0"/>
          <w:marTop w:val="0"/>
          <w:marBottom w:val="0"/>
          <w:divBdr>
            <w:top w:val="none" w:sz="0" w:space="0" w:color="auto"/>
            <w:left w:val="none" w:sz="0" w:space="0" w:color="auto"/>
            <w:bottom w:val="none" w:sz="0" w:space="0" w:color="auto"/>
            <w:right w:val="none" w:sz="0" w:space="0" w:color="auto"/>
          </w:divBdr>
        </w:div>
        <w:div w:id="1206025586">
          <w:marLeft w:val="640"/>
          <w:marRight w:val="0"/>
          <w:marTop w:val="0"/>
          <w:marBottom w:val="0"/>
          <w:divBdr>
            <w:top w:val="none" w:sz="0" w:space="0" w:color="auto"/>
            <w:left w:val="none" w:sz="0" w:space="0" w:color="auto"/>
            <w:bottom w:val="none" w:sz="0" w:space="0" w:color="auto"/>
            <w:right w:val="none" w:sz="0" w:space="0" w:color="auto"/>
          </w:divBdr>
        </w:div>
        <w:div w:id="750926504">
          <w:marLeft w:val="640"/>
          <w:marRight w:val="0"/>
          <w:marTop w:val="0"/>
          <w:marBottom w:val="0"/>
          <w:divBdr>
            <w:top w:val="none" w:sz="0" w:space="0" w:color="auto"/>
            <w:left w:val="none" w:sz="0" w:space="0" w:color="auto"/>
            <w:bottom w:val="none" w:sz="0" w:space="0" w:color="auto"/>
            <w:right w:val="none" w:sz="0" w:space="0" w:color="auto"/>
          </w:divBdr>
        </w:div>
        <w:div w:id="1608852347">
          <w:marLeft w:val="640"/>
          <w:marRight w:val="0"/>
          <w:marTop w:val="0"/>
          <w:marBottom w:val="0"/>
          <w:divBdr>
            <w:top w:val="none" w:sz="0" w:space="0" w:color="auto"/>
            <w:left w:val="none" w:sz="0" w:space="0" w:color="auto"/>
            <w:bottom w:val="none" w:sz="0" w:space="0" w:color="auto"/>
            <w:right w:val="none" w:sz="0" w:space="0" w:color="auto"/>
          </w:divBdr>
        </w:div>
      </w:divsChild>
    </w:div>
    <w:div w:id="1155414615">
      <w:bodyDiv w:val="1"/>
      <w:marLeft w:val="0"/>
      <w:marRight w:val="0"/>
      <w:marTop w:val="0"/>
      <w:marBottom w:val="0"/>
      <w:divBdr>
        <w:top w:val="none" w:sz="0" w:space="0" w:color="auto"/>
        <w:left w:val="none" w:sz="0" w:space="0" w:color="auto"/>
        <w:bottom w:val="none" w:sz="0" w:space="0" w:color="auto"/>
        <w:right w:val="none" w:sz="0" w:space="0" w:color="auto"/>
      </w:divBdr>
    </w:div>
    <w:div w:id="1158571056">
      <w:bodyDiv w:val="1"/>
      <w:marLeft w:val="0"/>
      <w:marRight w:val="0"/>
      <w:marTop w:val="0"/>
      <w:marBottom w:val="0"/>
      <w:divBdr>
        <w:top w:val="none" w:sz="0" w:space="0" w:color="auto"/>
        <w:left w:val="none" w:sz="0" w:space="0" w:color="auto"/>
        <w:bottom w:val="none" w:sz="0" w:space="0" w:color="auto"/>
        <w:right w:val="none" w:sz="0" w:space="0" w:color="auto"/>
      </w:divBdr>
    </w:div>
    <w:div w:id="1162282258">
      <w:bodyDiv w:val="1"/>
      <w:marLeft w:val="0"/>
      <w:marRight w:val="0"/>
      <w:marTop w:val="0"/>
      <w:marBottom w:val="0"/>
      <w:divBdr>
        <w:top w:val="none" w:sz="0" w:space="0" w:color="auto"/>
        <w:left w:val="none" w:sz="0" w:space="0" w:color="auto"/>
        <w:bottom w:val="none" w:sz="0" w:space="0" w:color="auto"/>
        <w:right w:val="none" w:sz="0" w:space="0" w:color="auto"/>
      </w:divBdr>
    </w:div>
    <w:div w:id="1168519555">
      <w:bodyDiv w:val="1"/>
      <w:marLeft w:val="0"/>
      <w:marRight w:val="0"/>
      <w:marTop w:val="0"/>
      <w:marBottom w:val="0"/>
      <w:divBdr>
        <w:top w:val="none" w:sz="0" w:space="0" w:color="auto"/>
        <w:left w:val="none" w:sz="0" w:space="0" w:color="auto"/>
        <w:bottom w:val="none" w:sz="0" w:space="0" w:color="auto"/>
        <w:right w:val="none" w:sz="0" w:space="0" w:color="auto"/>
      </w:divBdr>
    </w:div>
    <w:div w:id="1171873215">
      <w:bodyDiv w:val="1"/>
      <w:marLeft w:val="0"/>
      <w:marRight w:val="0"/>
      <w:marTop w:val="0"/>
      <w:marBottom w:val="0"/>
      <w:divBdr>
        <w:top w:val="none" w:sz="0" w:space="0" w:color="auto"/>
        <w:left w:val="none" w:sz="0" w:space="0" w:color="auto"/>
        <w:bottom w:val="none" w:sz="0" w:space="0" w:color="auto"/>
        <w:right w:val="none" w:sz="0" w:space="0" w:color="auto"/>
      </w:divBdr>
    </w:div>
    <w:div w:id="1175997173">
      <w:bodyDiv w:val="1"/>
      <w:marLeft w:val="0"/>
      <w:marRight w:val="0"/>
      <w:marTop w:val="0"/>
      <w:marBottom w:val="0"/>
      <w:divBdr>
        <w:top w:val="none" w:sz="0" w:space="0" w:color="auto"/>
        <w:left w:val="none" w:sz="0" w:space="0" w:color="auto"/>
        <w:bottom w:val="none" w:sz="0" w:space="0" w:color="auto"/>
        <w:right w:val="none" w:sz="0" w:space="0" w:color="auto"/>
      </w:divBdr>
    </w:div>
    <w:div w:id="1176110367">
      <w:bodyDiv w:val="1"/>
      <w:marLeft w:val="0"/>
      <w:marRight w:val="0"/>
      <w:marTop w:val="0"/>
      <w:marBottom w:val="0"/>
      <w:divBdr>
        <w:top w:val="none" w:sz="0" w:space="0" w:color="auto"/>
        <w:left w:val="none" w:sz="0" w:space="0" w:color="auto"/>
        <w:bottom w:val="none" w:sz="0" w:space="0" w:color="auto"/>
        <w:right w:val="none" w:sz="0" w:space="0" w:color="auto"/>
      </w:divBdr>
    </w:div>
    <w:div w:id="1181772892">
      <w:bodyDiv w:val="1"/>
      <w:marLeft w:val="0"/>
      <w:marRight w:val="0"/>
      <w:marTop w:val="0"/>
      <w:marBottom w:val="0"/>
      <w:divBdr>
        <w:top w:val="none" w:sz="0" w:space="0" w:color="auto"/>
        <w:left w:val="none" w:sz="0" w:space="0" w:color="auto"/>
        <w:bottom w:val="none" w:sz="0" w:space="0" w:color="auto"/>
        <w:right w:val="none" w:sz="0" w:space="0" w:color="auto"/>
      </w:divBdr>
    </w:div>
    <w:div w:id="1182626268">
      <w:bodyDiv w:val="1"/>
      <w:marLeft w:val="0"/>
      <w:marRight w:val="0"/>
      <w:marTop w:val="0"/>
      <w:marBottom w:val="0"/>
      <w:divBdr>
        <w:top w:val="none" w:sz="0" w:space="0" w:color="auto"/>
        <w:left w:val="none" w:sz="0" w:space="0" w:color="auto"/>
        <w:bottom w:val="none" w:sz="0" w:space="0" w:color="auto"/>
        <w:right w:val="none" w:sz="0" w:space="0" w:color="auto"/>
      </w:divBdr>
    </w:div>
    <w:div w:id="1182861203">
      <w:bodyDiv w:val="1"/>
      <w:marLeft w:val="0"/>
      <w:marRight w:val="0"/>
      <w:marTop w:val="0"/>
      <w:marBottom w:val="0"/>
      <w:divBdr>
        <w:top w:val="none" w:sz="0" w:space="0" w:color="auto"/>
        <w:left w:val="none" w:sz="0" w:space="0" w:color="auto"/>
        <w:bottom w:val="none" w:sz="0" w:space="0" w:color="auto"/>
        <w:right w:val="none" w:sz="0" w:space="0" w:color="auto"/>
      </w:divBdr>
    </w:div>
    <w:div w:id="1201941209">
      <w:bodyDiv w:val="1"/>
      <w:marLeft w:val="0"/>
      <w:marRight w:val="0"/>
      <w:marTop w:val="0"/>
      <w:marBottom w:val="0"/>
      <w:divBdr>
        <w:top w:val="none" w:sz="0" w:space="0" w:color="auto"/>
        <w:left w:val="none" w:sz="0" w:space="0" w:color="auto"/>
        <w:bottom w:val="none" w:sz="0" w:space="0" w:color="auto"/>
        <w:right w:val="none" w:sz="0" w:space="0" w:color="auto"/>
      </w:divBdr>
    </w:div>
    <w:div w:id="1207375643">
      <w:bodyDiv w:val="1"/>
      <w:marLeft w:val="0"/>
      <w:marRight w:val="0"/>
      <w:marTop w:val="0"/>
      <w:marBottom w:val="0"/>
      <w:divBdr>
        <w:top w:val="none" w:sz="0" w:space="0" w:color="auto"/>
        <w:left w:val="none" w:sz="0" w:space="0" w:color="auto"/>
        <w:bottom w:val="none" w:sz="0" w:space="0" w:color="auto"/>
        <w:right w:val="none" w:sz="0" w:space="0" w:color="auto"/>
      </w:divBdr>
    </w:div>
    <w:div w:id="1210343277">
      <w:bodyDiv w:val="1"/>
      <w:marLeft w:val="0"/>
      <w:marRight w:val="0"/>
      <w:marTop w:val="0"/>
      <w:marBottom w:val="0"/>
      <w:divBdr>
        <w:top w:val="none" w:sz="0" w:space="0" w:color="auto"/>
        <w:left w:val="none" w:sz="0" w:space="0" w:color="auto"/>
        <w:bottom w:val="none" w:sz="0" w:space="0" w:color="auto"/>
        <w:right w:val="none" w:sz="0" w:space="0" w:color="auto"/>
      </w:divBdr>
    </w:div>
    <w:div w:id="1216967379">
      <w:bodyDiv w:val="1"/>
      <w:marLeft w:val="0"/>
      <w:marRight w:val="0"/>
      <w:marTop w:val="0"/>
      <w:marBottom w:val="0"/>
      <w:divBdr>
        <w:top w:val="none" w:sz="0" w:space="0" w:color="auto"/>
        <w:left w:val="none" w:sz="0" w:space="0" w:color="auto"/>
        <w:bottom w:val="none" w:sz="0" w:space="0" w:color="auto"/>
        <w:right w:val="none" w:sz="0" w:space="0" w:color="auto"/>
      </w:divBdr>
    </w:div>
    <w:div w:id="1217856997">
      <w:bodyDiv w:val="1"/>
      <w:marLeft w:val="0"/>
      <w:marRight w:val="0"/>
      <w:marTop w:val="0"/>
      <w:marBottom w:val="0"/>
      <w:divBdr>
        <w:top w:val="none" w:sz="0" w:space="0" w:color="auto"/>
        <w:left w:val="none" w:sz="0" w:space="0" w:color="auto"/>
        <w:bottom w:val="none" w:sz="0" w:space="0" w:color="auto"/>
        <w:right w:val="none" w:sz="0" w:space="0" w:color="auto"/>
      </w:divBdr>
    </w:div>
    <w:div w:id="1218279451">
      <w:bodyDiv w:val="1"/>
      <w:marLeft w:val="0"/>
      <w:marRight w:val="0"/>
      <w:marTop w:val="0"/>
      <w:marBottom w:val="0"/>
      <w:divBdr>
        <w:top w:val="none" w:sz="0" w:space="0" w:color="auto"/>
        <w:left w:val="none" w:sz="0" w:space="0" w:color="auto"/>
        <w:bottom w:val="none" w:sz="0" w:space="0" w:color="auto"/>
        <w:right w:val="none" w:sz="0" w:space="0" w:color="auto"/>
      </w:divBdr>
    </w:div>
    <w:div w:id="1223755030">
      <w:bodyDiv w:val="1"/>
      <w:marLeft w:val="0"/>
      <w:marRight w:val="0"/>
      <w:marTop w:val="0"/>
      <w:marBottom w:val="0"/>
      <w:divBdr>
        <w:top w:val="none" w:sz="0" w:space="0" w:color="auto"/>
        <w:left w:val="none" w:sz="0" w:space="0" w:color="auto"/>
        <w:bottom w:val="none" w:sz="0" w:space="0" w:color="auto"/>
        <w:right w:val="none" w:sz="0" w:space="0" w:color="auto"/>
      </w:divBdr>
      <w:divsChild>
        <w:div w:id="434399866">
          <w:marLeft w:val="640"/>
          <w:marRight w:val="0"/>
          <w:marTop w:val="0"/>
          <w:marBottom w:val="0"/>
          <w:divBdr>
            <w:top w:val="none" w:sz="0" w:space="0" w:color="auto"/>
            <w:left w:val="none" w:sz="0" w:space="0" w:color="auto"/>
            <w:bottom w:val="none" w:sz="0" w:space="0" w:color="auto"/>
            <w:right w:val="none" w:sz="0" w:space="0" w:color="auto"/>
          </w:divBdr>
        </w:div>
        <w:div w:id="1711107336">
          <w:marLeft w:val="640"/>
          <w:marRight w:val="0"/>
          <w:marTop w:val="0"/>
          <w:marBottom w:val="0"/>
          <w:divBdr>
            <w:top w:val="none" w:sz="0" w:space="0" w:color="auto"/>
            <w:left w:val="none" w:sz="0" w:space="0" w:color="auto"/>
            <w:bottom w:val="none" w:sz="0" w:space="0" w:color="auto"/>
            <w:right w:val="none" w:sz="0" w:space="0" w:color="auto"/>
          </w:divBdr>
        </w:div>
        <w:div w:id="96563434">
          <w:marLeft w:val="640"/>
          <w:marRight w:val="0"/>
          <w:marTop w:val="0"/>
          <w:marBottom w:val="0"/>
          <w:divBdr>
            <w:top w:val="none" w:sz="0" w:space="0" w:color="auto"/>
            <w:left w:val="none" w:sz="0" w:space="0" w:color="auto"/>
            <w:bottom w:val="none" w:sz="0" w:space="0" w:color="auto"/>
            <w:right w:val="none" w:sz="0" w:space="0" w:color="auto"/>
          </w:divBdr>
        </w:div>
        <w:div w:id="2109346134">
          <w:marLeft w:val="640"/>
          <w:marRight w:val="0"/>
          <w:marTop w:val="0"/>
          <w:marBottom w:val="0"/>
          <w:divBdr>
            <w:top w:val="none" w:sz="0" w:space="0" w:color="auto"/>
            <w:left w:val="none" w:sz="0" w:space="0" w:color="auto"/>
            <w:bottom w:val="none" w:sz="0" w:space="0" w:color="auto"/>
            <w:right w:val="none" w:sz="0" w:space="0" w:color="auto"/>
          </w:divBdr>
        </w:div>
        <w:div w:id="615646567">
          <w:marLeft w:val="640"/>
          <w:marRight w:val="0"/>
          <w:marTop w:val="0"/>
          <w:marBottom w:val="0"/>
          <w:divBdr>
            <w:top w:val="none" w:sz="0" w:space="0" w:color="auto"/>
            <w:left w:val="none" w:sz="0" w:space="0" w:color="auto"/>
            <w:bottom w:val="none" w:sz="0" w:space="0" w:color="auto"/>
            <w:right w:val="none" w:sz="0" w:space="0" w:color="auto"/>
          </w:divBdr>
        </w:div>
        <w:div w:id="1498113884">
          <w:marLeft w:val="640"/>
          <w:marRight w:val="0"/>
          <w:marTop w:val="0"/>
          <w:marBottom w:val="0"/>
          <w:divBdr>
            <w:top w:val="none" w:sz="0" w:space="0" w:color="auto"/>
            <w:left w:val="none" w:sz="0" w:space="0" w:color="auto"/>
            <w:bottom w:val="none" w:sz="0" w:space="0" w:color="auto"/>
            <w:right w:val="none" w:sz="0" w:space="0" w:color="auto"/>
          </w:divBdr>
        </w:div>
        <w:div w:id="1416904036">
          <w:marLeft w:val="640"/>
          <w:marRight w:val="0"/>
          <w:marTop w:val="0"/>
          <w:marBottom w:val="0"/>
          <w:divBdr>
            <w:top w:val="none" w:sz="0" w:space="0" w:color="auto"/>
            <w:left w:val="none" w:sz="0" w:space="0" w:color="auto"/>
            <w:bottom w:val="none" w:sz="0" w:space="0" w:color="auto"/>
            <w:right w:val="none" w:sz="0" w:space="0" w:color="auto"/>
          </w:divBdr>
        </w:div>
        <w:div w:id="925919133">
          <w:marLeft w:val="640"/>
          <w:marRight w:val="0"/>
          <w:marTop w:val="0"/>
          <w:marBottom w:val="0"/>
          <w:divBdr>
            <w:top w:val="none" w:sz="0" w:space="0" w:color="auto"/>
            <w:left w:val="none" w:sz="0" w:space="0" w:color="auto"/>
            <w:bottom w:val="none" w:sz="0" w:space="0" w:color="auto"/>
            <w:right w:val="none" w:sz="0" w:space="0" w:color="auto"/>
          </w:divBdr>
        </w:div>
        <w:div w:id="660040530">
          <w:marLeft w:val="640"/>
          <w:marRight w:val="0"/>
          <w:marTop w:val="0"/>
          <w:marBottom w:val="0"/>
          <w:divBdr>
            <w:top w:val="none" w:sz="0" w:space="0" w:color="auto"/>
            <w:left w:val="none" w:sz="0" w:space="0" w:color="auto"/>
            <w:bottom w:val="none" w:sz="0" w:space="0" w:color="auto"/>
            <w:right w:val="none" w:sz="0" w:space="0" w:color="auto"/>
          </w:divBdr>
        </w:div>
        <w:div w:id="1108351560">
          <w:marLeft w:val="640"/>
          <w:marRight w:val="0"/>
          <w:marTop w:val="0"/>
          <w:marBottom w:val="0"/>
          <w:divBdr>
            <w:top w:val="none" w:sz="0" w:space="0" w:color="auto"/>
            <w:left w:val="none" w:sz="0" w:space="0" w:color="auto"/>
            <w:bottom w:val="none" w:sz="0" w:space="0" w:color="auto"/>
            <w:right w:val="none" w:sz="0" w:space="0" w:color="auto"/>
          </w:divBdr>
        </w:div>
        <w:div w:id="998117242">
          <w:marLeft w:val="640"/>
          <w:marRight w:val="0"/>
          <w:marTop w:val="0"/>
          <w:marBottom w:val="0"/>
          <w:divBdr>
            <w:top w:val="none" w:sz="0" w:space="0" w:color="auto"/>
            <w:left w:val="none" w:sz="0" w:space="0" w:color="auto"/>
            <w:bottom w:val="none" w:sz="0" w:space="0" w:color="auto"/>
            <w:right w:val="none" w:sz="0" w:space="0" w:color="auto"/>
          </w:divBdr>
        </w:div>
        <w:div w:id="1333601981">
          <w:marLeft w:val="640"/>
          <w:marRight w:val="0"/>
          <w:marTop w:val="0"/>
          <w:marBottom w:val="0"/>
          <w:divBdr>
            <w:top w:val="none" w:sz="0" w:space="0" w:color="auto"/>
            <w:left w:val="none" w:sz="0" w:space="0" w:color="auto"/>
            <w:bottom w:val="none" w:sz="0" w:space="0" w:color="auto"/>
            <w:right w:val="none" w:sz="0" w:space="0" w:color="auto"/>
          </w:divBdr>
        </w:div>
        <w:div w:id="1081829615">
          <w:marLeft w:val="640"/>
          <w:marRight w:val="0"/>
          <w:marTop w:val="0"/>
          <w:marBottom w:val="0"/>
          <w:divBdr>
            <w:top w:val="none" w:sz="0" w:space="0" w:color="auto"/>
            <w:left w:val="none" w:sz="0" w:space="0" w:color="auto"/>
            <w:bottom w:val="none" w:sz="0" w:space="0" w:color="auto"/>
            <w:right w:val="none" w:sz="0" w:space="0" w:color="auto"/>
          </w:divBdr>
        </w:div>
        <w:div w:id="962887624">
          <w:marLeft w:val="640"/>
          <w:marRight w:val="0"/>
          <w:marTop w:val="0"/>
          <w:marBottom w:val="0"/>
          <w:divBdr>
            <w:top w:val="none" w:sz="0" w:space="0" w:color="auto"/>
            <w:left w:val="none" w:sz="0" w:space="0" w:color="auto"/>
            <w:bottom w:val="none" w:sz="0" w:space="0" w:color="auto"/>
            <w:right w:val="none" w:sz="0" w:space="0" w:color="auto"/>
          </w:divBdr>
        </w:div>
        <w:div w:id="1123617156">
          <w:marLeft w:val="640"/>
          <w:marRight w:val="0"/>
          <w:marTop w:val="0"/>
          <w:marBottom w:val="0"/>
          <w:divBdr>
            <w:top w:val="none" w:sz="0" w:space="0" w:color="auto"/>
            <w:left w:val="none" w:sz="0" w:space="0" w:color="auto"/>
            <w:bottom w:val="none" w:sz="0" w:space="0" w:color="auto"/>
            <w:right w:val="none" w:sz="0" w:space="0" w:color="auto"/>
          </w:divBdr>
        </w:div>
        <w:div w:id="183714303">
          <w:marLeft w:val="640"/>
          <w:marRight w:val="0"/>
          <w:marTop w:val="0"/>
          <w:marBottom w:val="0"/>
          <w:divBdr>
            <w:top w:val="none" w:sz="0" w:space="0" w:color="auto"/>
            <w:left w:val="none" w:sz="0" w:space="0" w:color="auto"/>
            <w:bottom w:val="none" w:sz="0" w:space="0" w:color="auto"/>
            <w:right w:val="none" w:sz="0" w:space="0" w:color="auto"/>
          </w:divBdr>
        </w:div>
        <w:div w:id="1851330062">
          <w:marLeft w:val="640"/>
          <w:marRight w:val="0"/>
          <w:marTop w:val="0"/>
          <w:marBottom w:val="0"/>
          <w:divBdr>
            <w:top w:val="none" w:sz="0" w:space="0" w:color="auto"/>
            <w:left w:val="none" w:sz="0" w:space="0" w:color="auto"/>
            <w:bottom w:val="none" w:sz="0" w:space="0" w:color="auto"/>
            <w:right w:val="none" w:sz="0" w:space="0" w:color="auto"/>
          </w:divBdr>
        </w:div>
        <w:div w:id="863861586">
          <w:marLeft w:val="640"/>
          <w:marRight w:val="0"/>
          <w:marTop w:val="0"/>
          <w:marBottom w:val="0"/>
          <w:divBdr>
            <w:top w:val="none" w:sz="0" w:space="0" w:color="auto"/>
            <w:left w:val="none" w:sz="0" w:space="0" w:color="auto"/>
            <w:bottom w:val="none" w:sz="0" w:space="0" w:color="auto"/>
            <w:right w:val="none" w:sz="0" w:space="0" w:color="auto"/>
          </w:divBdr>
        </w:div>
        <w:div w:id="712730370">
          <w:marLeft w:val="640"/>
          <w:marRight w:val="0"/>
          <w:marTop w:val="0"/>
          <w:marBottom w:val="0"/>
          <w:divBdr>
            <w:top w:val="none" w:sz="0" w:space="0" w:color="auto"/>
            <w:left w:val="none" w:sz="0" w:space="0" w:color="auto"/>
            <w:bottom w:val="none" w:sz="0" w:space="0" w:color="auto"/>
            <w:right w:val="none" w:sz="0" w:space="0" w:color="auto"/>
          </w:divBdr>
        </w:div>
        <w:div w:id="1560675294">
          <w:marLeft w:val="640"/>
          <w:marRight w:val="0"/>
          <w:marTop w:val="0"/>
          <w:marBottom w:val="0"/>
          <w:divBdr>
            <w:top w:val="none" w:sz="0" w:space="0" w:color="auto"/>
            <w:left w:val="none" w:sz="0" w:space="0" w:color="auto"/>
            <w:bottom w:val="none" w:sz="0" w:space="0" w:color="auto"/>
            <w:right w:val="none" w:sz="0" w:space="0" w:color="auto"/>
          </w:divBdr>
        </w:div>
        <w:div w:id="1739786275">
          <w:marLeft w:val="640"/>
          <w:marRight w:val="0"/>
          <w:marTop w:val="0"/>
          <w:marBottom w:val="0"/>
          <w:divBdr>
            <w:top w:val="none" w:sz="0" w:space="0" w:color="auto"/>
            <w:left w:val="none" w:sz="0" w:space="0" w:color="auto"/>
            <w:bottom w:val="none" w:sz="0" w:space="0" w:color="auto"/>
            <w:right w:val="none" w:sz="0" w:space="0" w:color="auto"/>
          </w:divBdr>
        </w:div>
        <w:div w:id="1066420205">
          <w:marLeft w:val="640"/>
          <w:marRight w:val="0"/>
          <w:marTop w:val="0"/>
          <w:marBottom w:val="0"/>
          <w:divBdr>
            <w:top w:val="none" w:sz="0" w:space="0" w:color="auto"/>
            <w:left w:val="none" w:sz="0" w:space="0" w:color="auto"/>
            <w:bottom w:val="none" w:sz="0" w:space="0" w:color="auto"/>
            <w:right w:val="none" w:sz="0" w:space="0" w:color="auto"/>
          </w:divBdr>
        </w:div>
        <w:div w:id="1806193921">
          <w:marLeft w:val="640"/>
          <w:marRight w:val="0"/>
          <w:marTop w:val="0"/>
          <w:marBottom w:val="0"/>
          <w:divBdr>
            <w:top w:val="none" w:sz="0" w:space="0" w:color="auto"/>
            <w:left w:val="none" w:sz="0" w:space="0" w:color="auto"/>
            <w:bottom w:val="none" w:sz="0" w:space="0" w:color="auto"/>
            <w:right w:val="none" w:sz="0" w:space="0" w:color="auto"/>
          </w:divBdr>
        </w:div>
        <w:div w:id="858935899">
          <w:marLeft w:val="640"/>
          <w:marRight w:val="0"/>
          <w:marTop w:val="0"/>
          <w:marBottom w:val="0"/>
          <w:divBdr>
            <w:top w:val="none" w:sz="0" w:space="0" w:color="auto"/>
            <w:left w:val="none" w:sz="0" w:space="0" w:color="auto"/>
            <w:bottom w:val="none" w:sz="0" w:space="0" w:color="auto"/>
            <w:right w:val="none" w:sz="0" w:space="0" w:color="auto"/>
          </w:divBdr>
        </w:div>
        <w:div w:id="284776157">
          <w:marLeft w:val="640"/>
          <w:marRight w:val="0"/>
          <w:marTop w:val="0"/>
          <w:marBottom w:val="0"/>
          <w:divBdr>
            <w:top w:val="none" w:sz="0" w:space="0" w:color="auto"/>
            <w:left w:val="none" w:sz="0" w:space="0" w:color="auto"/>
            <w:bottom w:val="none" w:sz="0" w:space="0" w:color="auto"/>
            <w:right w:val="none" w:sz="0" w:space="0" w:color="auto"/>
          </w:divBdr>
        </w:div>
        <w:div w:id="239947900">
          <w:marLeft w:val="640"/>
          <w:marRight w:val="0"/>
          <w:marTop w:val="0"/>
          <w:marBottom w:val="0"/>
          <w:divBdr>
            <w:top w:val="none" w:sz="0" w:space="0" w:color="auto"/>
            <w:left w:val="none" w:sz="0" w:space="0" w:color="auto"/>
            <w:bottom w:val="none" w:sz="0" w:space="0" w:color="auto"/>
            <w:right w:val="none" w:sz="0" w:space="0" w:color="auto"/>
          </w:divBdr>
        </w:div>
        <w:div w:id="927889130">
          <w:marLeft w:val="640"/>
          <w:marRight w:val="0"/>
          <w:marTop w:val="0"/>
          <w:marBottom w:val="0"/>
          <w:divBdr>
            <w:top w:val="none" w:sz="0" w:space="0" w:color="auto"/>
            <w:left w:val="none" w:sz="0" w:space="0" w:color="auto"/>
            <w:bottom w:val="none" w:sz="0" w:space="0" w:color="auto"/>
            <w:right w:val="none" w:sz="0" w:space="0" w:color="auto"/>
          </w:divBdr>
        </w:div>
        <w:div w:id="583807176">
          <w:marLeft w:val="640"/>
          <w:marRight w:val="0"/>
          <w:marTop w:val="0"/>
          <w:marBottom w:val="0"/>
          <w:divBdr>
            <w:top w:val="none" w:sz="0" w:space="0" w:color="auto"/>
            <w:left w:val="none" w:sz="0" w:space="0" w:color="auto"/>
            <w:bottom w:val="none" w:sz="0" w:space="0" w:color="auto"/>
            <w:right w:val="none" w:sz="0" w:space="0" w:color="auto"/>
          </w:divBdr>
        </w:div>
        <w:div w:id="2056586744">
          <w:marLeft w:val="640"/>
          <w:marRight w:val="0"/>
          <w:marTop w:val="0"/>
          <w:marBottom w:val="0"/>
          <w:divBdr>
            <w:top w:val="none" w:sz="0" w:space="0" w:color="auto"/>
            <w:left w:val="none" w:sz="0" w:space="0" w:color="auto"/>
            <w:bottom w:val="none" w:sz="0" w:space="0" w:color="auto"/>
            <w:right w:val="none" w:sz="0" w:space="0" w:color="auto"/>
          </w:divBdr>
        </w:div>
        <w:div w:id="2080126064">
          <w:marLeft w:val="640"/>
          <w:marRight w:val="0"/>
          <w:marTop w:val="0"/>
          <w:marBottom w:val="0"/>
          <w:divBdr>
            <w:top w:val="none" w:sz="0" w:space="0" w:color="auto"/>
            <w:left w:val="none" w:sz="0" w:space="0" w:color="auto"/>
            <w:bottom w:val="none" w:sz="0" w:space="0" w:color="auto"/>
            <w:right w:val="none" w:sz="0" w:space="0" w:color="auto"/>
          </w:divBdr>
        </w:div>
        <w:div w:id="1432630257">
          <w:marLeft w:val="640"/>
          <w:marRight w:val="0"/>
          <w:marTop w:val="0"/>
          <w:marBottom w:val="0"/>
          <w:divBdr>
            <w:top w:val="none" w:sz="0" w:space="0" w:color="auto"/>
            <w:left w:val="none" w:sz="0" w:space="0" w:color="auto"/>
            <w:bottom w:val="none" w:sz="0" w:space="0" w:color="auto"/>
            <w:right w:val="none" w:sz="0" w:space="0" w:color="auto"/>
          </w:divBdr>
        </w:div>
        <w:div w:id="796413826">
          <w:marLeft w:val="640"/>
          <w:marRight w:val="0"/>
          <w:marTop w:val="0"/>
          <w:marBottom w:val="0"/>
          <w:divBdr>
            <w:top w:val="none" w:sz="0" w:space="0" w:color="auto"/>
            <w:left w:val="none" w:sz="0" w:space="0" w:color="auto"/>
            <w:bottom w:val="none" w:sz="0" w:space="0" w:color="auto"/>
            <w:right w:val="none" w:sz="0" w:space="0" w:color="auto"/>
          </w:divBdr>
        </w:div>
        <w:div w:id="1242252501">
          <w:marLeft w:val="640"/>
          <w:marRight w:val="0"/>
          <w:marTop w:val="0"/>
          <w:marBottom w:val="0"/>
          <w:divBdr>
            <w:top w:val="none" w:sz="0" w:space="0" w:color="auto"/>
            <w:left w:val="none" w:sz="0" w:space="0" w:color="auto"/>
            <w:bottom w:val="none" w:sz="0" w:space="0" w:color="auto"/>
            <w:right w:val="none" w:sz="0" w:space="0" w:color="auto"/>
          </w:divBdr>
        </w:div>
        <w:div w:id="1171872440">
          <w:marLeft w:val="640"/>
          <w:marRight w:val="0"/>
          <w:marTop w:val="0"/>
          <w:marBottom w:val="0"/>
          <w:divBdr>
            <w:top w:val="none" w:sz="0" w:space="0" w:color="auto"/>
            <w:left w:val="none" w:sz="0" w:space="0" w:color="auto"/>
            <w:bottom w:val="none" w:sz="0" w:space="0" w:color="auto"/>
            <w:right w:val="none" w:sz="0" w:space="0" w:color="auto"/>
          </w:divBdr>
        </w:div>
        <w:div w:id="1542089543">
          <w:marLeft w:val="640"/>
          <w:marRight w:val="0"/>
          <w:marTop w:val="0"/>
          <w:marBottom w:val="0"/>
          <w:divBdr>
            <w:top w:val="none" w:sz="0" w:space="0" w:color="auto"/>
            <w:left w:val="none" w:sz="0" w:space="0" w:color="auto"/>
            <w:bottom w:val="none" w:sz="0" w:space="0" w:color="auto"/>
            <w:right w:val="none" w:sz="0" w:space="0" w:color="auto"/>
          </w:divBdr>
        </w:div>
        <w:div w:id="650409056">
          <w:marLeft w:val="640"/>
          <w:marRight w:val="0"/>
          <w:marTop w:val="0"/>
          <w:marBottom w:val="0"/>
          <w:divBdr>
            <w:top w:val="none" w:sz="0" w:space="0" w:color="auto"/>
            <w:left w:val="none" w:sz="0" w:space="0" w:color="auto"/>
            <w:bottom w:val="none" w:sz="0" w:space="0" w:color="auto"/>
            <w:right w:val="none" w:sz="0" w:space="0" w:color="auto"/>
          </w:divBdr>
        </w:div>
        <w:div w:id="700975042">
          <w:marLeft w:val="640"/>
          <w:marRight w:val="0"/>
          <w:marTop w:val="0"/>
          <w:marBottom w:val="0"/>
          <w:divBdr>
            <w:top w:val="none" w:sz="0" w:space="0" w:color="auto"/>
            <w:left w:val="none" w:sz="0" w:space="0" w:color="auto"/>
            <w:bottom w:val="none" w:sz="0" w:space="0" w:color="auto"/>
            <w:right w:val="none" w:sz="0" w:space="0" w:color="auto"/>
          </w:divBdr>
        </w:div>
        <w:div w:id="841623764">
          <w:marLeft w:val="640"/>
          <w:marRight w:val="0"/>
          <w:marTop w:val="0"/>
          <w:marBottom w:val="0"/>
          <w:divBdr>
            <w:top w:val="none" w:sz="0" w:space="0" w:color="auto"/>
            <w:left w:val="none" w:sz="0" w:space="0" w:color="auto"/>
            <w:bottom w:val="none" w:sz="0" w:space="0" w:color="auto"/>
            <w:right w:val="none" w:sz="0" w:space="0" w:color="auto"/>
          </w:divBdr>
        </w:div>
        <w:div w:id="1604999117">
          <w:marLeft w:val="640"/>
          <w:marRight w:val="0"/>
          <w:marTop w:val="0"/>
          <w:marBottom w:val="0"/>
          <w:divBdr>
            <w:top w:val="none" w:sz="0" w:space="0" w:color="auto"/>
            <w:left w:val="none" w:sz="0" w:space="0" w:color="auto"/>
            <w:bottom w:val="none" w:sz="0" w:space="0" w:color="auto"/>
            <w:right w:val="none" w:sz="0" w:space="0" w:color="auto"/>
          </w:divBdr>
        </w:div>
        <w:div w:id="1677075083">
          <w:marLeft w:val="640"/>
          <w:marRight w:val="0"/>
          <w:marTop w:val="0"/>
          <w:marBottom w:val="0"/>
          <w:divBdr>
            <w:top w:val="none" w:sz="0" w:space="0" w:color="auto"/>
            <w:left w:val="none" w:sz="0" w:space="0" w:color="auto"/>
            <w:bottom w:val="none" w:sz="0" w:space="0" w:color="auto"/>
            <w:right w:val="none" w:sz="0" w:space="0" w:color="auto"/>
          </w:divBdr>
        </w:div>
        <w:div w:id="930817357">
          <w:marLeft w:val="640"/>
          <w:marRight w:val="0"/>
          <w:marTop w:val="0"/>
          <w:marBottom w:val="0"/>
          <w:divBdr>
            <w:top w:val="none" w:sz="0" w:space="0" w:color="auto"/>
            <w:left w:val="none" w:sz="0" w:space="0" w:color="auto"/>
            <w:bottom w:val="none" w:sz="0" w:space="0" w:color="auto"/>
            <w:right w:val="none" w:sz="0" w:space="0" w:color="auto"/>
          </w:divBdr>
        </w:div>
        <w:div w:id="209266971">
          <w:marLeft w:val="640"/>
          <w:marRight w:val="0"/>
          <w:marTop w:val="0"/>
          <w:marBottom w:val="0"/>
          <w:divBdr>
            <w:top w:val="none" w:sz="0" w:space="0" w:color="auto"/>
            <w:left w:val="none" w:sz="0" w:space="0" w:color="auto"/>
            <w:bottom w:val="none" w:sz="0" w:space="0" w:color="auto"/>
            <w:right w:val="none" w:sz="0" w:space="0" w:color="auto"/>
          </w:divBdr>
        </w:div>
        <w:div w:id="2071072860">
          <w:marLeft w:val="640"/>
          <w:marRight w:val="0"/>
          <w:marTop w:val="0"/>
          <w:marBottom w:val="0"/>
          <w:divBdr>
            <w:top w:val="none" w:sz="0" w:space="0" w:color="auto"/>
            <w:left w:val="none" w:sz="0" w:space="0" w:color="auto"/>
            <w:bottom w:val="none" w:sz="0" w:space="0" w:color="auto"/>
            <w:right w:val="none" w:sz="0" w:space="0" w:color="auto"/>
          </w:divBdr>
        </w:div>
        <w:div w:id="507331854">
          <w:marLeft w:val="640"/>
          <w:marRight w:val="0"/>
          <w:marTop w:val="0"/>
          <w:marBottom w:val="0"/>
          <w:divBdr>
            <w:top w:val="none" w:sz="0" w:space="0" w:color="auto"/>
            <w:left w:val="none" w:sz="0" w:space="0" w:color="auto"/>
            <w:bottom w:val="none" w:sz="0" w:space="0" w:color="auto"/>
            <w:right w:val="none" w:sz="0" w:space="0" w:color="auto"/>
          </w:divBdr>
        </w:div>
        <w:div w:id="867448477">
          <w:marLeft w:val="640"/>
          <w:marRight w:val="0"/>
          <w:marTop w:val="0"/>
          <w:marBottom w:val="0"/>
          <w:divBdr>
            <w:top w:val="none" w:sz="0" w:space="0" w:color="auto"/>
            <w:left w:val="none" w:sz="0" w:space="0" w:color="auto"/>
            <w:bottom w:val="none" w:sz="0" w:space="0" w:color="auto"/>
            <w:right w:val="none" w:sz="0" w:space="0" w:color="auto"/>
          </w:divBdr>
        </w:div>
        <w:div w:id="1240797535">
          <w:marLeft w:val="640"/>
          <w:marRight w:val="0"/>
          <w:marTop w:val="0"/>
          <w:marBottom w:val="0"/>
          <w:divBdr>
            <w:top w:val="none" w:sz="0" w:space="0" w:color="auto"/>
            <w:left w:val="none" w:sz="0" w:space="0" w:color="auto"/>
            <w:bottom w:val="none" w:sz="0" w:space="0" w:color="auto"/>
            <w:right w:val="none" w:sz="0" w:space="0" w:color="auto"/>
          </w:divBdr>
        </w:div>
        <w:div w:id="11538240">
          <w:marLeft w:val="640"/>
          <w:marRight w:val="0"/>
          <w:marTop w:val="0"/>
          <w:marBottom w:val="0"/>
          <w:divBdr>
            <w:top w:val="none" w:sz="0" w:space="0" w:color="auto"/>
            <w:left w:val="none" w:sz="0" w:space="0" w:color="auto"/>
            <w:bottom w:val="none" w:sz="0" w:space="0" w:color="auto"/>
            <w:right w:val="none" w:sz="0" w:space="0" w:color="auto"/>
          </w:divBdr>
        </w:div>
        <w:div w:id="71508600">
          <w:marLeft w:val="640"/>
          <w:marRight w:val="0"/>
          <w:marTop w:val="0"/>
          <w:marBottom w:val="0"/>
          <w:divBdr>
            <w:top w:val="none" w:sz="0" w:space="0" w:color="auto"/>
            <w:left w:val="none" w:sz="0" w:space="0" w:color="auto"/>
            <w:bottom w:val="none" w:sz="0" w:space="0" w:color="auto"/>
            <w:right w:val="none" w:sz="0" w:space="0" w:color="auto"/>
          </w:divBdr>
        </w:div>
        <w:div w:id="1708211609">
          <w:marLeft w:val="640"/>
          <w:marRight w:val="0"/>
          <w:marTop w:val="0"/>
          <w:marBottom w:val="0"/>
          <w:divBdr>
            <w:top w:val="none" w:sz="0" w:space="0" w:color="auto"/>
            <w:left w:val="none" w:sz="0" w:space="0" w:color="auto"/>
            <w:bottom w:val="none" w:sz="0" w:space="0" w:color="auto"/>
            <w:right w:val="none" w:sz="0" w:space="0" w:color="auto"/>
          </w:divBdr>
        </w:div>
        <w:div w:id="1129784514">
          <w:marLeft w:val="640"/>
          <w:marRight w:val="0"/>
          <w:marTop w:val="0"/>
          <w:marBottom w:val="0"/>
          <w:divBdr>
            <w:top w:val="none" w:sz="0" w:space="0" w:color="auto"/>
            <w:left w:val="none" w:sz="0" w:space="0" w:color="auto"/>
            <w:bottom w:val="none" w:sz="0" w:space="0" w:color="auto"/>
            <w:right w:val="none" w:sz="0" w:space="0" w:color="auto"/>
          </w:divBdr>
        </w:div>
        <w:div w:id="746683064">
          <w:marLeft w:val="640"/>
          <w:marRight w:val="0"/>
          <w:marTop w:val="0"/>
          <w:marBottom w:val="0"/>
          <w:divBdr>
            <w:top w:val="none" w:sz="0" w:space="0" w:color="auto"/>
            <w:left w:val="none" w:sz="0" w:space="0" w:color="auto"/>
            <w:bottom w:val="none" w:sz="0" w:space="0" w:color="auto"/>
            <w:right w:val="none" w:sz="0" w:space="0" w:color="auto"/>
          </w:divBdr>
        </w:div>
        <w:div w:id="402722002">
          <w:marLeft w:val="640"/>
          <w:marRight w:val="0"/>
          <w:marTop w:val="0"/>
          <w:marBottom w:val="0"/>
          <w:divBdr>
            <w:top w:val="none" w:sz="0" w:space="0" w:color="auto"/>
            <w:left w:val="none" w:sz="0" w:space="0" w:color="auto"/>
            <w:bottom w:val="none" w:sz="0" w:space="0" w:color="auto"/>
            <w:right w:val="none" w:sz="0" w:space="0" w:color="auto"/>
          </w:divBdr>
        </w:div>
        <w:div w:id="1882210991">
          <w:marLeft w:val="640"/>
          <w:marRight w:val="0"/>
          <w:marTop w:val="0"/>
          <w:marBottom w:val="0"/>
          <w:divBdr>
            <w:top w:val="none" w:sz="0" w:space="0" w:color="auto"/>
            <w:left w:val="none" w:sz="0" w:space="0" w:color="auto"/>
            <w:bottom w:val="none" w:sz="0" w:space="0" w:color="auto"/>
            <w:right w:val="none" w:sz="0" w:space="0" w:color="auto"/>
          </w:divBdr>
        </w:div>
        <w:div w:id="1022245061">
          <w:marLeft w:val="640"/>
          <w:marRight w:val="0"/>
          <w:marTop w:val="0"/>
          <w:marBottom w:val="0"/>
          <w:divBdr>
            <w:top w:val="none" w:sz="0" w:space="0" w:color="auto"/>
            <w:left w:val="none" w:sz="0" w:space="0" w:color="auto"/>
            <w:bottom w:val="none" w:sz="0" w:space="0" w:color="auto"/>
            <w:right w:val="none" w:sz="0" w:space="0" w:color="auto"/>
          </w:divBdr>
        </w:div>
        <w:div w:id="1930503981">
          <w:marLeft w:val="640"/>
          <w:marRight w:val="0"/>
          <w:marTop w:val="0"/>
          <w:marBottom w:val="0"/>
          <w:divBdr>
            <w:top w:val="none" w:sz="0" w:space="0" w:color="auto"/>
            <w:left w:val="none" w:sz="0" w:space="0" w:color="auto"/>
            <w:bottom w:val="none" w:sz="0" w:space="0" w:color="auto"/>
            <w:right w:val="none" w:sz="0" w:space="0" w:color="auto"/>
          </w:divBdr>
        </w:div>
        <w:div w:id="2021736700">
          <w:marLeft w:val="640"/>
          <w:marRight w:val="0"/>
          <w:marTop w:val="0"/>
          <w:marBottom w:val="0"/>
          <w:divBdr>
            <w:top w:val="none" w:sz="0" w:space="0" w:color="auto"/>
            <w:left w:val="none" w:sz="0" w:space="0" w:color="auto"/>
            <w:bottom w:val="none" w:sz="0" w:space="0" w:color="auto"/>
            <w:right w:val="none" w:sz="0" w:space="0" w:color="auto"/>
          </w:divBdr>
        </w:div>
        <w:div w:id="642658408">
          <w:marLeft w:val="640"/>
          <w:marRight w:val="0"/>
          <w:marTop w:val="0"/>
          <w:marBottom w:val="0"/>
          <w:divBdr>
            <w:top w:val="none" w:sz="0" w:space="0" w:color="auto"/>
            <w:left w:val="none" w:sz="0" w:space="0" w:color="auto"/>
            <w:bottom w:val="none" w:sz="0" w:space="0" w:color="auto"/>
            <w:right w:val="none" w:sz="0" w:space="0" w:color="auto"/>
          </w:divBdr>
        </w:div>
        <w:div w:id="672103007">
          <w:marLeft w:val="640"/>
          <w:marRight w:val="0"/>
          <w:marTop w:val="0"/>
          <w:marBottom w:val="0"/>
          <w:divBdr>
            <w:top w:val="none" w:sz="0" w:space="0" w:color="auto"/>
            <w:left w:val="none" w:sz="0" w:space="0" w:color="auto"/>
            <w:bottom w:val="none" w:sz="0" w:space="0" w:color="auto"/>
            <w:right w:val="none" w:sz="0" w:space="0" w:color="auto"/>
          </w:divBdr>
        </w:div>
        <w:div w:id="824397968">
          <w:marLeft w:val="640"/>
          <w:marRight w:val="0"/>
          <w:marTop w:val="0"/>
          <w:marBottom w:val="0"/>
          <w:divBdr>
            <w:top w:val="none" w:sz="0" w:space="0" w:color="auto"/>
            <w:left w:val="none" w:sz="0" w:space="0" w:color="auto"/>
            <w:bottom w:val="none" w:sz="0" w:space="0" w:color="auto"/>
            <w:right w:val="none" w:sz="0" w:space="0" w:color="auto"/>
          </w:divBdr>
        </w:div>
        <w:div w:id="1402605964">
          <w:marLeft w:val="640"/>
          <w:marRight w:val="0"/>
          <w:marTop w:val="0"/>
          <w:marBottom w:val="0"/>
          <w:divBdr>
            <w:top w:val="none" w:sz="0" w:space="0" w:color="auto"/>
            <w:left w:val="none" w:sz="0" w:space="0" w:color="auto"/>
            <w:bottom w:val="none" w:sz="0" w:space="0" w:color="auto"/>
            <w:right w:val="none" w:sz="0" w:space="0" w:color="auto"/>
          </w:divBdr>
        </w:div>
        <w:div w:id="592861969">
          <w:marLeft w:val="640"/>
          <w:marRight w:val="0"/>
          <w:marTop w:val="0"/>
          <w:marBottom w:val="0"/>
          <w:divBdr>
            <w:top w:val="none" w:sz="0" w:space="0" w:color="auto"/>
            <w:left w:val="none" w:sz="0" w:space="0" w:color="auto"/>
            <w:bottom w:val="none" w:sz="0" w:space="0" w:color="auto"/>
            <w:right w:val="none" w:sz="0" w:space="0" w:color="auto"/>
          </w:divBdr>
        </w:div>
        <w:div w:id="1237010175">
          <w:marLeft w:val="640"/>
          <w:marRight w:val="0"/>
          <w:marTop w:val="0"/>
          <w:marBottom w:val="0"/>
          <w:divBdr>
            <w:top w:val="none" w:sz="0" w:space="0" w:color="auto"/>
            <w:left w:val="none" w:sz="0" w:space="0" w:color="auto"/>
            <w:bottom w:val="none" w:sz="0" w:space="0" w:color="auto"/>
            <w:right w:val="none" w:sz="0" w:space="0" w:color="auto"/>
          </w:divBdr>
        </w:div>
        <w:div w:id="1298873820">
          <w:marLeft w:val="640"/>
          <w:marRight w:val="0"/>
          <w:marTop w:val="0"/>
          <w:marBottom w:val="0"/>
          <w:divBdr>
            <w:top w:val="none" w:sz="0" w:space="0" w:color="auto"/>
            <w:left w:val="none" w:sz="0" w:space="0" w:color="auto"/>
            <w:bottom w:val="none" w:sz="0" w:space="0" w:color="auto"/>
            <w:right w:val="none" w:sz="0" w:space="0" w:color="auto"/>
          </w:divBdr>
        </w:div>
        <w:div w:id="1091389734">
          <w:marLeft w:val="640"/>
          <w:marRight w:val="0"/>
          <w:marTop w:val="0"/>
          <w:marBottom w:val="0"/>
          <w:divBdr>
            <w:top w:val="none" w:sz="0" w:space="0" w:color="auto"/>
            <w:left w:val="none" w:sz="0" w:space="0" w:color="auto"/>
            <w:bottom w:val="none" w:sz="0" w:space="0" w:color="auto"/>
            <w:right w:val="none" w:sz="0" w:space="0" w:color="auto"/>
          </w:divBdr>
        </w:div>
        <w:div w:id="1423063417">
          <w:marLeft w:val="640"/>
          <w:marRight w:val="0"/>
          <w:marTop w:val="0"/>
          <w:marBottom w:val="0"/>
          <w:divBdr>
            <w:top w:val="none" w:sz="0" w:space="0" w:color="auto"/>
            <w:left w:val="none" w:sz="0" w:space="0" w:color="auto"/>
            <w:bottom w:val="none" w:sz="0" w:space="0" w:color="auto"/>
            <w:right w:val="none" w:sz="0" w:space="0" w:color="auto"/>
          </w:divBdr>
        </w:div>
        <w:div w:id="36665497">
          <w:marLeft w:val="640"/>
          <w:marRight w:val="0"/>
          <w:marTop w:val="0"/>
          <w:marBottom w:val="0"/>
          <w:divBdr>
            <w:top w:val="none" w:sz="0" w:space="0" w:color="auto"/>
            <w:left w:val="none" w:sz="0" w:space="0" w:color="auto"/>
            <w:bottom w:val="none" w:sz="0" w:space="0" w:color="auto"/>
            <w:right w:val="none" w:sz="0" w:space="0" w:color="auto"/>
          </w:divBdr>
        </w:div>
        <w:div w:id="734206287">
          <w:marLeft w:val="640"/>
          <w:marRight w:val="0"/>
          <w:marTop w:val="0"/>
          <w:marBottom w:val="0"/>
          <w:divBdr>
            <w:top w:val="none" w:sz="0" w:space="0" w:color="auto"/>
            <w:left w:val="none" w:sz="0" w:space="0" w:color="auto"/>
            <w:bottom w:val="none" w:sz="0" w:space="0" w:color="auto"/>
            <w:right w:val="none" w:sz="0" w:space="0" w:color="auto"/>
          </w:divBdr>
        </w:div>
        <w:div w:id="1931742558">
          <w:marLeft w:val="640"/>
          <w:marRight w:val="0"/>
          <w:marTop w:val="0"/>
          <w:marBottom w:val="0"/>
          <w:divBdr>
            <w:top w:val="none" w:sz="0" w:space="0" w:color="auto"/>
            <w:left w:val="none" w:sz="0" w:space="0" w:color="auto"/>
            <w:bottom w:val="none" w:sz="0" w:space="0" w:color="auto"/>
            <w:right w:val="none" w:sz="0" w:space="0" w:color="auto"/>
          </w:divBdr>
        </w:div>
        <w:div w:id="1829443567">
          <w:marLeft w:val="640"/>
          <w:marRight w:val="0"/>
          <w:marTop w:val="0"/>
          <w:marBottom w:val="0"/>
          <w:divBdr>
            <w:top w:val="none" w:sz="0" w:space="0" w:color="auto"/>
            <w:left w:val="none" w:sz="0" w:space="0" w:color="auto"/>
            <w:bottom w:val="none" w:sz="0" w:space="0" w:color="auto"/>
            <w:right w:val="none" w:sz="0" w:space="0" w:color="auto"/>
          </w:divBdr>
        </w:div>
      </w:divsChild>
    </w:div>
    <w:div w:id="1231841569">
      <w:bodyDiv w:val="1"/>
      <w:marLeft w:val="0"/>
      <w:marRight w:val="0"/>
      <w:marTop w:val="0"/>
      <w:marBottom w:val="0"/>
      <w:divBdr>
        <w:top w:val="none" w:sz="0" w:space="0" w:color="auto"/>
        <w:left w:val="none" w:sz="0" w:space="0" w:color="auto"/>
        <w:bottom w:val="none" w:sz="0" w:space="0" w:color="auto"/>
        <w:right w:val="none" w:sz="0" w:space="0" w:color="auto"/>
      </w:divBdr>
    </w:div>
    <w:div w:id="1231887372">
      <w:bodyDiv w:val="1"/>
      <w:marLeft w:val="0"/>
      <w:marRight w:val="0"/>
      <w:marTop w:val="0"/>
      <w:marBottom w:val="0"/>
      <w:divBdr>
        <w:top w:val="none" w:sz="0" w:space="0" w:color="auto"/>
        <w:left w:val="none" w:sz="0" w:space="0" w:color="auto"/>
        <w:bottom w:val="none" w:sz="0" w:space="0" w:color="auto"/>
        <w:right w:val="none" w:sz="0" w:space="0" w:color="auto"/>
      </w:divBdr>
    </w:div>
    <w:div w:id="1236672005">
      <w:bodyDiv w:val="1"/>
      <w:marLeft w:val="0"/>
      <w:marRight w:val="0"/>
      <w:marTop w:val="0"/>
      <w:marBottom w:val="0"/>
      <w:divBdr>
        <w:top w:val="none" w:sz="0" w:space="0" w:color="auto"/>
        <w:left w:val="none" w:sz="0" w:space="0" w:color="auto"/>
        <w:bottom w:val="none" w:sz="0" w:space="0" w:color="auto"/>
        <w:right w:val="none" w:sz="0" w:space="0" w:color="auto"/>
      </w:divBdr>
      <w:divsChild>
        <w:div w:id="278029774">
          <w:marLeft w:val="640"/>
          <w:marRight w:val="0"/>
          <w:marTop w:val="0"/>
          <w:marBottom w:val="0"/>
          <w:divBdr>
            <w:top w:val="none" w:sz="0" w:space="0" w:color="auto"/>
            <w:left w:val="none" w:sz="0" w:space="0" w:color="auto"/>
            <w:bottom w:val="none" w:sz="0" w:space="0" w:color="auto"/>
            <w:right w:val="none" w:sz="0" w:space="0" w:color="auto"/>
          </w:divBdr>
        </w:div>
        <w:div w:id="635376463">
          <w:marLeft w:val="640"/>
          <w:marRight w:val="0"/>
          <w:marTop w:val="0"/>
          <w:marBottom w:val="0"/>
          <w:divBdr>
            <w:top w:val="none" w:sz="0" w:space="0" w:color="auto"/>
            <w:left w:val="none" w:sz="0" w:space="0" w:color="auto"/>
            <w:bottom w:val="none" w:sz="0" w:space="0" w:color="auto"/>
            <w:right w:val="none" w:sz="0" w:space="0" w:color="auto"/>
          </w:divBdr>
        </w:div>
        <w:div w:id="1340932267">
          <w:marLeft w:val="640"/>
          <w:marRight w:val="0"/>
          <w:marTop w:val="0"/>
          <w:marBottom w:val="0"/>
          <w:divBdr>
            <w:top w:val="none" w:sz="0" w:space="0" w:color="auto"/>
            <w:left w:val="none" w:sz="0" w:space="0" w:color="auto"/>
            <w:bottom w:val="none" w:sz="0" w:space="0" w:color="auto"/>
            <w:right w:val="none" w:sz="0" w:space="0" w:color="auto"/>
          </w:divBdr>
        </w:div>
        <w:div w:id="698823360">
          <w:marLeft w:val="640"/>
          <w:marRight w:val="0"/>
          <w:marTop w:val="0"/>
          <w:marBottom w:val="0"/>
          <w:divBdr>
            <w:top w:val="none" w:sz="0" w:space="0" w:color="auto"/>
            <w:left w:val="none" w:sz="0" w:space="0" w:color="auto"/>
            <w:bottom w:val="none" w:sz="0" w:space="0" w:color="auto"/>
            <w:right w:val="none" w:sz="0" w:space="0" w:color="auto"/>
          </w:divBdr>
        </w:div>
        <w:div w:id="1988125215">
          <w:marLeft w:val="640"/>
          <w:marRight w:val="0"/>
          <w:marTop w:val="0"/>
          <w:marBottom w:val="0"/>
          <w:divBdr>
            <w:top w:val="none" w:sz="0" w:space="0" w:color="auto"/>
            <w:left w:val="none" w:sz="0" w:space="0" w:color="auto"/>
            <w:bottom w:val="none" w:sz="0" w:space="0" w:color="auto"/>
            <w:right w:val="none" w:sz="0" w:space="0" w:color="auto"/>
          </w:divBdr>
        </w:div>
        <w:div w:id="1378630179">
          <w:marLeft w:val="640"/>
          <w:marRight w:val="0"/>
          <w:marTop w:val="0"/>
          <w:marBottom w:val="0"/>
          <w:divBdr>
            <w:top w:val="none" w:sz="0" w:space="0" w:color="auto"/>
            <w:left w:val="none" w:sz="0" w:space="0" w:color="auto"/>
            <w:bottom w:val="none" w:sz="0" w:space="0" w:color="auto"/>
            <w:right w:val="none" w:sz="0" w:space="0" w:color="auto"/>
          </w:divBdr>
        </w:div>
        <w:div w:id="2025546893">
          <w:marLeft w:val="640"/>
          <w:marRight w:val="0"/>
          <w:marTop w:val="0"/>
          <w:marBottom w:val="0"/>
          <w:divBdr>
            <w:top w:val="none" w:sz="0" w:space="0" w:color="auto"/>
            <w:left w:val="none" w:sz="0" w:space="0" w:color="auto"/>
            <w:bottom w:val="none" w:sz="0" w:space="0" w:color="auto"/>
            <w:right w:val="none" w:sz="0" w:space="0" w:color="auto"/>
          </w:divBdr>
        </w:div>
        <w:div w:id="481701834">
          <w:marLeft w:val="640"/>
          <w:marRight w:val="0"/>
          <w:marTop w:val="0"/>
          <w:marBottom w:val="0"/>
          <w:divBdr>
            <w:top w:val="none" w:sz="0" w:space="0" w:color="auto"/>
            <w:left w:val="none" w:sz="0" w:space="0" w:color="auto"/>
            <w:bottom w:val="none" w:sz="0" w:space="0" w:color="auto"/>
            <w:right w:val="none" w:sz="0" w:space="0" w:color="auto"/>
          </w:divBdr>
        </w:div>
        <w:div w:id="1605922650">
          <w:marLeft w:val="640"/>
          <w:marRight w:val="0"/>
          <w:marTop w:val="0"/>
          <w:marBottom w:val="0"/>
          <w:divBdr>
            <w:top w:val="none" w:sz="0" w:space="0" w:color="auto"/>
            <w:left w:val="none" w:sz="0" w:space="0" w:color="auto"/>
            <w:bottom w:val="none" w:sz="0" w:space="0" w:color="auto"/>
            <w:right w:val="none" w:sz="0" w:space="0" w:color="auto"/>
          </w:divBdr>
        </w:div>
        <w:div w:id="62459582">
          <w:marLeft w:val="640"/>
          <w:marRight w:val="0"/>
          <w:marTop w:val="0"/>
          <w:marBottom w:val="0"/>
          <w:divBdr>
            <w:top w:val="none" w:sz="0" w:space="0" w:color="auto"/>
            <w:left w:val="none" w:sz="0" w:space="0" w:color="auto"/>
            <w:bottom w:val="none" w:sz="0" w:space="0" w:color="auto"/>
            <w:right w:val="none" w:sz="0" w:space="0" w:color="auto"/>
          </w:divBdr>
        </w:div>
        <w:div w:id="385836034">
          <w:marLeft w:val="640"/>
          <w:marRight w:val="0"/>
          <w:marTop w:val="0"/>
          <w:marBottom w:val="0"/>
          <w:divBdr>
            <w:top w:val="none" w:sz="0" w:space="0" w:color="auto"/>
            <w:left w:val="none" w:sz="0" w:space="0" w:color="auto"/>
            <w:bottom w:val="none" w:sz="0" w:space="0" w:color="auto"/>
            <w:right w:val="none" w:sz="0" w:space="0" w:color="auto"/>
          </w:divBdr>
        </w:div>
        <w:div w:id="1057431856">
          <w:marLeft w:val="640"/>
          <w:marRight w:val="0"/>
          <w:marTop w:val="0"/>
          <w:marBottom w:val="0"/>
          <w:divBdr>
            <w:top w:val="none" w:sz="0" w:space="0" w:color="auto"/>
            <w:left w:val="none" w:sz="0" w:space="0" w:color="auto"/>
            <w:bottom w:val="none" w:sz="0" w:space="0" w:color="auto"/>
            <w:right w:val="none" w:sz="0" w:space="0" w:color="auto"/>
          </w:divBdr>
        </w:div>
        <w:div w:id="1196385582">
          <w:marLeft w:val="640"/>
          <w:marRight w:val="0"/>
          <w:marTop w:val="0"/>
          <w:marBottom w:val="0"/>
          <w:divBdr>
            <w:top w:val="none" w:sz="0" w:space="0" w:color="auto"/>
            <w:left w:val="none" w:sz="0" w:space="0" w:color="auto"/>
            <w:bottom w:val="none" w:sz="0" w:space="0" w:color="auto"/>
            <w:right w:val="none" w:sz="0" w:space="0" w:color="auto"/>
          </w:divBdr>
        </w:div>
        <w:div w:id="833686495">
          <w:marLeft w:val="640"/>
          <w:marRight w:val="0"/>
          <w:marTop w:val="0"/>
          <w:marBottom w:val="0"/>
          <w:divBdr>
            <w:top w:val="none" w:sz="0" w:space="0" w:color="auto"/>
            <w:left w:val="none" w:sz="0" w:space="0" w:color="auto"/>
            <w:bottom w:val="none" w:sz="0" w:space="0" w:color="auto"/>
            <w:right w:val="none" w:sz="0" w:space="0" w:color="auto"/>
          </w:divBdr>
        </w:div>
        <w:div w:id="1828785702">
          <w:marLeft w:val="640"/>
          <w:marRight w:val="0"/>
          <w:marTop w:val="0"/>
          <w:marBottom w:val="0"/>
          <w:divBdr>
            <w:top w:val="none" w:sz="0" w:space="0" w:color="auto"/>
            <w:left w:val="none" w:sz="0" w:space="0" w:color="auto"/>
            <w:bottom w:val="none" w:sz="0" w:space="0" w:color="auto"/>
            <w:right w:val="none" w:sz="0" w:space="0" w:color="auto"/>
          </w:divBdr>
        </w:div>
        <w:div w:id="1217938016">
          <w:marLeft w:val="640"/>
          <w:marRight w:val="0"/>
          <w:marTop w:val="0"/>
          <w:marBottom w:val="0"/>
          <w:divBdr>
            <w:top w:val="none" w:sz="0" w:space="0" w:color="auto"/>
            <w:left w:val="none" w:sz="0" w:space="0" w:color="auto"/>
            <w:bottom w:val="none" w:sz="0" w:space="0" w:color="auto"/>
            <w:right w:val="none" w:sz="0" w:space="0" w:color="auto"/>
          </w:divBdr>
        </w:div>
        <w:div w:id="2143961916">
          <w:marLeft w:val="640"/>
          <w:marRight w:val="0"/>
          <w:marTop w:val="0"/>
          <w:marBottom w:val="0"/>
          <w:divBdr>
            <w:top w:val="none" w:sz="0" w:space="0" w:color="auto"/>
            <w:left w:val="none" w:sz="0" w:space="0" w:color="auto"/>
            <w:bottom w:val="none" w:sz="0" w:space="0" w:color="auto"/>
            <w:right w:val="none" w:sz="0" w:space="0" w:color="auto"/>
          </w:divBdr>
        </w:div>
        <w:div w:id="2078428954">
          <w:marLeft w:val="640"/>
          <w:marRight w:val="0"/>
          <w:marTop w:val="0"/>
          <w:marBottom w:val="0"/>
          <w:divBdr>
            <w:top w:val="none" w:sz="0" w:space="0" w:color="auto"/>
            <w:left w:val="none" w:sz="0" w:space="0" w:color="auto"/>
            <w:bottom w:val="none" w:sz="0" w:space="0" w:color="auto"/>
            <w:right w:val="none" w:sz="0" w:space="0" w:color="auto"/>
          </w:divBdr>
        </w:div>
        <w:div w:id="1230070877">
          <w:marLeft w:val="640"/>
          <w:marRight w:val="0"/>
          <w:marTop w:val="0"/>
          <w:marBottom w:val="0"/>
          <w:divBdr>
            <w:top w:val="none" w:sz="0" w:space="0" w:color="auto"/>
            <w:left w:val="none" w:sz="0" w:space="0" w:color="auto"/>
            <w:bottom w:val="none" w:sz="0" w:space="0" w:color="auto"/>
            <w:right w:val="none" w:sz="0" w:space="0" w:color="auto"/>
          </w:divBdr>
        </w:div>
        <w:div w:id="2056544565">
          <w:marLeft w:val="640"/>
          <w:marRight w:val="0"/>
          <w:marTop w:val="0"/>
          <w:marBottom w:val="0"/>
          <w:divBdr>
            <w:top w:val="none" w:sz="0" w:space="0" w:color="auto"/>
            <w:left w:val="none" w:sz="0" w:space="0" w:color="auto"/>
            <w:bottom w:val="none" w:sz="0" w:space="0" w:color="auto"/>
            <w:right w:val="none" w:sz="0" w:space="0" w:color="auto"/>
          </w:divBdr>
        </w:div>
        <w:div w:id="1343822324">
          <w:marLeft w:val="640"/>
          <w:marRight w:val="0"/>
          <w:marTop w:val="0"/>
          <w:marBottom w:val="0"/>
          <w:divBdr>
            <w:top w:val="none" w:sz="0" w:space="0" w:color="auto"/>
            <w:left w:val="none" w:sz="0" w:space="0" w:color="auto"/>
            <w:bottom w:val="none" w:sz="0" w:space="0" w:color="auto"/>
            <w:right w:val="none" w:sz="0" w:space="0" w:color="auto"/>
          </w:divBdr>
        </w:div>
        <w:div w:id="734937316">
          <w:marLeft w:val="640"/>
          <w:marRight w:val="0"/>
          <w:marTop w:val="0"/>
          <w:marBottom w:val="0"/>
          <w:divBdr>
            <w:top w:val="none" w:sz="0" w:space="0" w:color="auto"/>
            <w:left w:val="none" w:sz="0" w:space="0" w:color="auto"/>
            <w:bottom w:val="none" w:sz="0" w:space="0" w:color="auto"/>
            <w:right w:val="none" w:sz="0" w:space="0" w:color="auto"/>
          </w:divBdr>
        </w:div>
        <w:div w:id="72898439">
          <w:marLeft w:val="640"/>
          <w:marRight w:val="0"/>
          <w:marTop w:val="0"/>
          <w:marBottom w:val="0"/>
          <w:divBdr>
            <w:top w:val="none" w:sz="0" w:space="0" w:color="auto"/>
            <w:left w:val="none" w:sz="0" w:space="0" w:color="auto"/>
            <w:bottom w:val="none" w:sz="0" w:space="0" w:color="auto"/>
            <w:right w:val="none" w:sz="0" w:space="0" w:color="auto"/>
          </w:divBdr>
        </w:div>
        <w:div w:id="1785616393">
          <w:marLeft w:val="640"/>
          <w:marRight w:val="0"/>
          <w:marTop w:val="0"/>
          <w:marBottom w:val="0"/>
          <w:divBdr>
            <w:top w:val="none" w:sz="0" w:space="0" w:color="auto"/>
            <w:left w:val="none" w:sz="0" w:space="0" w:color="auto"/>
            <w:bottom w:val="none" w:sz="0" w:space="0" w:color="auto"/>
            <w:right w:val="none" w:sz="0" w:space="0" w:color="auto"/>
          </w:divBdr>
        </w:div>
        <w:div w:id="1865752212">
          <w:marLeft w:val="640"/>
          <w:marRight w:val="0"/>
          <w:marTop w:val="0"/>
          <w:marBottom w:val="0"/>
          <w:divBdr>
            <w:top w:val="none" w:sz="0" w:space="0" w:color="auto"/>
            <w:left w:val="none" w:sz="0" w:space="0" w:color="auto"/>
            <w:bottom w:val="none" w:sz="0" w:space="0" w:color="auto"/>
            <w:right w:val="none" w:sz="0" w:space="0" w:color="auto"/>
          </w:divBdr>
        </w:div>
        <w:div w:id="628166100">
          <w:marLeft w:val="640"/>
          <w:marRight w:val="0"/>
          <w:marTop w:val="0"/>
          <w:marBottom w:val="0"/>
          <w:divBdr>
            <w:top w:val="none" w:sz="0" w:space="0" w:color="auto"/>
            <w:left w:val="none" w:sz="0" w:space="0" w:color="auto"/>
            <w:bottom w:val="none" w:sz="0" w:space="0" w:color="auto"/>
            <w:right w:val="none" w:sz="0" w:space="0" w:color="auto"/>
          </w:divBdr>
        </w:div>
        <w:div w:id="2026858719">
          <w:marLeft w:val="640"/>
          <w:marRight w:val="0"/>
          <w:marTop w:val="0"/>
          <w:marBottom w:val="0"/>
          <w:divBdr>
            <w:top w:val="none" w:sz="0" w:space="0" w:color="auto"/>
            <w:left w:val="none" w:sz="0" w:space="0" w:color="auto"/>
            <w:bottom w:val="none" w:sz="0" w:space="0" w:color="auto"/>
            <w:right w:val="none" w:sz="0" w:space="0" w:color="auto"/>
          </w:divBdr>
        </w:div>
        <w:div w:id="1595816443">
          <w:marLeft w:val="640"/>
          <w:marRight w:val="0"/>
          <w:marTop w:val="0"/>
          <w:marBottom w:val="0"/>
          <w:divBdr>
            <w:top w:val="none" w:sz="0" w:space="0" w:color="auto"/>
            <w:left w:val="none" w:sz="0" w:space="0" w:color="auto"/>
            <w:bottom w:val="none" w:sz="0" w:space="0" w:color="auto"/>
            <w:right w:val="none" w:sz="0" w:space="0" w:color="auto"/>
          </w:divBdr>
        </w:div>
        <w:div w:id="1904170134">
          <w:marLeft w:val="640"/>
          <w:marRight w:val="0"/>
          <w:marTop w:val="0"/>
          <w:marBottom w:val="0"/>
          <w:divBdr>
            <w:top w:val="none" w:sz="0" w:space="0" w:color="auto"/>
            <w:left w:val="none" w:sz="0" w:space="0" w:color="auto"/>
            <w:bottom w:val="none" w:sz="0" w:space="0" w:color="auto"/>
            <w:right w:val="none" w:sz="0" w:space="0" w:color="auto"/>
          </w:divBdr>
        </w:div>
        <w:div w:id="534344052">
          <w:marLeft w:val="640"/>
          <w:marRight w:val="0"/>
          <w:marTop w:val="0"/>
          <w:marBottom w:val="0"/>
          <w:divBdr>
            <w:top w:val="none" w:sz="0" w:space="0" w:color="auto"/>
            <w:left w:val="none" w:sz="0" w:space="0" w:color="auto"/>
            <w:bottom w:val="none" w:sz="0" w:space="0" w:color="auto"/>
            <w:right w:val="none" w:sz="0" w:space="0" w:color="auto"/>
          </w:divBdr>
        </w:div>
        <w:div w:id="300235998">
          <w:marLeft w:val="640"/>
          <w:marRight w:val="0"/>
          <w:marTop w:val="0"/>
          <w:marBottom w:val="0"/>
          <w:divBdr>
            <w:top w:val="none" w:sz="0" w:space="0" w:color="auto"/>
            <w:left w:val="none" w:sz="0" w:space="0" w:color="auto"/>
            <w:bottom w:val="none" w:sz="0" w:space="0" w:color="auto"/>
            <w:right w:val="none" w:sz="0" w:space="0" w:color="auto"/>
          </w:divBdr>
        </w:div>
        <w:div w:id="795948231">
          <w:marLeft w:val="640"/>
          <w:marRight w:val="0"/>
          <w:marTop w:val="0"/>
          <w:marBottom w:val="0"/>
          <w:divBdr>
            <w:top w:val="none" w:sz="0" w:space="0" w:color="auto"/>
            <w:left w:val="none" w:sz="0" w:space="0" w:color="auto"/>
            <w:bottom w:val="none" w:sz="0" w:space="0" w:color="auto"/>
            <w:right w:val="none" w:sz="0" w:space="0" w:color="auto"/>
          </w:divBdr>
        </w:div>
        <w:div w:id="1312640654">
          <w:marLeft w:val="640"/>
          <w:marRight w:val="0"/>
          <w:marTop w:val="0"/>
          <w:marBottom w:val="0"/>
          <w:divBdr>
            <w:top w:val="none" w:sz="0" w:space="0" w:color="auto"/>
            <w:left w:val="none" w:sz="0" w:space="0" w:color="auto"/>
            <w:bottom w:val="none" w:sz="0" w:space="0" w:color="auto"/>
            <w:right w:val="none" w:sz="0" w:space="0" w:color="auto"/>
          </w:divBdr>
        </w:div>
        <w:div w:id="837040986">
          <w:marLeft w:val="640"/>
          <w:marRight w:val="0"/>
          <w:marTop w:val="0"/>
          <w:marBottom w:val="0"/>
          <w:divBdr>
            <w:top w:val="none" w:sz="0" w:space="0" w:color="auto"/>
            <w:left w:val="none" w:sz="0" w:space="0" w:color="auto"/>
            <w:bottom w:val="none" w:sz="0" w:space="0" w:color="auto"/>
            <w:right w:val="none" w:sz="0" w:space="0" w:color="auto"/>
          </w:divBdr>
        </w:div>
        <w:div w:id="88040043">
          <w:marLeft w:val="640"/>
          <w:marRight w:val="0"/>
          <w:marTop w:val="0"/>
          <w:marBottom w:val="0"/>
          <w:divBdr>
            <w:top w:val="none" w:sz="0" w:space="0" w:color="auto"/>
            <w:left w:val="none" w:sz="0" w:space="0" w:color="auto"/>
            <w:bottom w:val="none" w:sz="0" w:space="0" w:color="auto"/>
            <w:right w:val="none" w:sz="0" w:space="0" w:color="auto"/>
          </w:divBdr>
        </w:div>
        <w:div w:id="1214848674">
          <w:marLeft w:val="640"/>
          <w:marRight w:val="0"/>
          <w:marTop w:val="0"/>
          <w:marBottom w:val="0"/>
          <w:divBdr>
            <w:top w:val="none" w:sz="0" w:space="0" w:color="auto"/>
            <w:left w:val="none" w:sz="0" w:space="0" w:color="auto"/>
            <w:bottom w:val="none" w:sz="0" w:space="0" w:color="auto"/>
            <w:right w:val="none" w:sz="0" w:space="0" w:color="auto"/>
          </w:divBdr>
        </w:div>
        <w:div w:id="1062142558">
          <w:marLeft w:val="640"/>
          <w:marRight w:val="0"/>
          <w:marTop w:val="0"/>
          <w:marBottom w:val="0"/>
          <w:divBdr>
            <w:top w:val="none" w:sz="0" w:space="0" w:color="auto"/>
            <w:left w:val="none" w:sz="0" w:space="0" w:color="auto"/>
            <w:bottom w:val="none" w:sz="0" w:space="0" w:color="auto"/>
            <w:right w:val="none" w:sz="0" w:space="0" w:color="auto"/>
          </w:divBdr>
        </w:div>
        <w:div w:id="1396394526">
          <w:marLeft w:val="640"/>
          <w:marRight w:val="0"/>
          <w:marTop w:val="0"/>
          <w:marBottom w:val="0"/>
          <w:divBdr>
            <w:top w:val="none" w:sz="0" w:space="0" w:color="auto"/>
            <w:left w:val="none" w:sz="0" w:space="0" w:color="auto"/>
            <w:bottom w:val="none" w:sz="0" w:space="0" w:color="auto"/>
            <w:right w:val="none" w:sz="0" w:space="0" w:color="auto"/>
          </w:divBdr>
        </w:div>
        <w:div w:id="258371947">
          <w:marLeft w:val="640"/>
          <w:marRight w:val="0"/>
          <w:marTop w:val="0"/>
          <w:marBottom w:val="0"/>
          <w:divBdr>
            <w:top w:val="none" w:sz="0" w:space="0" w:color="auto"/>
            <w:left w:val="none" w:sz="0" w:space="0" w:color="auto"/>
            <w:bottom w:val="none" w:sz="0" w:space="0" w:color="auto"/>
            <w:right w:val="none" w:sz="0" w:space="0" w:color="auto"/>
          </w:divBdr>
        </w:div>
        <w:div w:id="1109276377">
          <w:marLeft w:val="640"/>
          <w:marRight w:val="0"/>
          <w:marTop w:val="0"/>
          <w:marBottom w:val="0"/>
          <w:divBdr>
            <w:top w:val="none" w:sz="0" w:space="0" w:color="auto"/>
            <w:left w:val="none" w:sz="0" w:space="0" w:color="auto"/>
            <w:bottom w:val="none" w:sz="0" w:space="0" w:color="auto"/>
            <w:right w:val="none" w:sz="0" w:space="0" w:color="auto"/>
          </w:divBdr>
        </w:div>
        <w:div w:id="852649554">
          <w:marLeft w:val="640"/>
          <w:marRight w:val="0"/>
          <w:marTop w:val="0"/>
          <w:marBottom w:val="0"/>
          <w:divBdr>
            <w:top w:val="none" w:sz="0" w:space="0" w:color="auto"/>
            <w:left w:val="none" w:sz="0" w:space="0" w:color="auto"/>
            <w:bottom w:val="none" w:sz="0" w:space="0" w:color="auto"/>
            <w:right w:val="none" w:sz="0" w:space="0" w:color="auto"/>
          </w:divBdr>
        </w:div>
        <w:div w:id="44911323">
          <w:marLeft w:val="640"/>
          <w:marRight w:val="0"/>
          <w:marTop w:val="0"/>
          <w:marBottom w:val="0"/>
          <w:divBdr>
            <w:top w:val="none" w:sz="0" w:space="0" w:color="auto"/>
            <w:left w:val="none" w:sz="0" w:space="0" w:color="auto"/>
            <w:bottom w:val="none" w:sz="0" w:space="0" w:color="auto"/>
            <w:right w:val="none" w:sz="0" w:space="0" w:color="auto"/>
          </w:divBdr>
        </w:div>
        <w:div w:id="1576092522">
          <w:marLeft w:val="640"/>
          <w:marRight w:val="0"/>
          <w:marTop w:val="0"/>
          <w:marBottom w:val="0"/>
          <w:divBdr>
            <w:top w:val="none" w:sz="0" w:space="0" w:color="auto"/>
            <w:left w:val="none" w:sz="0" w:space="0" w:color="auto"/>
            <w:bottom w:val="none" w:sz="0" w:space="0" w:color="auto"/>
            <w:right w:val="none" w:sz="0" w:space="0" w:color="auto"/>
          </w:divBdr>
        </w:div>
        <w:div w:id="1634289566">
          <w:marLeft w:val="640"/>
          <w:marRight w:val="0"/>
          <w:marTop w:val="0"/>
          <w:marBottom w:val="0"/>
          <w:divBdr>
            <w:top w:val="none" w:sz="0" w:space="0" w:color="auto"/>
            <w:left w:val="none" w:sz="0" w:space="0" w:color="auto"/>
            <w:bottom w:val="none" w:sz="0" w:space="0" w:color="auto"/>
            <w:right w:val="none" w:sz="0" w:space="0" w:color="auto"/>
          </w:divBdr>
        </w:div>
        <w:div w:id="181361202">
          <w:marLeft w:val="640"/>
          <w:marRight w:val="0"/>
          <w:marTop w:val="0"/>
          <w:marBottom w:val="0"/>
          <w:divBdr>
            <w:top w:val="none" w:sz="0" w:space="0" w:color="auto"/>
            <w:left w:val="none" w:sz="0" w:space="0" w:color="auto"/>
            <w:bottom w:val="none" w:sz="0" w:space="0" w:color="auto"/>
            <w:right w:val="none" w:sz="0" w:space="0" w:color="auto"/>
          </w:divBdr>
        </w:div>
        <w:div w:id="1382290374">
          <w:marLeft w:val="640"/>
          <w:marRight w:val="0"/>
          <w:marTop w:val="0"/>
          <w:marBottom w:val="0"/>
          <w:divBdr>
            <w:top w:val="none" w:sz="0" w:space="0" w:color="auto"/>
            <w:left w:val="none" w:sz="0" w:space="0" w:color="auto"/>
            <w:bottom w:val="none" w:sz="0" w:space="0" w:color="auto"/>
            <w:right w:val="none" w:sz="0" w:space="0" w:color="auto"/>
          </w:divBdr>
        </w:div>
        <w:div w:id="251554363">
          <w:marLeft w:val="640"/>
          <w:marRight w:val="0"/>
          <w:marTop w:val="0"/>
          <w:marBottom w:val="0"/>
          <w:divBdr>
            <w:top w:val="none" w:sz="0" w:space="0" w:color="auto"/>
            <w:left w:val="none" w:sz="0" w:space="0" w:color="auto"/>
            <w:bottom w:val="none" w:sz="0" w:space="0" w:color="auto"/>
            <w:right w:val="none" w:sz="0" w:space="0" w:color="auto"/>
          </w:divBdr>
        </w:div>
        <w:div w:id="27724076">
          <w:marLeft w:val="640"/>
          <w:marRight w:val="0"/>
          <w:marTop w:val="0"/>
          <w:marBottom w:val="0"/>
          <w:divBdr>
            <w:top w:val="none" w:sz="0" w:space="0" w:color="auto"/>
            <w:left w:val="none" w:sz="0" w:space="0" w:color="auto"/>
            <w:bottom w:val="none" w:sz="0" w:space="0" w:color="auto"/>
            <w:right w:val="none" w:sz="0" w:space="0" w:color="auto"/>
          </w:divBdr>
        </w:div>
        <w:div w:id="1893038954">
          <w:marLeft w:val="640"/>
          <w:marRight w:val="0"/>
          <w:marTop w:val="0"/>
          <w:marBottom w:val="0"/>
          <w:divBdr>
            <w:top w:val="none" w:sz="0" w:space="0" w:color="auto"/>
            <w:left w:val="none" w:sz="0" w:space="0" w:color="auto"/>
            <w:bottom w:val="none" w:sz="0" w:space="0" w:color="auto"/>
            <w:right w:val="none" w:sz="0" w:space="0" w:color="auto"/>
          </w:divBdr>
        </w:div>
        <w:div w:id="772943847">
          <w:marLeft w:val="640"/>
          <w:marRight w:val="0"/>
          <w:marTop w:val="0"/>
          <w:marBottom w:val="0"/>
          <w:divBdr>
            <w:top w:val="none" w:sz="0" w:space="0" w:color="auto"/>
            <w:left w:val="none" w:sz="0" w:space="0" w:color="auto"/>
            <w:bottom w:val="none" w:sz="0" w:space="0" w:color="auto"/>
            <w:right w:val="none" w:sz="0" w:space="0" w:color="auto"/>
          </w:divBdr>
        </w:div>
        <w:div w:id="1055276889">
          <w:marLeft w:val="640"/>
          <w:marRight w:val="0"/>
          <w:marTop w:val="0"/>
          <w:marBottom w:val="0"/>
          <w:divBdr>
            <w:top w:val="none" w:sz="0" w:space="0" w:color="auto"/>
            <w:left w:val="none" w:sz="0" w:space="0" w:color="auto"/>
            <w:bottom w:val="none" w:sz="0" w:space="0" w:color="auto"/>
            <w:right w:val="none" w:sz="0" w:space="0" w:color="auto"/>
          </w:divBdr>
        </w:div>
        <w:div w:id="1528370389">
          <w:marLeft w:val="640"/>
          <w:marRight w:val="0"/>
          <w:marTop w:val="0"/>
          <w:marBottom w:val="0"/>
          <w:divBdr>
            <w:top w:val="none" w:sz="0" w:space="0" w:color="auto"/>
            <w:left w:val="none" w:sz="0" w:space="0" w:color="auto"/>
            <w:bottom w:val="none" w:sz="0" w:space="0" w:color="auto"/>
            <w:right w:val="none" w:sz="0" w:space="0" w:color="auto"/>
          </w:divBdr>
        </w:div>
        <w:div w:id="950011954">
          <w:marLeft w:val="640"/>
          <w:marRight w:val="0"/>
          <w:marTop w:val="0"/>
          <w:marBottom w:val="0"/>
          <w:divBdr>
            <w:top w:val="none" w:sz="0" w:space="0" w:color="auto"/>
            <w:left w:val="none" w:sz="0" w:space="0" w:color="auto"/>
            <w:bottom w:val="none" w:sz="0" w:space="0" w:color="auto"/>
            <w:right w:val="none" w:sz="0" w:space="0" w:color="auto"/>
          </w:divBdr>
        </w:div>
        <w:div w:id="1594392230">
          <w:marLeft w:val="640"/>
          <w:marRight w:val="0"/>
          <w:marTop w:val="0"/>
          <w:marBottom w:val="0"/>
          <w:divBdr>
            <w:top w:val="none" w:sz="0" w:space="0" w:color="auto"/>
            <w:left w:val="none" w:sz="0" w:space="0" w:color="auto"/>
            <w:bottom w:val="none" w:sz="0" w:space="0" w:color="auto"/>
            <w:right w:val="none" w:sz="0" w:space="0" w:color="auto"/>
          </w:divBdr>
        </w:div>
        <w:div w:id="1171870995">
          <w:marLeft w:val="640"/>
          <w:marRight w:val="0"/>
          <w:marTop w:val="0"/>
          <w:marBottom w:val="0"/>
          <w:divBdr>
            <w:top w:val="none" w:sz="0" w:space="0" w:color="auto"/>
            <w:left w:val="none" w:sz="0" w:space="0" w:color="auto"/>
            <w:bottom w:val="none" w:sz="0" w:space="0" w:color="auto"/>
            <w:right w:val="none" w:sz="0" w:space="0" w:color="auto"/>
          </w:divBdr>
        </w:div>
        <w:div w:id="1563978419">
          <w:marLeft w:val="640"/>
          <w:marRight w:val="0"/>
          <w:marTop w:val="0"/>
          <w:marBottom w:val="0"/>
          <w:divBdr>
            <w:top w:val="none" w:sz="0" w:space="0" w:color="auto"/>
            <w:left w:val="none" w:sz="0" w:space="0" w:color="auto"/>
            <w:bottom w:val="none" w:sz="0" w:space="0" w:color="auto"/>
            <w:right w:val="none" w:sz="0" w:space="0" w:color="auto"/>
          </w:divBdr>
        </w:div>
        <w:div w:id="47151631">
          <w:marLeft w:val="640"/>
          <w:marRight w:val="0"/>
          <w:marTop w:val="0"/>
          <w:marBottom w:val="0"/>
          <w:divBdr>
            <w:top w:val="none" w:sz="0" w:space="0" w:color="auto"/>
            <w:left w:val="none" w:sz="0" w:space="0" w:color="auto"/>
            <w:bottom w:val="none" w:sz="0" w:space="0" w:color="auto"/>
            <w:right w:val="none" w:sz="0" w:space="0" w:color="auto"/>
          </w:divBdr>
        </w:div>
        <w:div w:id="1009941826">
          <w:marLeft w:val="640"/>
          <w:marRight w:val="0"/>
          <w:marTop w:val="0"/>
          <w:marBottom w:val="0"/>
          <w:divBdr>
            <w:top w:val="none" w:sz="0" w:space="0" w:color="auto"/>
            <w:left w:val="none" w:sz="0" w:space="0" w:color="auto"/>
            <w:bottom w:val="none" w:sz="0" w:space="0" w:color="auto"/>
            <w:right w:val="none" w:sz="0" w:space="0" w:color="auto"/>
          </w:divBdr>
        </w:div>
        <w:div w:id="46419333">
          <w:marLeft w:val="640"/>
          <w:marRight w:val="0"/>
          <w:marTop w:val="0"/>
          <w:marBottom w:val="0"/>
          <w:divBdr>
            <w:top w:val="none" w:sz="0" w:space="0" w:color="auto"/>
            <w:left w:val="none" w:sz="0" w:space="0" w:color="auto"/>
            <w:bottom w:val="none" w:sz="0" w:space="0" w:color="auto"/>
            <w:right w:val="none" w:sz="0" w:space="0" w:color="auto"/>
          </w:divBdr>
        </w:div>
        <w:div w:id="305626222">
          <w:marLeft w:val="640"/>
          <w:marRight w:val="0"/>
          <w:marTop w:val="0"/>
          <w:marBottom w:val="0"/>
          <w:divBdr>
            <w:top w:val="none" w:sz="0" w:space="0" w:color="auto"/>
            <w:left w:val="none" w:sz="0" w:space="0" w:color="auto"/>
            <w:bottom w:val="none" w:sz="0" w:space="0" w:color="auto"/>
            <w:right w:val="none" w:sz="0" w:space="0" w:color="auto"/>
          </w:divBdr>
        </w:div>
        <w:div w:id="794636652">
          <w:marLeft w:val="640"/>
          <w:marRight w:val="0"/>
          <w:marTop w:val="0"/>
          <w:marBottom w:val="0"/>
          <w:divBdr>
            <w:top w:val="none" w:sz="0" w:space="0" w:color="auto"/>
            <w:left w:val="none" w:sz="0" w:space="0" w:color="auto"/>
            <w:bottom w:val="none" w:sz="0" w:space="0" w:color="auto"/>
            <w:right w:val="none" w:sz="0" w:space="0" w:color="auto"/>
          </w:divBdr>
        </w:div>
        <w:div w:id="477382034">
          <w:marLeft w:val="640"/>
          <w:marRight w:val="0"/>
          <w:marTop w:val="0"/>
          <w:marBottom w:val="0"/>
          <w:divBdr>
            <w:top w:val="none" w:sz="0" w:space="0" w:color="auto"/>
            <w:left w:val="none" w:sz="0" w:space="0" w:color="auto"/>
            <w:bottom w:val="none" w:sz="0" w:space="0" w:color="auto"/>
            <w:right w:val="none" w:sz="0" w:space="0" w:color="auto"/>
          </w:divBdr>
        </w:div>
        <w:div w:id="199825965">
          <w:marLeft w:val="640"/>
          <w:marRight w:val="0"/>
          <w:marTop w:val="0"/>
          <w:marBottom w:val="0"/>
          <w:divBdr>
            <w:top w:val="none" w:sz="0" w:space="0" w:color="auto"/>
            <w:left w:val="none" w:sz="0" w:space="0" w:color="auto"/>
            <w:bottom w:val="none" w:sz="0" w:space="0" w:color="auto"/>
            <w:right w:val="none" w:sz="0" w:space="0" w:color="auto"/>
          </w:divBdr>
        </w:div>
        <w:div w:id="1118255308">
          <w:marLeft w:val="640"/>
          <w:marRight w:val="0"/>
          <w:marTop w:val="0"/>
          <w:marBottom w:val="0"/>
          <w:divBdr>
            <w:top w:val="none" w:sz="0" w:space="0" w:color="auto"/>
            <w:left w:val="none" w:sz="0" w:space="0" w:color="auto"/>
            <w:bottom w:val="none" w:sz="0" w:space="0" w:color="auto"/>
            <w:right w:val="none" w:sz="0" w:space="0" w:color="auto"/>
          </w:divBdr>
        </w:div>
        <w:div w:id="365327290">
          <w:marLeft w:val="640"/>
          <w:marRight w:val="0"/>
          <w:marTop w:val="0"/>
          <w:marBottom w:val="0"/>
          <w:divBdr>
            <w:top w:val="none" w:sz="0" w:space="0" w:color="auto"/>
            <w:left w:val="none" w:sz="0" w:space="0" w:color="auto"/>
            <w:bottom w:val="none" w:sz="0" w:space="0" w:color="auto"/>
            <w:right w:val="none" w:sz="0" w:space="0" w:color="auto"/>
          </w:divBdr>
        </w:div>
        <w:div w:id="1616525187">
          <w:marLeft w:val="640"/>
          <w:marRight w:val="0"/>
          <w:marTop w:val="0"/>
          <w:marBottom w:val="0"/>
          <w:divBdr>
            <w:top w:val="none" w:sz="0" w:space="0" w:color="auto"/>
            <w:left w:val="none" w:sz="0" w:space="0" w:color="auto"/>
            <w:bottom w:val="none" w:sz="0" w:space="0" w:color="auto"/>
            <w:right w:val="none" w:sz="0" w:space="0" w:color="auto"/>
          </w:divBdr>
        </w:div>
        <w:div w:id="588849172">
          <w:marLeft w:val="640"/>
          <w:marRight w:val="0"/>
          <w:marTop w:val="0"/>
          <w:marBottom w:val="0"/>
          <w:divBdr>
            <w:top w:val="none" w:sz="0" w:space="0" w:color="auto"/>
            <w:left w:val="none" w:sz="0" w:space="0" w:color="auto"/>
            <w:bottom w:val="none" w:sz="0" w:space="0" w:color="auto"/>
            <w:right w:val="none" w:sz="0" w:space="0" w:color="auto"/>
          </w:divBdr>
        </w:div>
        <w:div w:id="704789145">
          <w:marLeft w:val="640"/>
          <w:marRight w:val="0"/>
          <w:marTop w:val="0"/>
          <w:marBottom w:val="0"/>
          <w:divBdr>
            <w:top w:val="none" w:sz="0" w:space="0" w:color="auto"/>
            <w:left w:val="none" w:sz="0" w:space="0" w:color="auto"/>
            <w:bottom w:val="none" w:sz="0" w:space="0" w:color="auto"/>
            <w:right w:val="none" w:sz="0" w:space="0" w:color="auto"/>
          </w:divBdr>
        </w:div>
        <w:div w:id="615136505">
          <w:marLeft w:val="640"/>
          <w:marRight w:val="0"/>
          <w:marTop w:val="0"/>
          <w:marBottom w:val="0"/>
          <w:divBdr>
            <w:top w:val="none" w:sz="0" w:space="0" w:color="auto"/>
            <w:left w:val="none" w:sz="0" w:space="0" w:color="auto"/>
            <w:bottom w:val="none" w:sz="0" w:space="0" w:color="auto"/>
            <w:right w:val="none" w:sz="0" w:space="0" w:color="auto"/>
          </w:divBdr>
        </w:div>
      </w:divsChild>
    </w:div>
    <w:div w:id="1238857903">
      <w:bodyDiv w:val="1"/>
      <w:marLeft w:val="0"/>
      <w:marRight w:val="0"/>
      <w:marTop w:val="0"/>
      <w:marBottom w:val="0"/>
      <w:divBdr>
        <w:top w:val="none" w:sz="0" w:space="0" w:color="auto"/>
        <w:left w:val="none" w:sz="0" w:space="0" w:color="auto"/>
        <w:bottom w:val="none" w:sz="0" w:space="0" w:color="auto"/>
        <w:right w:val="none" w:sz="0" w:space="0" w:color="auto"/>
      </w:divBdr>
    </w:div>
    <w:div w:id="1239361551">
      <w:bodyDiv w:val="1"/>
      <w:marLeft w:val="0"/>
      <w:marRight w:val="0"/>
      <w:marTop w:val="0"/>
      <w:marBottom w:val="0"/>
      <w:divBdr>
        <w:top w:val="none" w:sz="0" w:space="0" w:color="auto"/>
        <w:left w:val="none" w:sz="0" w:space="0" w:color="auto"/>
        <w:bottom w:val="none" w:sz="0" w:space="0" w:color="auto"/>
        <w:right w:val="none" w:sz="0" w:space="0" w:color="auto"/>
      </w:divBdr>
    </w:div>
    <w:div w:id="1245795420">
      <w:bodyDiv w:val="1"/>
      <w:marLeft w:val="0"/>
      <w:marRight w:val="0"/>
      <w:marTop w:val="0"/>
      <w:marBottom w:val="0"/>
      <w:divBdr>
        <w:top w:val="none" w:sz="0" w:space="0" w:color="auto"/>
        <w:left w:val="none" w:sz="0" w:space="0" w:color="auto"/>
        <w:bottom w:val="none" w:sz="0" w:space="0" w:color="auto"/>
        <w:right w:val="none" w:sz="0" w:space="0" w:color="auto"/>
      </w:divBdr>
      <w:divsChild>
        <w:div w:id="2136755501">
          <w:marLeft w:val="480"/>
          <w:marRight w:val="0"/>
          <w:marTop w:val="0"/>
          <w:marBottom w:val="0"/>
          <w:divBdr>
            <w:top w:val="none" w:sz="0" w:space="0" w:color="auto"/>
            <w:left w:val="none" w:sz="0" w:space="0" w:color="auto"/>
            <w:bottom w:val="none" w:sz="0" w:space="0" w:color="auto"/>
            <w:right w:val="none" w:sz="0" w:space="0" w:color="auto"/>
          </w:divBdr>
        </w:div>
        <w:div w:id="1351295613">
          <w:marLeft w:val="480"/>
          <w:marRight w:val="0"/>
          <w:marTop w:val="0"/>
          <w:marBottom w:val="0"/>
          <w:divBdr>
            <w:top w:val="none" w:sz="0" w:space="0" w:color="auto"/>
            <w:left w:val="none" w:sz="0" w:space="0" w:color="auto"/>
            <w:bottom w:val="none" w:sz="0" w:space="0" w:color="auto"/>
            <w:right w:val="none" w:sz="0" w:space="0" w:color="auto"/>
          </w:divBdr>
        </w:div>
        <w:div w:id="741365737">
          <w:marLeft w:val="480"/>
          <w:marRight w:val="0"/>
          <w:marTop w:val="0"/>
          <w:marBottom w:val="0"/>
          <w:divBdr>
            <w:top w:val="none" w:sz="0" w:space="0" w:color="auto"/>
            <w:left w:val="none" w:sz="0" w:space="0" w:color="auto"/>
            <w:bottom w:val="none" w:sz="0" w:space="0" w:color="auto"/>
            <w:right w:val="none" w:sz="0" w:space="0" w:color="auto"/>
          </w:divBdr>
        </w:div>
        <w:div w:id="489253922">
          <w:marLeft w:val="480"/>
          <w:marRight w:val="0"/>
          <w:marTop w:val="0"/>
          <w:marBottom w:val="0"/>
          <w:divBdr>
            <w:top w:val="none" w:sz="0" w:space="0" w:color="auto"/>
            <w:left w:val="none" w:sz="0" w:space="0" w:color="auto"/>
            <w:bottom w:val="none" w:sz="0" w:space="0" w:color="auto"/>
            <w:right w:val="none" w:sz="0" w:space="0" w:color="auto"/>
          </w:divBdr>
        </w:div>
        <w:div w:id="78992814">
          <w:marLeft w:val="480"/>
          <w:marRight w:val="0"/>
          <w:marTop w:val="0"/>
          <w:marBottom w:val="0"/>
          <w:divBdr>
            <w:top w:val="none" w:sz="0" w:space="0" w:color="auto"/>
            <w:left w:val="none" w:sz="0" w:space="0" w:color="auto"/>
            <w:bottom w:val="none" w:sz="0" w:space="0" w:color="auto"/>
            <w:right w:val="none" w:sz="0" w:space="0" w:color="auto"/>
          </w:divBdr>
        </w:div>
        <w:div w:id="600794118">
          <w:marLeft w:val="480"/>
          <w:marRight w:val="0"/>
          <w:marTop w:val="0"/>
          <w:marBottom w:val="0"/>
          <w:divBdr>
            <w:top w:val="none" w:sz="0" w:space="0" w:color="auto"/>
            <w:left w:val="none" w:sz="0" w:space="0" w:color="auto"/>
            <w:bottom w:val="none" w:sz="0" w:space="0" w:color="auto"/>
            <w:right w:val="none" w:sz="0" w:space="0" w:color="auto"/>
          </w:divBdr>
        </w:div>
        <w:div w:id="1866089248">
          <w:marLeft w:val="480"/>
          <w:marRight w:val="0"/>
          <w:marTop w:val="0"/>
          <w:marBottom w:val="0"/>
          <w:divBdr>
            <w:top w:val="none" w:sz="0" w:space="0" w:color="auto"/>
            <w:left w:val="none" w:sz="0" w:space="0" w:color="auto"/>
            <w:bottom w:val="none" w:sz="0" w:space="0" w:color="auto"/>
            <w:right w:val="none" w:sz="0" w:space="0" w:color="auto"/>
          </w:divBdr>
        </w:div>
        <w:div w:id="789668202">
          <w:marLeft w:val="480"/>
          <w:marRight w:val="0"/>
          <w:marTop w:val="0"/>
          <w:marBottom w:val="0"/>
          <w:divBdr>
            <w:top w:val="none" w:sz="0" w:space="0" w:color="auto"/>
            <w:left w:val="none" w:sz="0" w:space="0" w:color="auto"/>
            <w:bottom w:val="none" w:sz="0" w:space="0" w:color="auto"/>
            <w:right w:val="none" w:sz="0" w:space="0" w:color="auto"/>
          </w:divBdr>
        </w:div>
        <w:div w:id="868032327">
          <w:marLeft w:val="480"/>
          <w:marRight w:val="0"/>
          <w:marTop w:val="0"/>
          <w:marBottom w:val="0"/>
          <w:divBdr>
            <w:top w:val="none" w:sz="0" w:space="0" w:color="auto"/>
            <w:left w:val="none" w:sz="0" w:space="0" w:color="auto"/>
            <w:bottom w:val="none" w:sz="0" w:space="0" w:color="auto"/>
            <w:right w:val="none" w:sz="0" w:space="0" w:color="auto"/>
          </w:divBdr>
        </w:div>
        <w:div w:id="2040357220">
          <w:marLeft w:val="480"/>
          <w:marRight w:val="0"/>
          <w:marTop w:val="0"/>
          <w:marBottom w:val="0"/>
          <w:divBdr>
            <w:top w:val="none" w:sz="0" w:space="0" w:color="auto"/>
            <w:left w:val="none" w:sz="0" w:space="0" w:color="auto"/>
            <w:bottom w:val="none" w:sz="0" w:space="0" w:color="auto"/>
            <w:right w:val="none" w:sz="0" w:space="0" w:color="auto"/>
          </w:divBdr>
        </w:div>
        <w:div w:id="1539124627">
          <w:marLeft w:val="480"/>
          <w:marRight w:val="0"/>
          <w:marTop w:val="0"/>
          <w:marBottom w:val="0"/>
          <w:divBdr>
            <w:top w:val="none" w:sz="0" w:space="0" w:color="auto"/>
            <w:left w:val="none" w:sz="0" w:space="0" w:color="auto"/>
            <w:bottom w:val="none" w:sz="0" w:space="0" w:color="auto"/>
            <w:right w:val="none" w:sz="0" w:space="0" w:color="auto"/>
          </w:divBdr>
        </w:div>
        <w:div w:id="1839034423">
          <w:marLeft w:val="480"/>
          <w:marRight w:val="0"/>
          <w:marTop w:val="0"/>
          <w:marBottom w:val="0"/>
          <w:divBdr>
            <w:top w:val="none" w:sz="0" w:space="0" w:color="auto"/>
            <w:left w:val="none" w:sz="0" w:space="0" w:color="auto"/>
            <w:bottom w:val="none" w:sz="0" w:space="0" w:color="auto"/>
            <w:right w:val="none" w:sz="0" w:space="0" w:color="auto"/>
          </w:divBdr>
        </w:div>
        <w:div w:id="263460803">
          <w:marLeft w:val="480"/>
          <w:marRight w:val="0"/>
          <w:marTop w:val="0"/>
          <w:marBottom w:val="0"/>
          <w:divBdr>
            <w:top w:val="none" w:sz="0" w:space="0" w:color="auto"/>
            <w:left w:val="none" w:sz="0" w:space="0" w:color="auto"/>
            <w:bottom w:val="none" w:sz="0" w:space="0" w:color="auto"/>
            <w:right w:val="none" w:sz="0" w:space="0" w:color="auto"/>
          </w:divBdr>
        </w:div>
        <w:div w:id="386995328">
          <w:marLeft w:val="480"/>
          <w:marRight w:val="0"/>
          <w:marTop w:val="0"/>
          <w:marBottom w:val="0"/>
          <w:divBdr>
            <w:top w:val="none" w:sz="0" w:space="0" w:color="auto"/>
            <w:left w:val="none" w:sz="0" w:space="0" w:color="auto"/>
            <w:bottom w:val="none" w:sz="0" w:space="0" w:color="auto"/>
            <w:right w:val="none" w:sz="0" w:space="0" w:color="auto"/>
          </w:divBdr>
        </w:div>
        <w:div w:id="1899319355">
          <w:marLeft w:val="480"/>
          <w:marRight w:val="0"/>
          <w:marTop w:val="0"/>
          <w:marBottom w:val="0"/>
          <w:divBdr>
            <w:top w:val="none" w:sz="0" w:space="0" w:color="auto"/>
            <w:left w:val="none" w:sz="0" w:space="0" w:color="auto"/>
            <w:bottom w:val="none" w:sz="0" w:space="0" w:color="auto"/>
            <w:right w:val="none" w:sz="0" w:space="0" w:color="auto"/>
          </w:divBdr>
        </w:div>
        <w:div w:id="259678772">
          <w:marLeft w:val="480"/>
          <w:marRight w:val="0"/>
          <w:marTop w:val="0"/>
          <w:marBottom w:val="0"/>
          <w:divBdr>
            <w:top w:val="none" w:sz="0" w:space="0" w:color="auto"/>
            <w:left w:val="none" w:sz="0" w:space="0" w:color="auto"/>
            <w:bottom w:val="none" w:sz="0" w:space="0" w:color="auto"/>
            <w:right w:val="none" w:sz="0" w:space="0" w:color="auto"/>
          </w:divBdr>
        </w:div>
        <w:div w:id="269358665">
          <w:marLeft w:val="480"/>
          <w:marRight w:val="0"/>
          <w:marTop w:val="0"/>
          <w:marBottom w:val="0"/>
          <w:divBdr>
            <w:top w:val="none" w:sz="0" w:space="0" w:color="auto"/>
            <w:left w:val="none" w:sz="0" w:space="0" w:color="auto"/>
            <w:bottom w:val="none" w:sz="0" w:space="0" w:color="auto"/>
            <w:right w:val="none" w:sz="0" w:space="0" w:color="auto"/>
          </w:divBdr>
        </w:div>
        <w:div w:id="41947207">
          <w:marLeft w:val="480"/>
          <w:marRight w:val="0"/>
          <w:marTop w:val="0"/>
          <w:marBottom w:val="0"/>
          <w:divBdr>
            <w:top w:val="none" w:sz="0" w:space="0" w:color="auto"/>
            <w:left w:val="none" w:sz="0" w:space="0" w:color="auto"/>
            <w:bottom w:val="none" w:sz="0" w:space="0" w:color="auto"/>
            <w:right w:val="none" w:sz="0" w:space="0" w:color="auto"/>
          </w:divBdr>
        </w:div>
        <w:div w:id="2133816633">
          <w:marLeft w:val="480"/>
          <w:marRight w:val="0"/>
          <w:marTop w:val="0"/>
          <w:marBottom w:val="0"/>
          <w:divBdr>
            <w:top w:val="none" w:sz="0" w:space="0" w:color="auto"/>
            <w:left w:val="none" w:sz="0" w:space="0" w:color="auto"/>
            <w:bottom w:val="none" w:sz="0" w:space="0" w:color="auto"/>
            <w:right w:val="none" w:sz="0" w:space="0" w:color="auto"/>
          </w:divBdr>
        </w:div>
        <w:div w:id="961686955">
          <w:marLeft w:val="480"/>
          <w:marRight w:val="0"/>
          <w:marTop w:val="0"/>
          <w:marBottom w:val="0"/>
          <w:divBdr>
            <w:top w:val="none" w:sz="0" w:space="0" w:color="auto"/>
            <w:left w:val="none" w:sz="0" w:space="0" w:color="auto"/>
            <w:bottom w:val="none" w:sz="0" w:space="0" w:color="auto"/>
            <w:right w:val="none" w:sz="0" w:space="0" w:color="auto"/>
          </w:divBdr>
        </w:div>
        <w:div w:id="204174585">
          <w:marLeft w:val="480"/>
          <w:marRight w:val="0"/>
          <w:marTop w:val="0"/>
          <w:marBottom w:val="0"/>
          <w:divBdr>
            <w:top w:val="none" w:sz="0" w:space="0" w:color="auto"/>
            <w:left w:val="none" w:sz="0" w:space="0" w:color="auto"/>
            <w:bottom w:val="none" w:sz="0" w:space="0" w:color="auto"/>
            <w:right w:val="none" w:sz="0" w:space="0" w:color="auto"/>
          </w:divBdr>
        </w:div>
        <w:div w:id="742096451">
          <w:marLeft w:val="480"/>
          <w:marRight w:val="0"/>
          <w:marTop w:val="0"/>
          <w:marBottom w:val="0"/>
          <w:divBdr>
            <w:top w:val="none" w:sz="0" w:space="0" w:color="auto"/>
            <w:left w:val="none" w:sz="0" w:space="0" w:color="auto"/>
            <w:bottom w:val="none" w:sz="0" w:space="0" w:color="auto"/>
            <w:right w:val="none" w:sz="0" w:space="0" w:color="auto"/>
          </w:divBdr>
        </w:div>
        <w:div w:id="2145613836">
          <w:marLeft w:val="480"/>
          <w:marRight w:val="0"/>
          <w:marTop w:val="0"/>
          <w:marBottom w:val="0"/>
          <w:divBdr>
            <w:top w:val="none" w:sz="0" w:space="0" w:color="auto"/>
            <w:left w:val="none" w:sz="0" w:space="0" w:color="auto"/>
            <w:bottom w:val="none" w:sz="0" w:space="0" w:color="auto"/>
            <w:right w:val="none" w:sz="0" w:space="0" w:color="auto"/>
          </w:divBdr>
        </w:div>
        <w:div w:id="332808210">
          <w:marLeft w:val="480"/>
          <w:marRight w:val="0"/>
          <w:marTop w:val="0"/>
          <w:marBottom w:val="0"/>
          <w:divBdr>
            <w:top w:val="none" w:sz="0" w:space="0" w:color="auto"/>
            <w:left w:val="none" w:sz="0" w:space="0" w:color="auto"/>
            <w:bottom w:val="none" w:sz="0" w:space="0" w:color="auto"/>
            <w:right w:val="none" w:sz="0" w:space="0" w:color="auto"/>
          </w:divBdr>
        </w:div>
        <w:div w:id="479998585">
          <w:marLeft w:val="480"/>
          <w:marRight w:val="0"/>
          <w:marTop w:val="0"/>
          <w:marBottom w:val="0"/>
          <w:divBdr>
            <w:top w:val="none" w:sz="0" w:space="0" w:color="auto"/>
            <w:left w:val="none" w:sz="0" w:space="0" w:color="auto"/>
            <w:bottom w:val="none" w:sz="0" w:space="0" w:color="auto"/>
            <w:right w:val="none" w:sz="0" w:space="0" w:color="auto"/>
          </w:divBdr>
        </w:div>
        <w:div w:id="1600870260">
          <w:marLeft w:val="480"/>
          <w:marRight w:val="0"/>
          <w:marTop w:val="0"/>
          <w:marBottom w:val="0"/>
          <w:divBdr>
            <w:top w:val="none" w:sz="0" w:space="0" w:color="auto"/>
            <w:left w:val="none" w:sz="0" w:space="0" w:color="auto"/>
            <w:bottom w:val="none" w:sz="0" w:space="0" w:color="auto"/>
            <w:right w:val="none" w:sz="0" w:space="0" w:color="auto"/>
          </w:divBdr>
        </w:div>
        <w:div w:id="350036882">
          <w:marLeft w:val="480"/>
          <w:marRight w:val="0"/>
          <w:marTop w:val="0"/>
          <w:marBottom w:val="0"/>
          <w:divBdr>
            <w:top w:val="none" w:sz="0" w:space="0" w:color="auto"/>
            <w:left w:val="none" w:sz="0" w:space="0" w:color="auto"/>
            <w:bottom w:val="none" w:sz="0" w:space="0" w:color="auto"/>
            <w:right w:val="none" w:sz="0" w:space="0" w:color="auto"/>
          </w:divBdr>
        </w:div>
        <w:div w:id="899368109">
          <w:marLeft w:val="480"/>
          <w:marRight w:val="0"/>
          <w:marTop w:val="0"/>
          <w:marBottom w:val="0"/>
          <w:divBdr>
            <w:top w:val="none" w:sz="0" w:space="0" w:color="auto"/>
            <w:left w:val="none" w:sz="0" w:space="0" w:color="auto"/>
            <w:bottom w:val="none" w:sz="0" w:space="0" w:color="auto"/>
            <w:right w:val="none" w:sz="0" w:space="0" w:color="auto"/>
          </w:divBdr>
        </w:div>
        <w:div w:id="1238518914">
          <w:marLeft w:val="480"/>
          <w:marRight w:val="0"/>
          <w:marTop w:val="0"/>
          <w:marBottom w:val="0"/>
          <w:divBdr>
            <w:top w:val="none" w:sz="0" w:space="0" w:color="auto"/>
            <w:left w:val="none" w:sz="0" w:space="0" w:color="auto"/>
            <w:bottom w:val="none" w:sz="0" w:space="0" w:color="auto"/>
            <w:right w:val="none" w:sz="0" w:space="0" w:color="auto"/>
          </w:divBdr>
        </w:div>
        <w:div w:id="807094390">
          <w:marLeft w:val="480"/>
          <w:marRight w:val="0"/>
          <w:marTop w:val="0"/>
          <w:marBottom w:val="0"/>
          <w:divBdr>
            <w:top w:val="none" w:sz="0" w:space="0" w:color="auto"/>
            <w:left w:val="none" w:sz="0" w:space="0" w:color="auto"/>
            <w:bottom w:val="none" w:sz="0" w:space="0" w:color="auto"/>
            <w:right w:val="none" w:sz="0" w:space="0" w:color="auto"/>
          </w:divBdr>
        </w:div>
        <w:div w:id="1853060677">
          <w:marLeft w:val="480"/>
          <w:marRight w:val="0"/>
          <w:marTop w:val="0"/>
          <w:marBottom w:val="0"/>
          <w:divBdr>
            <w:top w:val="none" w:sz="0" w:space="0" w:color="auto"/>
            <w:left w:val="none" w:sz="0" w:space="0" w:color="auto"/>
            <w:bottom w:val="none" w:sz="0" w:space="0" w:color="auto"/>
            <w:right w:val="none" w:sz="0" w:space="0" w:color="auto"/>
          </w:divBdr>
        </w:div>
        <w:div w:id="1380935941">
          <w:marLeft w:val="480"/>
          <w:marRight w:val="0"/>
          <w:marTop w:val="0"/>
          <w:marBottom w:val="0"/>
          <w:divBdr>
            <w:top w:val="none" w:sz="0" w:space="0" w:color="auto"/>
            <w:left w:val="none" w:sz="0" w:space="0" w:color="auto"/>
            <w:bottom w:val="none" w:sz="0" w:space="0" w:color="auto"/>
            <w:right w:val="none" w:sz="0" w:space="0" w:color="auto"/>
          </w:divBdr>
        </w:div>
        <w:div w:id="347221232">
          <w:marLeft w:val="480"/>
          <w:marRight w:val="0"/>
          <w:marTop w:val="0"/>
          <w:marBottom w:val="0"/>
          <w:divBdr>
            <w:top w:val="none" w:sz="0" w:space="0" w:color="auto"/>
            <w:left w:val="none" w:sz="0" w:space="0" w:color="auto"/>
            <w:bottom w:val="none" w:sz="0" w:space="0" w:color="auto"/>
            <w:right w:val="none" w:sz="0" w:space="0" w:color="auto"/>
          </w:divBdr>
        </w:div>
        <w:div w:id="2055616461">
          <w:marLeft w:val="480"/>
          <w:marRight w:val="0"/>
          <w:marTop w:val="0"/>
          <w:marBottom w:val="0"/>
          <w:divBdr>
            <w:top w:val="none" w:sz="0" w:space="0" w:color="auto"/>
            <w:left w:val="none" w:sz="0" w:space="0" w:color="auto"/>
            <w:bottom w:val="none" w:sz="0" w:space="0" w:color="auto"/>
            <w:right w:val="none" w:sz="0" w:space="0" w:color="auto"/>
          </w:divBdr>
        </w:div>
        <w:div w:id="1577084184">
          <w:marLeft w:val="480"/>
          <w:marRight w:val="0"/>
          <w:marTop w:val="0"/>
          <w:marBottom w:val="0"/>
          <w:divBdr>
            <w:top w:val="none" w:sz="0" w:space="0" w:color="auto"/>
            <w:left w:val="none" w:sz="0" w:space="0" w:color="auto"/>
            <w:bottom w:val="none" w:sz="0" w:space="0" w:color="auto"/>
            <w:right w:val="none" w:sz="0" w:space="0" w:color="auto"/>
          </w:divBdr>
        </w:div>
        <w:div w:id="1914392409">
          <w:marLeft w:val="480"/>
          <w:marRight w:val="0"/>
          <w:marTop w:val="0"/>
          <w:marBottom w:val="0"/>
          <w:divBdr>
            <w:top w:val="none" w:sz="0" w:space="0" w:color="auto"/>
            <w:left w:val="none" w:sz="0" w:space="0" w:color="auto"/>
            <w:bottom w:val="none" w:sz="0" w:space="0" w:color="auto"/>
            <w:right w:val="none" w:sz="0" w:space="0" w:color="auto"/>
          </w:divBdr>
        </w:div>
        <w:div w:id="451748132">
          <w:marLeft w:val="480"/>
          <w:marRight w:val="0"/>
          <w:marTop w:val="0"/>
          <w:marBottom w:val="0"/>
          <w:divBdr>
            <w:top w:val="none" w:sz="0" w:space="0" w:color="auto"/>
            <w:left w:val="none" w:sz="0" w:space="0" w:color="auto"/>
            <w:bottom w:val="none" w:sz="0" w:space="0" w:color="auto"/>
            <w:right w:val="none" w:sz="0" w:space="0" w:color="auto"/>
          </w:divBdr>
        </w:div>
        <w:div w:id="1795522553">
          <w:marLeft w:val="480"/>
          <w:marRight w:val="0"/>
          <w:marTop w:val="0"/>
          <w:marBottom w:val="0"/>
          <w:divBdr>
            <w:top w:val="none" w:sz="0" w:space="0" w:color="auto"/>
            <w:left w:val="none" w:sz="0" w:space="0" w:color="auto"/>
            <w:bottom w:val="none" w:sz="0" w:space="0" w:color="auto"/>
            <w:right w:val="none" w:sz="0" w:space="0" w:color="auto"/>
          </w:divBdr>
        </w:div>
        <w:div w:id="837384040">
          <w:marLeft w:val="480"/>
          <w:marRight w:val="0"/>
          <w:marTop w:val="0"/>
          <w:marBottom w:val="0"/>
          <w:divBdr>
            <w:top w:val="none" w:sz="0" w:space="0" w:color="auto"/>
            <w:left w:val="none" w:sz="0" w:space="0" w:color="auto"/>
            <w:bottom w:val="none" w:sz="0" w:space="0" w:color="auto"/>
            <w:right w:val="none" w:sz="0" w:space="0" w:color="auto"/>
          </w:divBdr>
        </w:div>
        <w:div w:id="154535557">
          <w:marLeft w:val="480"/>
          <w:marRight w:val="0"/>
          <w:marTop w:val="0"/>
          <w:marBottom w:val="0"/>
          <w:divBdr>
            <w:top w:val="none" w:sz="0" w:space="0" w:color="auto"/>
            <w:left w:val="none" w:sz="0" w:space="0" w:color="auto"/>
            <w:bottom w:val="none" w:sz="0" w:space="0" w:color="auto"/>
            <w:right w:val="none" w:sz="0" w:space="0" w:color="auto"/>
          </w:divBdr>
        </w:div>
        <w:div w:id="516700393">
          <w:marLeft w:val="480"/>
          <w:marRight w:val="0"/>
          <w:marTop w:val="0"/>
          <w:marBottom w:val="0"/>
          <w:divBdr>
            <w:top w:val="none" w:sz="0" w:space="0" w:color="auto"/>
            <w:left w:val="none" w:sz="0" w:space="0" w:color="auto"/>
            <w:bottom w:val="none" w:sz="0" w:space="0" w:color="auto"/>
            <w:right w:val="none" w:sz="0" w:space="0" w:color="auto"/>
          </w:divBdr>
        </w:div>
        <w:div w:id="1282371887">
          <w:marLeft w:val="480"/>
          <w:marRight w:val="0"/>
          <w:marTop w:val="0"/>
          <w:marBottom w:val="0"/>
          <w:divBdr>
            <w:top w:val="none" w:sz="0" w:space="0" w:color="auto"/>
            <w:left w:val="none" w:sz="0" w:space="0" w:color="auto"/>
            <w:bottom w:val="none" w:sz="0" w:space="0" w:color="auto"/>
            <w:right w:val="none" w:sz="0" w:space="0" w:color="auto"/>
          </w:divBdr>
        </w:div>
        <w:div w:id="1237394746">
          <w:marLeft w:val="480"/>
          <w:marRight w:val="0"/>
          <w:marTop w:val="0"/>
          <w:marBottom w:val="0"/>
          <w:divBdr>
            <w:top w:val="none" w:sz="0" w:space="0" w:color="auto"/>
            <w:left w:val="none" w:sz="0" w:space="0" w:color="auto"/>
            <w:bottom w:val="none" w:sz="0" w:space="0" w:color="auto"/>
            <w:right w:val="none" w:sz="0" w:space="0" w:color="auto"/>
          </w:divBdr>
        </w:div>
        <w:div w:id="652181332">
          <w:marLeft w:val="480"/>
          <w:marRight w:val="0"/>
          <w:marTop w:val="0"/>
          <w:marBottom w:val="0"/>
          <w:divBdr>
            <w:top w:val="none" w:sz="0" w:space="0" w:color="auto"/>
            <w:left w:val="none" w:sz="0" w:space="0" w:color="auto"/>
            <w:bottom w:val="none" w:sz="0" w:space="0" w:color="auto"/>
            <w:right w:val="none" w:sz="0" w:space="0" w:color="auto"/>
          </w:divBdr>
        </w:div>
        <w:div w:id="1457724469">
          <w:marLeft w:val="480"/>
          <w:marRight w:val="0"/>
          <w:marTop w:val="0"/>
          <w:marBottom w:val="0"/>
          <w:divBdr>
            <w:top w:val="none" w:sz="0" w:space="0" w:color="auto"/>
            <w:left w:val="none" w:sz="0" w:space="0" w:color="auto"/>
            <w:bottom w:val="none" w:sz="0" w:space="0" w:color="auto"/>
            <w:right w:val="none" w:sz="0" w:space="0" w:color="auto"/>
          </w:divBdr>
        </w:div>
        <w:div w:id="575288909">
          <w:marLeft w:val="480"/>
          <w:marRight w:val="0"/>
          <w:marTop w:val="0"/>
          <w:marBottom w:val="0"/>
          <w:divBdr>
            <w:top w:val="none" w:sz="0" w:space="0" w:color="auto"/>
            <w:left w:val="none" w:sz="0" w:space="0" w:color="auto"/>
            <w:bottom w:val="none" w:sz="0" w:space="0" w:color="auto"/>
            <w:right w:val="none" w:sz="0" w:space="0" w:color="auto"/>
          </w:divBdr>
        </w:div>
        <w:div w:id="1151022422">
          <w:marLeft w:val="480"/>
          <w:marRight w:val="0"/>
          <w:marTop w:val="0"/>
          <w:marBottom w:val="0"/>
          <w:divBdr>
            <w:top w:val="none" w:sz="0" w:space="0" w:color="auto"/>
            <w:left w:val="none" w:sz="0" w:space="0" w:color="auto"/>
            <w:bottom w:val="none" w:sz="0" w:space="0" w:color="auto"/>
            <w:right w:val="none" w:sz="0" w:space="0" w:color="auto"/>
          </w:divBdr>
        </w:div>
        <w:div w:id="1049764924">
          <w:marLeft w:val="480"/>
          <w:marRight w:val="0"/>
          <w:marTop w:val="0"/>
          <w:marBottom w:val="0"/>
          <w:divBdr>
            <w:top w:val="none" w:sz="0" w:space="0" w:color="auto"/>
            <w:left w:val="none" w:sz="0" w:space="0" w:color="auto"/>
            <w:bottom w:val="none" w:sz="0" w:space="0" w:color="auto"/>
            <w:right w:val="none" w:sz="0" w:space="0" w:color="auto"/>
          </w:divBdr>
        </w:div>
        <w:div w:id="437604526">
          <w:marLeft w:val="480"/>
          <w:marRight w:val="0"/>
          <w:marTop w:val="0"/>
          <w:marBottom w:val="0"/>
          <w:divBdr>
            <w:top w:val="none" w:sz="0" w:space="0" w:color="auto"/>
            <w:left w:val="none" w:sz="0" w:space="0" w:color="auto"/>
            <w:bottom w:val="none" w:sz="0" w:space="0" w:color="auto"/>
            <w:right w:val="none" w:sz="0" w:space="0" w:color="auto"/>
          </w:divBdr>
        </w:div>
        <w:div w:id="928469187">
          <w:marLeft w:val="480"/>
          <w:marRight w:val="0"/>
          <w:marTop w:val="0"/>
          <w:marBottom w:val="0"/>
          <w:divBdr>
            <w:top w:val="none" w:sz="0" w:space="0" w:color="auto"/>
            <w:left w:val="none" w:sz="0" w:space="0" w:color="auto"/>
            <w:bottom w:val="none" w:sz="0" w:space="0" w:color="auto"/>
            <w:right w:val="none" w:sz="0" w:space="0" w:color="auto"/>
          </w:divBdr>
        </w:div>
        <w:div w:id="1992631805">
          <w:marLeft w:val="480"/>
          <w:marRight w:val="0"/>
          <w:marTop w:val="0"/>
          <w:marBottom w:val="0"/>
          <w:divBdr>
            <w:top w:val="none" w:sz="0" w:space="0" w:color="auto"/>
            <w:left w:val="none" w:sz="0" w:space="0" w:color="auto"/>
            <w:bottom w:val="none" w:sz="0" w:space="0" w:color="auto"/>
            <w:right w:val="none" w:sz="0" w:space="0" w:color="auto"/>
          </w:divBdr>
        </w:div>
        <w:div w:id="1645088620">
          <w:marLeft w:val="480"/>
          <w:marRight w:val="0"/>
          <w:marTop w:val="0"/>
          <w:marBottom w:val="0"/>
          <w:divBdr>
            <w:top w:val="none" w:sz="0" w:space="0" w:color="auto"/>
            <w:left w:val="none" w:sz="0" w:space="0" w:color="auto"/>
            <w:bottom w:val="none" w:sz="0" w:space="0" w:color="auto"/>
            <w:right w:val="none" w:sz="0" w:space="0" w:color="auto"/>
          </w:divBdr>
        </w:div>
        <w:div w:id="608468629">
          <w:marLeft w:val="480"/>
          <w:marRight w:val="0"/>
          <w:marTop w:val="0"/>
          <w:marBottom w:val="0"/>
          <w:divBdr>
            <w:top w:val="none" w:sz="0" w:space="0" w:color="auto"/>
            <w:left w:val="none" w:sz="0" w:space="0" w:color="auto"/>
            <w:bottom w:val="none" w:sz="0" w:space="0" w:color="auto"/>
            <w:right w:val="none" w:sz="0" w:space="0" w:color="auto"/>
          </w:divBdr>
        </w:div>
        <w:div w:id="1520192114">
          <w:marLeft w:val="480"/>
          <w:marRight w:val="0"/>
          <w:marTop w:val="0"/>
          <w:marBottom w:val="0"/>
          <w:divBdr>
            <w:top w:val="none" w:sz="0" w:space="0" w:color="auto"/>
            <w:left w:val="none" w:sz="0" w:space="0" w:color="auto"/>
            <w:bottom w:val="none" w:sz="0" w:space="0" w:color="auto"/>
            <w:right w:val="none" w:sz="0" w:space="0" w:color="auto"/>
          </w:divBdr>
        </w:div>
        <w:div w:id="524561712">
          <w:marLeft w:val="480"/>
          <w:marRight w:val="0"/>
          <w:marTop w:val="0"/>
          <w:marBottom w:val="0"/>
          <w:divBdr>
            <w:top w:val="none" w:sz="0" w:space="0" w:color="auto"/>
            <w:left w:val="none" w:sz="0" w:space="0" w:color="auto"/>
            <w:bottom w:val="none" w:sz="0" w:space="0" w:color="auto"/>
            <w:right w:val="none" w:sz="0" w:space="0" w:color="auto"/>
          </w:divBdr>
        </w:div>
        <w:div w:id="488637242">
          <w:marLeft w:val="480"/>
          <w:marRight w:val="0"/>
          <w:marTop w:val="0"/>
          <w:marBottom w:val="0"/>
          <w:divBdr>
            <w:top w:val="none" w:sz="0" w:space="0" w:color="auto"/>
            <w:left w:val="none" w:sz="0" w:space="0" w:color="auto"/>
            <w:bottom w:val="none" w:sz="0" w:space="0" w:color="auto"/>
            <w:right w:val="none" w:sz="0" w:space="0" w:color="auto"/>
          </w:divBdr>
        </w:div>
        <w:div w:id="1318150814">
          <w:marLeft w:val="480"/>
          <w:marRight w:val="0"/>
          <w:marTop w:val="0"/>
          <w:marBottom w:val="0"/>
          <w:divBdr>
            <w:top w:val="none" w:sz="0" w:space="0" w:color="auto"/>
            <w:left w:val="none" w:sz="0" w:space="0" w:color="auto"/>
            <w:bottom w:val="none" w:sz="0" w:space="0" w:color="auto"/>
            <w:right w:val="none" w:sz="0" w:space="0" w:color="auto"/>
          </w:divBdr>
        </w:div>
        <w:div w:id="1944877202">
          <w:marLeft w:val="480"/>
          <w:marRight w:val="0"/>
          <w:marTop w:val="0"/>
          <w:marBottom w:val="0"/>
          <w:divBdr>
            <w:top w:val="none" w:sz="0" w:space="0" w:color="auto"/>
            <w:left w:val="none" w:sz="0" w:space="0" w:color="auto"/>
            <w:bottom w:val="none" w:sz="0" w:space="0" w:color="auto"/>
            <w:right w:val="none" w:sz="0" w:space="0" w:color="auto"/>
          </w:divBdr>
        </w:div>
        <w:div w:id="453522742">
          <w:marLeft w:val="480"/>
          <w:marRight w:val="0"/>
          <w:marTop w:val="0"/>
          <w:marBottom w:val="0"/>
          <w:divBdr>
            <w:top w:val="none" w:sz="0" w:space="0" w:color="auto"/>
            <w:left w:val="none" w:sz="0" w:space="0" w:color="auto"/>
            <w:bottom w:val="none" w:sz="0" w:space="0" w:color="auto"/>
            <w:right w:val="none" w:sz="0" w:space="0" w:color="auto"/>
          </w:divBdr>
        </w:div>
        <w:div w:id="1572619737">
          <w:marLeft w:val="480"/>
          <w:marRight w:val="0"/>
          <w:marTop w:val="0"/>
          <w:marBottom w:val="0"/>
          <w:divBdr>
            <w:top w:val="none" w:sz="0" w:space="0" w:color="auto"/>
            <w:left w:val="none" w:sz="0" w:space="0" w:color="auto"/>
            <w:bottom w:val="none" w:sz="0" w:space="0" w:color="auto"/>
            <w:right w:val="none" w:sz="0" w:space="0" w:color="auto"/>
          </w:divBdr>
        </w:div>
        <w:div w:id="687875548">
          <w:marLeft w:val="480"/>
          <w:marRight w:val="0"/>
          <w:marTop w:val="0"/>
          <w:marBottom w:val="0"/>
          <w:divBdr>
            <w:top w:val="none" w:sz="0" w:space="0" w:color="auto"/>
            <w:left w:val="none" w:sz="0" w:space="0" w:color="auto"/>
            <w:bottom w:val="none" w:sz="0" w:space="0" w:color="auto"/>
            <w:right w:val="none" w:sz="0" w:space="0" w:color="auto"/>
          </w:divBdr>
        </w:div>
        <w:div w:id="2114520560">
          <w:marLeft w:val="480"/>
          <w:marRight w:val="0"/>
          <w:marTop w:val="0"/>
          <w:marBottom w:val="0"/>
          <w:divBdr>
            <w:top w:val="none" w:sz="0" w:space="0" w:color="auto"/>
            <w:left w:val="none" w:sz="0" w:space="0" w:color="auto"/>
            <w:bottom w:val="none" w:sz="0" w:space="0" w:color="auto"/>
            <w:right w:val="none" w:sz="0" w:space="0" w:color="auto"/>
          </w:divBdr>
        </w:div>
      </w:divsChild>
    </w:div>
    <w:div w:id="1246454168">
      <w:bodyDiv w:val="1"/>
      <w:marLeft w:val="0"/>
      <w:marRight w:val="0"/>
      <w:marTop w:val="0"/>
      <w:marBottom w:val="0"/>
      <w:divBdr>
        <w:top w:val="none" w:sz="0" w:space="0" w:color="auto"/>
        <w:left w:val="none" w:sz="0" w:space="0" w:color="auto"/>
        <w:bottom w:val="none" w:sz="0" w:space="0" w:color="auto"/>
        <w:right w:val="none" w:sz="0" w:space="0" w:color="auto"/>
      </w:divBdr>
    </w:div>
    <w:div w:id="1252467421">
      <w:bodyDiv w:val="1"/>
      <w:marLeft w:val="0"/>
      <w:marRight w:val="0"/>
      <w:marTop w:val="0"/>
      <w:marBottom w:val="0"/>
      <w:divBdr>
        <w:top w:val="none" w:sz="0" w:space="0" w:color="auto"/>
        <w:left w:val="none" w:sz="0" w:space="0" w:color="auto"/>
        <w:bottom w:val="none" w:sz="0" w:space="0" w:color="auto"/>
        <w:right w:val="none" w:sz="0" w:space="0" w:color="auto"/>
      </w:divBdr>
      <w:divsChild>
        <w:div w:id="329866592">
          <w:marLeft w:val="480"/>
          <w:marRight w:val="0"/>
          <w:marTop w:val="0"/>
          <w:marBottom w:val="0"/>
          <w:divBdr>
            <w:top w:val="none" w:sz="0" w:space="0" w:color="auto"/>
            <w:left w:val="none" w:sz="0" w:space="0" w:color="auto"/>
            <w:bottom w:val="none" w:sz="0" w:space="0" w:color="auto"/>
            <w:right w:val="none" w:sz="0" w:space="0" w:color="auto"/>
          </w:divBdr>
        </w:div>
        <w:div w:id="1052925220">
          <w:marLeft w:val="480"/>
          <w:marRight w:val="0"/>
          <w:marTop w:val="0"/>
          <w:marBottom w:val="0"/>
          <w:divBdr>
            <w:top w:val="none" w:sz="0" w:space="0" w:color="auto"/>
            <w:left w:val="none" w:sz="0" w:space="0" w:color="auto"/>
            <w:bottom w:val="none" w:sz="0" w:space="0" w:color="auto"/>
            <w:right w:val="none" w:sz="0" w:space="0" w:color="auto"/>
          </w:divBdr>
        </w:div>
        <w:div w:id="1096167626">
          <w:marLeft w:val="480"/>
          <w:marRight w:val="0"/>
          <w:marTop w:val="0"/>
          <w:marBottom w:val="0"/>
          <w:divBdr>
            <w:top w:val="none" w:sz="0" w:space="0" w:color="auto"/>
            <w:left w:val="none" w:sz="0" w:space="0" w:color="auto"/>
            <w:bottom w:val="none" w:sz="0" w:space="0" w:color="auto"/>
            <w:right w:val="none" w:sz="0" w:space="0" w:color="auto"/>
          </w:divBdr>
        </w:div>
        <w:div w:id="1192649274">
          <w:marLeft w:val="480"/>
          <w:marRight w:val="0"/>
          <w:marTop w:val="0"/>
          <w:marBottom w:val="0"/>
          <w:divBdr>
            <w:top w:val="none" w:sz="0" w:space="0" w:color="auto"/>
            <w:left w:val="none" w:sz="0" w:space="0" w:color="auto"/>
            <w:bottom w:val="none" w:sz="0" w:space="0" w:color="auto"/>
            <w:right w:val="none" w:sz="0" w:space="0" w:color="auto"/>
          </w:divBdr>
        </w:div>
        <w:div w:id="1875340416">
          <w:marLeft w:val="480"/>
          <w:marRight w:val="0"/>
          <w:marTop w:val="0"/>
          <w:marBottom w:val="0"/>
          <w:divBdr>
            <w:top w:val="none" w:sz="0" w:space="0" w:color="auto"/>
            <w:left w:val="none" w:sz="0" w:space="0" w:color="auto"/>
            <w:bottom w:val="none" w:sz="0" w:space="0" w:color="auto"/>
            <w:right w:val="none" w:sz="0" w:space="0" w:color="auto"/>
          </w:divBdr>
        </w:div>
        <w:div w:id="232008418">
          <w:marLeft w:val="480"/>
          <w:marRight w:val="0"/>
          <w:marTop w:val="0"/>
          <w:marBottom w:val="0"/>
          <w:divBdr>
            <w:top w:val="none" w:sz="0" w:space="0" w:color="auto"/>
            <w:left w:val="none" w:sz="0" w:space="0" w:color="auto"/>
            <w:bottom w:val="none" w:sz="0" w:space="0" w:color="auto"/>
            <w:right w:val="none" w:sz="0" w:space="0" w:color="auto"/>
          </w:divBdr>
        </w:div>
        <w:div w:id="623969262">
          <w:marLeft w:val="480"/>
          <w:marRight w:val="0"/>
          <w:marTop w:val="0"/>
          <w:marBottom w:val="0"/>
          <w:divBdr>
            <w:top w:val="none" w:sz="0" w:space="0" w:color="auto"/>
            <w:left w:val="none" w:sz="0" w:space="0" w:color="auto"/>
            <w:bottom w:val="none" w:sz="0" w:space="0" w:color="auto"/>
            <w:right w:val="none" w:sz="0" w:space="0" w:color="auto"/>
          </w:divBdr>
        </w:div>
        <w:div w:id="1449277741">
          <w:marLeft w:val="480"/>
          <w:marRight w:val="0"/>
          <w:marTop w:val="0"/>
          <w:marBottom w:val="0"/>
          <w:divBdr>
            <w:top w:val="none" w:sz="0" w:space="0" w:color="auto"/>
            <w:left w:val="none" w:sz="0" w:space="0" w:color="auto"/>
            <w:bottom w:val="none" w:sz="0" w:space="0" w:color="auto"/>
            <w:right w:val="none" w:sz="0" w:space="0" w:color="auto"/>
          </w:divBdr>
        </w:div>
        <w:div w:id="493451294">
          <w:marLeft w:val="480"/>
          <w:marRight w:val="0"/>
          <w:marTop w:val="0"/>
          <w:marBottom w:val="0"/>
          <w:divBdr>
            <w:top w:val="none" w:sz="0" w:space="0" w:color="auto"/>
            <w:left w:val="none" w:sz="0" w:space="0" w:color="auto"/>
            <w:bottom w:val="none" w:sz="0" w:space="0" w:color="auto"/>
            <w:right w:val="none" w:sz="0" w:space="0" w:color="auto"/>
          </w:divBdr>
        </w:div>
        <w:div w:id="941959234">
          <w:marLeft w:val="480"/>
          <w:marRight w:val="0"/>
          <w:marTop w:val="0"/>
          <w:marBottom w:val="0"/>
          <w:divBdr>
            <w:top w:val="none" w:sz="0" w:space="0" w:color="auto"/>
            <w:left w:val="none" w:sz="0" w:space="0" w:color="auto"/>
            <w:bottom w:val="none" w:sz="0" w:space="0" w:color="auto"/>
            <w:right w:val="none" w:sz="0" w:space="0" w:color="auto"/>
          </w:divBdr>
        </w:div>
        <w:div w:id="2059547206">
          <w:marLeft w:val="480"/>
          <w:marRight w:val="0"/>
          <w:marTop w:val="0"/>
          <w:marBottom w:val="0"/>
          <w:divBdr>
            <w:top w:val="none" w:sz="0" w:space="0" w:color="auto"/>
            <w:left w:val="none" w:sz="0" w:space="0" w:color="auto"/>
            <w:bottom w:val="none" w:sz="0" w:space="0" w:color="auto"/>
            <w:right w:val="none" w:sz="0" w:space="0" w:color="auto"/>
          </w:divBdr>
        </w:div>
        <w:div w:id="990521368">
          <w:marLeft w:val="480"/>
          <w:marRight w:val="0"/>
          <w:marTop w:val="0"/>
          <w:marBottom w:val="0"/>
          <w:divBdr>
            <w:top w:val="none" w:sz="0" w:space="0" w:color="auto"/>
            <w:left w:val="none" w:sz="0" w:space="0" w:color="auto"/>
            <w:bottom w:val="none" w:sz="0" w:space="0" w:color="auto"/>
            <w:right w:val="none" w:sz="0" w:space="0" w:color="auto"/>
          </w:divBdr>
        </w:div>
        <w:div w:id="1012878660">
          <w:marLeft w:val="480"/>
          <w:marRight w:val="0"/>
          <w:marTop w:val="0"/>
          <w:marBottom w:val="0"/>
          <w:divBdr>
            <w:top w:val="none" w:sz="0" w:space="0" w:color="auto"/>
            <w:left w:val="none" w:sz="0" w:space="0" w:color="auto"/>
            <w:bottom w:val="none" w:sz="0" w:space="0" w:color="auto"/>
            <w:right w:val="none" w:sz="0" w:space="0" w:color="auto"/>
          </w:divBdr>
        </w:div>
        <w:div w:id="1432316174">
          <w:marLeft w:val="480"/>
          <w:marRight w:val="0"/>
          <w:marTop w:val="0"/>
          <w:marBottom w:val="0"/>
          <w:divBdr>
            <w:top w:val="none" w:sz="0" w:space="0" w:color="auto"/>
            <w:left w:val="none" w:sz="0" w:space="0" w:color="auto"/>
            <w:bottom w:val="none" w:sz="0" w:space="0" w:color="auto"/>
            <w:right w:val="none" w:sz="0" w:space="0" w:color="auto"/>
          </w:divBdr>
        </w:div>
        <w:div w:id="1686594166">
          <w:marLeft w:val="480"/>
          <w:marRight w:val="0"/>
          <w:marTop w:val="0"/>
          <w:marBottom w:val="0"/>
          <w:divBdr>
            <w:top w:val="none" w:sz="0" w:space="0" w:color="auto"/>
            <w:left w:val="none" w:sz="0" w:space="0" w:color="auto"/>
            <w:bottom w:val="none" w:sz="0" w:space="0" w:color="auto"/>
            <w:right w:val="none" w:sz="0" w:space="0" w:color="auto"/>
          </w:divBdr>
        </w:div>
        <w:div w:id="1724283704">
          <w:marLeft w:val="480"/>
          <w:marRight w:val="0"/>
          <w:marTop w:val="0"/>
          <w:marBottom w:val="0"/>
          <w:divBdr>
            <w:top w:val="none" w:sz="0" w:space="0" w:color="auto"/>
            <w:left w:val="none" w:sz="0" w:space="0" w:color="auto"/>
            <w:bottom w:val="none" w:sz="0" w:space="0" w:color="auto"/>
            <w:right w:val="none" w:sz="0" w:space="0" w:color="auto"/>
          </w:divBdr>
        </w:div>
        <w:div w:id="1383141733">
          <w:marLeft w:val="480"/>
          <w:marRight w:val="0"/>
          <w:marTop w:val="0"/>
          <w:marBottom w:val="0"/>
          <w:divBdr>
            <w:top w:val="none" w:sz="0" w:space="0" w:color="auto"/>
            <w:left w:val="none" w:sz="0" w:space="0" w:color="auto"/>
            <w:bottom w:val="none" w:sz="0" w:space="0" w:color="auto"/>
            <w:right w:val="none" w:sz="0" w:space="0" w:color="auto"/>
          </w:divBdr>
        </w:div>
        <w:div w:id="1707635816">
          <w:marLeft w:val="480"/>
          <w:marRight w:val="0"/>
          <w:marTop w:val="0"/>
          <w:marBottom w:val="0"/>
          <w:divBdr>
            <w:top w:val="none" w:sz="0" w:space="0" w:color="auto"/>
            <w:left w:val="none" w:sz="0" w:space="0" w:color="auto"/>
            <w:bottom w:val="none" w:sz="0" w:space="0" w:color="auto"/>
            <w:right w:val="none" w:sz="0" w:space="0" w:color="auto"/>
          </w:divBdr>
        </w:div>
        <w:div w:id="1491363382">
          <w:marLeft w:val="480"/>
          <w:marRight w:val="0"/>
          <w:marTop w:val="0"/>
          <w:marBottom w:val="0"/>
          <w:divBdr>
            <w:top w:val="none" w:sz="0" w:space="0" w:color="auto"/>
            <w:left w:val="none" w:sz="0" w:space="0" w:color="auto"/>
            <w:bottom w:val="none" w:sz="0" w:space="0" w:color="auto"/>
            <w:right w:val="none" w:sz="0" w:space="0" w:color="auto"/>
          </w:divBdr>
        </w:div>
        <w:div w:id="997467047">
          <w:marLeft w:val="480"/>
          <w:marRight w:val="0"/>
          <w:marTop w:val="0"/>
          <w:marBottom w:val="0"/>
          <w:divBdr>
            <w:top w:val="none" w:sz="0" w:space="0" w:color="auto"/>
            <w:left w:val="none" w:sz="0" w:space="0" w:color="auto"/>
            <w:bottom w:val="none" w:sz="0" w:space="0" w:color="auto"/>
            <w:right w:val="none" w:sz="0" w:space="0" w:color="auto"/>
          </w:divBdr>
        </w:div>
        <w:div w:id="1132137560">
          <w:marLeft w:val="480"/>
          <w:marRight w:val="0"/>
          <w:marTop w:val="0"/>
          <w:marBottom w:val="0"/>
          <w:divBdr>
            <w:top w:val="none" w:sz="0" w:space="0" w:color="auto"/>
            <w:left w:val="none" w:sz="0" w:space="0" w:color="auto"/>
            <w:bottom w:val="none" w:sz="0" w:space="0" w:color="auto"/>
            <w:right w:val="none" w:sz="0" w:space="0" w:color="auto"/>
          </w:divBdr>
        </w:div>
        <w:div w:id="501704899">
          <w:marLeft w:val="480"/>
          <w:marRight w:val="0"/>
          <w:marTop w:val="0"/>
          <w:marBottom w:val="0"/>
          <w:divBdr>
            <w:top w:val="none" w:sz="0" w:space="0" w:color="auto"/>
            <w:left w:val="none" w:sz="0" w:space="0" w:color="auto"/>
            <w:bottom w:val="none" w:sz="0" w:space="0" w:color="auto"/>
            <w:right w:val="none" w:sz="0" w:space="0" w:color="auto"/>
          </w:divBdr>
        </w:div>
        <w:div w:id="445776814">
          <w:marLeft w:val="480"/>
          <w:marRight w:val="0"/>
          <w:marTop w:val="0"/>
          <w:marBottom w:val="0"/>
          <w:divBdr>
            <w:top w:val="none" w:sz="0" w:space="0" w:color="auto"/>
            <w:left w:val="none" w:sz="0" w:space="0" w:color="auto"/>
            <w:bottom w:val="none" w:sz="0" w:space="0" w:color="auto"/>
            <w:right w:val="none" w:sz="0" w:space="0" w:color="auto"/>
          </w:divBdr>
        </w:div>
        <w:div w:id="777793594">
          <w:marLeft w:val="480"/>
          <w:marRight w:val="0"/>
          <w:marTop w:val="0"/>
          <w:marBottom w:val="0"/>
          <w:divBdr>
            <w:top w:val="none" w:sz="0" w:space="0" w:color="auto"/>
            <w:left w:val="none" w:sz="0" w:space="0" w:color="auto"/>
            <w:bottom w:val="none" w:sz="0" w:space="0" w:color="auto"/>
            <w:right w:val="none" w:sz="0" w:space="0" w:color="auto"/>
          </w:divBdr>
        </w:div>
        <w:div w:id="1182165740">
          <w:marLeft w:val="480"/>
          <w:marRight w:val="0"/>
          <w:marTop w:val="0"/>
          <w:marBottom w:val="0"/>
          <w:divBdr>
            <w:top w:val="none" w:sz="0" w:space="0" w:color="auto"/>
            <w:left w:val="none" w:sz="0" w:space="0" w:color="auto"/>
            <w:bottom w:val="none" w:sz="0" w:space="0" w:color="auto"/>
            <w:right w:val="none" w:sz="0" w:space="0" w:color="auto"/>
          </w:divBdr>
        </w:div>
        <w:div w:id="223683196">
          <w:marLeft w:val="480"/>
          <w:marRight w:val="0"/>
          <w:marTop w:val="0"/>
          <w:marBottom w:val="0"/>
          <w:divBdr>
            <w:top w:val="none" w:sz="0" w:space="0" w:color="auto"/>
            <w:left w:val="none" w:sz="0" w:space="0" w:color="auto"/>
            <w:bottom w:val="none" w:sz="0" w:space="0" w:color="auto"/>
            <w:right w:val="none" w:sz="0" w:space="0" w:color="auto"/>
          </w:divBdr>
        </w:div>
        <w:div w:id="1945457166">
          <w:marLeft w:val="480"/>
          <w:marRight w:val="0"/>
          <w:marTop w:val="0"/>
          <w:marBottom w:val="0"/>
          <w:divBdr>
            <w:top w:val="none" w:sz="0" w:space="0" w:color="auto"/>
            <w:left w:val="none" w:sz="0" w:space="0" w:color="auto"/>
            <w:bottom w:val="none" w:sz="0" w:space="0" w:color="auto"/>
            <w:right w:val="none" w:sz="0" w:space="0" w:color="auto"/>
          </w:divBdr>
        </w:div>
        <w:div w:id="42608460">
          <w:marLeft w:val="480"/>
          <w:marRight w:val="0"/>
          <w:marTop w:val="0"/>
          <w:marBottom w:val="0"/>
          <w:divBdr>
            <w:top w:val="none" w:sz="0" w:space="0" w:color="auto"/>
            <w:left w:val="none" w:sz="0" w:space="0" w:color="auto"/>
            <w:bottom w:val="none" w:sz="0" w:space="0" w:color="auto"/>
            <w:right w:val="none" w:sz="0" w:space="0" w:color="auto"/>
          </w:divBdr>
        </w:div>
        <w:div w:id="403768262">
          <w:marLeft w:val="480"/>
          <w:marRight w:val="0"/>
          <w:marTop w:val="0"/>
          <w:marBottom w:val="0"/>
          <w:divBdr>
            <w:top w:val="none" w:sz="0" w:space="0" w:color="auto"/>
            <w:left w:val="none" w:sz="0" w:space="0" w:color="auto"/>
            <w:bottom w:val="none" w:sz="0" w:space="0" w:color="auto"/>
            <w:right w:val="none" w:sz="0" w:space="0" w:color="auto"/>
          </w:divBdr>
        </w:div>
        <w:div w:id="1217202014">
          <w:marLeft w:val="480"/>
          <w:marRight w:val="0"/>
          <w:marTop w:val="0"/>
          <w:marBottom w:val="0"/>
          <w:divBdr>
            <w:top w:val="none" w:sz="0" w:space="0" w:color="auto"/>
            <w:left w:val="none" w:sz="0" w:space="0" w:color="auto"/>
            <w:bottom w:val="none" w:sz="0" w:space="0" w:color="auto"/>
            <w:right w:val="none" w:sz="0" w:space="0" w:color="auto"/>
          </w:divBdr>
        </w:div>
        <w:div w:id="507527987">
          <w:marLeft w:val="480"/>
          <w:marRight w:val="0"/>
          <w:marTop w:val="0"/>
          <w:marBottom w:val="0"/>
          <w:divBdr>
            <w:top w:val="none" w:sz="0" w:space="0" w:color="auto"/>
            <w:left w:val="none" w:sz="0" w:space="0" w:color="auto"/>
            <w:bottom w:val="none" w:sz="0" w:space="0" w:color="auto"/>
            <w:right w:val="none" w:sz="0" w:space="0" w:color="auto"/>
          </w:divBdr>
        </w:div>
        <w:div w:id="387730684">
          <w:marLeft w:val="480"/>
          <w:marRight w:val="0"/>
          <w:marTop w:val="0"/>
          <w:marBottom w:val="0"/>
          <w:divBdr>
            <w:top w:val="none" w:sz="0" w:space="0" w:color="auto"/>
            <w:left w:val="none" w:sz="0" w:space="0" w:color="auto"/>
            <w:bottom w:val="none" w:sz="0" w:space="0" w:color="auto"/>
            <w:right w:val="none" w:sz="0" w:space="0" w:color="auto"/>
          </w:divBdr>
        </w:div>
        <w:div w:id="2120248872">
          <w:marLeft w:val="480"/>
          <w:marRight w:val="0"/>
          <w:marTop w:val="0"/>
          <w:marBottom w:val="0"/>
          <w:divBdr>
            <w:top w:val="none" w:sz="0" w:space="0" w:color="auto"/>
            <w:left w:val="none" w:sz="0" w:space="0" w:color="auto"/>
            <w:bottom w:val="none" w:sz="0" w:space="0" w:color="auto"/>
            <w:right w:val="none" w:sz="0" w:space="0" w:color="auto"/>
          </w:divBdr>
        </w:div>
        <w:div w:id="454720014">
          <w:marLeft w:val="480"/>
          <w:marRight w:val="0"/>
          <w:marTop w:val="0"/>
          <w:marBottom w:val="0"/>
          <w:divBdr>
            <w:top w:val="none" w:sz="0" w:space="0" w:color="auto"/>
            <w:left w:val="none" w:sz="0" w:space="0" w:color="auto"/>
            <w:bottom w:val="none" w:sz="0" w:space="0" w:color="auto"/>
            <w:right w:val="none" w:sz="0" w:space="0" w:color="auto"/>
          </w:divBdr>
        </w:div>
        <w:div w:id="95371035">
          <w:marLeft w:val="480"/>
          <w:marRight w:val="0"/>
          <w:marTop w:val="0"/>
          <w:marBottom w:val="0"/>
          <w:divBdr>
            <w:top w:val="none" w:sz="0" w:space="0" w:color="auto"/>
            <w:left w:val="none" w:sz="0" w:space="0" w:color="auto"/>
            <w:bottom w:val="none" w:sz="0" w:space="0" w:color="auto"/>
            <w:right w:val="none" w:sz="0" w:space="0" w:color="auto"/>
          </w:divBdr>
        </w:div>
        <w:div w:id="202058333">
          <w:marLeft w:val="480"/>
          <w:marRight w:val="0"/>
          <w:marTop w:val="0"/>
          <w:marBottom w:val="0"/>
          <w:divBdr>
            <w:top w:val="none" w:sz="0" w:space="0" w:color="auto"/>
            <w:left w:val="none" w:sz="0" w:space="0" w:color="auto"/>
            <w:bottom w:val="none" w:sz="0" w:space="0" w:color="auto"/>
            <w:right w:val="none" w:sz="0" w:space="0" w:color="auto"/>
          </w:divBdr>
        </w:div>
        <w:div w:id="1486822675">
          <w:marLeft w:val="480"/>
          <w:marRight w:val="0"/>
          <w:marTop w:val="0"/>
          <w:marBottom w:val="0"/>
          <w:divBdr>
            <w:top w:val="none" w:sz="0" w:space="0" w:color="auto"/>
            <w:left w:val="none" w:sz="0" w:space="0" w:color="auto"/>
            <w:bottom w:val="none" w:sz="0" w:space="0" w:color="auto"/>
            <w:right w:val="none" w:sz="0" w:space="0" w:color="auto"/>
          </w:divBdr>
        </w:div>
        <w:div w:id="1915313079">
          <w:marLeft w:val="480"/>
          <w:marRight w:val="0"/>
          <w:marTop w:val="0"/>
          <w:marBottom w:val="0"/>
          <w:divBdr>
            <w:top w:val="none" w:sz="0" w:space="0" w:color="auto"/>
            <w:left w:val="none" w:sz="0" w:space="0" w:color="auto"/>
            <w:bottom w:val="none" w:sz="0" w:space="0" w:color="auto"/>
            <w:right w:val="none" w:sz="0" w:space="0" w:color="auto"/>
          </w:divBdr>
        </w:div>
        <w:div w:id="328946414">
          <w:marLeft w:val="480"/>
          <w:marRight w:val="0"/>
          <w:marTop w:val="0"/>
          <w:marBottom w:val="0"/>
          <w:divBdr>
            <w:top w:val="none" w:sz="0" w:space="0" w:color="auto"/>
            <w:left w:val="none" w:sz="0" w:space="0" w:color="auto"/>
            <w:bottom w:val="none" w:sz="0" w:space="0" w:color="auto"/>
            <w:right w:val="none" w:sz="0" w:space="0" w:color="auto"/>
          </w:divBdr>
        </w:div>
        <w:div w:id="657880442">
          <w:marLeft w:val="480"/>
          <w:marRight w:val="0"/>
          <w:marTop w:val="0"/>
          <w:marBottom w:val="0"/>
          <w:divBdr>
            <w:top w:val="none" w:sz="0" w:space="0" w:color="auto"/>
            <w:left w:val="none" w:sz="0" w:space="0" w:color="auto"/>
            <w:bottom w:val="none" w:sz="0" w:space="0" w:color="auto"/>
            <w:right w:val="none" w:sz="0" w:space="0" w:color="auto"/>
          </w:divBdr>
        </w:div>
        <w:div w:id="1637642039">
          <w:marLeft w:val="480"/>
          <w:marRight w:val="0"/>
          <w:marTop w:val="0"/>
          <w:marBottom w:val="0"/>
          <w:divBdr>
            <w:top w:val="none" w:sz="0" w:space="0" w:color="auto"/>
            <w:left w:val="none" w:sz="0" w:space="0" w:color="auto"/>
            <w:bottom w:val="none" w:sz="0" w:space="0" w:color="auto"/>
            <w:right w:val="none" w:sz="0" w:space="0" w:color="auto"/>
          </w:divBdr>
        </w:div>
        <w:div w:id="861091003">
          <w:marLeft w:val="480"/>
          <w:marRight w:val="0"/>
          <w:marTop w:val="0"/>
          <w:marBottom w:val="0"/>
          <w:divBdr>
            <w:top w:val="none" w:sz="0" w:space="0" w:color="auto"/>
            <w:left w:val="none" w:sz="0" w:space="0" w:color="auto"/>
            <w:bottom w:val="none" w:sz="0" w:space="0" w:color="auto"/>
            <w:right w:val="none" w:sz="0" w:space="0" w:color="auto"/>
          </w:divBdr>
        </w:div>
        <w:div w:id="1910071969">
          <w:marLeft w:val="480"/>
          <w:marRight w:val="0"/>
          <w:marTop w:val="0"/>
          <w:marBottom w:val="0"/>
          <w:divBdr>
            <w:top w:val="none" w:sz="0" w:space="0" w:color="auto"/>
            <w:left w:val="none" w:sz="0" w:space="0" w:color="auto"/>
            <w:bottom w:val="none" w:sz="0" w:space="0" w:color="auto"/>
            <w:right w:val="none" w:sz="0" w:space="0" w:color="auto"/>
          </w:divBdr>
        </w:div>
        <w:div w:id="1738017261">
          <w:marLeft w:val="480"/>
          <w:marRight w:val="0"/>
          <w:marTop w:val="0"/>
          <w:marBottom w:val="0"/>
          <w:divBdr>
            <w:top w:val="none" w:sz="0" w:space="0" w:color="auto"/>
            <w:left w:val="none" w:sz="0" w:space="0" w:color="auto"/>
            <w:bottom w:val="none" w:sz="0" w:space="0" w:color="auto"/>
            <w:right w:val="none" w:sz="0" w:space="0" w:color="auto"/>
          </w:divBdr>
        </w:div>
        <w:div w:id="1412193159">
          <w:marLeft w:val="480"/>
          <w:marRight w:val="0"/>
          <w:marTop w:val="0"/>
          <w:marBottom w:val="0"/>
          <w:divBdr>
            <w:top w:val="none" w:sz="0" w:space="0" w:color="auto"/>
            <w:left w:val="none" w:sz="0" w:space="0" w:color="auto"/>
            <w:bottom w:val="none" w:sz="0" w:space="0" w:color="auto"/>
            <w:right w:val="none" w:sz="0" w:space="0" w:color="auto"/>
          </w:divBdr>
        </w:div>
        <w:div w:id="1883862162">
          <w:marLeft w:val="480"/>
          <w:marRight w:val="0"/>
          <w:marTop w:val="0"/>
          <w:marBottom w:val="0"/>
          <w:divBdr>
            <w:top w:val="none" w:sz="0" w:space="0" w:color="auto"/>
            <w:left w:val="none" w:sz="0" w:space="0" w:color="auto"/>
            <w:bottom w:val="none" w:sz="0" w:space="0" w:color="auto"/>
            <w:right w:val="none" w:sz="0" w:space="0" w:color="auto"/>
          </w:divBdr>
        </w:div>
        <w:div w:id="1067220781">
          <w:marLeft w:val="480"/>
          <w:marRight w:val="0"/>
          <w:marTop w:val="0"/>
          <w:marBottom w:val="0"/>
          <w:divBdr>
            <w:top w:val="none" w:sz="0" w:space="0" w:color="auto"/>
            <w:left w:val="none" w:sz="0" w:space="0" w:color="auto"/>
            <w:bottom w:val="none" w:sz="0" w:space="0" w:color="auto"/>
            <w:right w:val="none" w:sz="0" w:space="0" w:color="auto"/>
          </w:divBdr>
        </w:div>
        <w:div w:id="323633107">
          <w:marLeft w:val="480"/>
          <w:marRight w:val="0"/>
          <w:marTop w:val="0"/>
          <w:marBottom w:val="0"/>
          <w:divBdr>
            <w:top w:val="none" w:sz="0" w:space="0" w:color="auto"/>
            <w:left w:val="none" w:sz="0" w:space="0" w:color="auto"/>
            <w:bottom w:val="none" w:sz="0" w:space="0" w:color="auto"/>
            <w:right w:val="none" w:sz="0" w:space="0" w:color="auto"/>
          </w:divBdr>
        </w:div>
        <w:div w:id="582032217">
          <w:marLeft w:val="480"/>
          <w:marRight w:val="0"/>
          <w:marTop w:val="0"/>
          <w:marBottom w:val="0"/>
          <w:divBdr>
            <w:top w:val="none" w:sz="0" w:space="0" w:color="auto"/>
            <w:left w:val="none" w:sz="0" w:space="0" w:color="auto"/>
            <w:bottom w:val="none" w:sz="0" w:space="0" w:color="auto"/>
            <w:right w:val="none" w:sz="0" w:space="0" w:color="auto"/>
          </w:divBdr>
        </w:div>
        <w:div w:id="660305655">
          <w:marLeft w:val="480"/>
          <w:marRight w:val="0"/>
          <w:marTop w:val="0"/>
          <w:marBottom w:val="0"/>
          <w:divBdr>
            <w:top w:val="none" w:sz="0" w:space="0" w:color="auto"/>
            <w:left w:val="none" w:sz="0" w:space="0" w:color="auto"/>
            <w:bottom w:val="none" w:sz="0" w:space="0" w:color="auto"/>
            <w:right w:val="none" w:sz="0" w:space="0" w:color="auto"/>
          </w:divBdr>
        </w:div>
        <w:div w:id="149643085">
          <w:marLeft w:val="480"/>
          <w:marRight w:val="0"/>
          <w:marTop w:val="0"/>
          <w:marBottom w:val="0"/>
          <w:divBdr>
            <w:top w:val="none" w:sz="0" w:space="0" w:color="auto"/>
            <w:left w:val="none" w:sz="0" w:space="0" w:color="auto"/>
            <w:bottom w:val="none" w:sz="0" w:space="0" w:color="auto"/>
            <w:right w:val="none" w:sz="0" w:space="0" w:color="auto"/>
          </w:divBdr>
        </w:div>
        <w:div w:id="614680608">
          <w:marLeft w:val="480"/>
          <w:marRight w:val="0"/>
          <w:marTop w:val="0"/>
          <w:marBottom w:val="0"/>
          <w:divBdr>
            <w:top w:val="none" w:sz="0" w:space="0" w:color="auto"/>
            <w:left w:val="none" w:sz="0" w:space="0" w:color="auto"/>
            <w:bottom w:val="none" w:sz="0" w:space="0" w:color="auto"/>
            <w:right w:val="none" w:sz="0" w:space="0" w:color="auto"/>
          </w:divBdr>
        </w:div>
        <w:div w:id="376516588">
          <w:marLeft w:val="480"/>
          <w:marRight w:val="0"/>
          <w:marTop w:val="0"/>
          <w:marBottom w:val="0"/>
          <w:divBdr>
            <w:top w:val="none" w:sz="0" w:space="0" w:color="auto"/>
            <w:left w:val="none" w:sz="0" w:space="0" w:color="auto"/>
            <w:bottom w:val="none" w:sz="0" w:space="0" w:color="auto"/>
            <w:right w:val="none" w:sz="0" w:space="0" w:color="auto"/>
          </w:divBdr>
        </w:div>
        <w:div w:id="1970360572">
          <w:marLeft w:val="480"/>
          <w:marRight w:val="0"/>
          <w:marTop w:val="0"/>
          <w:marBottom w:val="0"/>
          <w:divBdr>
            <w:top w:val="none" w:sz="0" w:space="0" w:color="auto"/>
            <w:left w:val="none" w:sz="0" w:space="0" w:color="auto"/>
            <w:bottom w:val="none" w:sz="0" w:space="0" w:color="auto"/>
            <w:right w:val="none" w:sz="0" w:space="0" w:color="auto"/>
          </w:divBdr>
        </w:div>
        <w:div w:id="1718360199">
          <w:marLeft w:val="480"/>
          <w:marRight w:val="0"/>
          <w:marTop w:val="0"/>
          <w:marBottom w:val="0"/>
          <w:divBdr>
            <w:top w:val="none" w:sz="0" w:space="0" w:color="auto"/>
            <w:left w:val="none" w:sz="0" w:space="0" w:color="auto"/>
            <w:bottom w:val="none" w:sz="0" w:space="0" w:color="auto"/>
            <w:right w:val="none" w:sz="0" w:space="0" w:color="auto"/>
          </w:divBdr>
        </w:div>
        <w:div w:id="2049721576">
          <w:marLeft w:val="480"/>
          <w:marRight w:val="0"/>
          <w:marTop w:val="0"/>
          <w:marBottom w:val="0"/>
          <w:divBdr>
            <w:top w:val="none" w:sz="0" w:space="0" w:color="auto"/>
            <w:left w:val="none" w:sz="0" w:space="0" w:color="auto"/>
            <w:bottom w:val="none" w:sz="0" w:space="0" w:color="auto"/>
            <w:right w:val="none" w:sz="0" w:space="0" w:color="auto"/>
          </w:divBdr>
        </w:div>
        <w:div w:id="527259621">
          <w:marLeft w:val="480"/>
          <w:marRight w:val="0"/>
          <w:marTop w:val="0"/>
          <w:marBottom w:val="0"/>
          <w:divBdr>
            <w:top w:val="none" w:sz="0" w:space="0" w:color="auto"/>
            <w:left w:val="none" w:sz="0" w:space="0" w:color="auto"/>
            <w:bottom w:val="none" w:sz="0" w:space="0" w:color="auto"/>
            <w:right w:val="none" w:sz="0" w:space="0" w:color="auto"/>
          </w:divBdr>
        </w:div>
        <w:div w:id="2140609329">
          <w:marLeft w:val="480"/>
          <w:marRight w:val="0"/>
          <w:marTop w:val="0"/>
          <w:marBottom w:val="0"/>
          <w:divBdr>
            <w:top w:val="none" w:sz="0" w:space="0" w:color="auto"/>
            <w:left w:val="none" w:sz="0" w:space="0" w:color="auto"/>
            <w:bottom w:val="none" w:sz="0" w:space="0" w:color="auto"/>
            <w:right w:val="none" w:sz="0" w:space="0" w:color="auto"/>
          </w:divBdr>
        </w:div>
        <w:div w:id="702831611">
          <w:marLeft w:val="480"/>
          <w:marRight w:val="0"/>
          <w:marTop w:val="0"/>
          <w:marBottom w:val="0"/>
          <w:divBdr>
            <w:top w:val="none" w:sz="0" w:space="0" w:color="auto"/>
            <w:left w:val="none" w:sz="0" w:space="0" w:color="auto"/>
            <w:bottom w:val="none" w:sz="0" w:space="0" w:color="auto"/>
            <w:right w:val="none" w:sz="0" w:space="0" w:color="auto"/>
          </w:divBdr>
        </w:div>
        <w:div w:id="1619143082">
          <w:marLeft w:val="480"/>
          <w:marRight w:val="0"/>
          <w:marTop w:val="0"/>
          <w:marBottom w:val="0"/>
          <w:divBdr>
            <w:top w:val="none" w:sz="0" w:space="0" w:color="auto"/>
            <w:left w:val="none" w:sz="0" w:space="0" w:color="auto"/>
            <w:bottom w:val="none" w:sz="0" w:space="0" w:color="auto"/>
            <w:right w:val="none" w:sz="0" w:space="0" w:color="auto"/>
          </w:divBdr>
        </w:div>
        <w:div w:id="1954246966">
          <w:marLeft w:val="480"/>
          <w:marRight w:val="0"/>
          <w:marTop w:val="0"/>
          <w:marBottom w:val="0"/>
          <w:divBdr>
            <w:top w:val="none" w:sz="0" w:space="0" w:color="auto"/>
            <w:left w:val="none" w:sz="0" w:space="0" w:color="auto"/>
            <w:bottom w:val="none" w:sz="0" w:space="0" w:color="auto"/>
            <w:right w:val="none" w:sz="0" w:space="0" w:color="auto"/>
          </w:divBdr>
        </w:div>
        <w:div w:id="1283463196">
          <w:marLeft w:val="480"/>
          <w:marRight w:val="0"/>
          <w:marTop w:val="0"/>
          <w:marBottom w:val="0"/>
          <w:divBdr>
            <w:top w:val="none" w:sz="0" w:space="0" w:color="auto"/>
            <w:left w:val="none" w:sz="0" w:space="0" w:color="auto"/>
            <w:bottom w:val="none" w:sz="0" w:space="0" w:color="auto"/>
            <w:right w:val="none" w:sz="0" w:space="0" w:color="auto"/>
          </w:divBdr>
        </w:div>
        <w:div w:id="1877159077">
          <w:marLeft w:val="480"/>
          <w:marRight w:val="0"/>
          <w:marTop w:val="0"/>
          <w:marBottom w:val="0"/>
          <w:divBdr>
            <w:top w:val="none" w:sz="0" w:space="0" w:color="auto"/>
            <w:left w:val="none" w:sz="0" w:space="0" w:color="auto"/>
            <w:bottom w:val="none" w:sz="0" w:space="0" w:color="auto"/>
            <w:right w:val="none" w:sz="0" w:space="0" w:color="auto"/>
          </w:divBdr>
        </w:div>
        <w:div w:id="1042828448">
          <w:marLeft w:val="480"/>
          <w:marRight w:val="0"/>
          <w:marTop w:val="0"/>
          <w:marBottom w:val="0"/>
          <w:divBdr>
            <w:top w:val="none" w:sz="0" w:space="0" w:color="auto"/>
            <w:left w:val="none" w:sz="0" w:space="0" w:color="auto"/>
            <w:bottom w:val="none" w:sz="0" w:space="0" w:color="auto"/>
            <w:right w:val="none" w:sz="0" w:space="0" w:color="auto"/>
          </w:divBdr>
        </w:div>
        <w:div w:id="880173865">
          <w:marLeft w:val="480"/>
          <w:marRight w:val="0"/>
          <w:marTop w:val="0"/>
          <w:marBottom w:val="0"/>
          <w:divBdr>
            <w:top w:val="none" w:sz="0" w:space="0" w:color="auto"/>
            <w:left w:val="none" w:sz="0" w:space="0" w:color="auto"/>
            <w:bottom w:val="none" w:sz="0" w:space="0" w:color="auto"/>
            <w:right w:val="none" w:sz="0" w:space="0" w:color="auto"/>
          </w:divBdr>
        </w:div>
        <w:div w:id="1021784377">
          <w:marLeft w:val="480"/>
          <w:marRight w:val="0"/>
          <w:marTop w:val="0"/>
          <w:marBottom w:val="0"/>
          <w:divBdr>
            <w:top w:val="none" w:sz="0" w:space="0" w:color="auto"/>
            <w:left w:val="none" w:sz="0" w:space="0" w:color="auto"/>
            <w:bottom w:val="none" w:sz="0" w:space="0" w:color="auto"/>
            <w:right w:val="none" w:sz="0" w:space="0" w:color="auto"/>
          </w:divBdr>
        </w:div>
        <w:div w:id="1750882500">
          <w:marLeft w:val="480"/>
          <w:marRight w:val="0"/>
          <w:marTop w:val="0"/>
          <w:marBottom w:val="0"/>
          <w:divBdr>
            <w:top w:val="none" w:sz="0" w:space="0" w:color="auto"/>
            <w:left w:val="none" w:sz="0" w:space="0" w:color="auto"/>
            <w:bottom w:val="none" w:sz="0" w:space="0" w:color="auto"/>
            <w:right w:val="none" w:sz="0" w:space="0" w:color="auto"/>
          </w:divBdr>
        </w:div>
        <w:div w:id="2058123394">
          <w:marLeft w:val="480"/>
          <w:marRight w:val="0"/>
          <w:marTop w:val="0"/>
          <w:marBottom w:val="0"/>
          <w:divBdr>
            <w:top w:val="none" w:sz="0" w:space="0" w:color="auto"/>
            <w:left w:val="none" w:sz="0" w:space="0" w:color="auto"/>
            <w:bottom w:val="none" w:sz="0" w:space="0" w:color="auto"/>
            <w:right w:val="none" w:sz="0" w:space="0" w:color="auto"/>
          </w:divBdr>
        </w:div>
      </w:divsChild>
    </w:div>
    <w:div w:id="1258248757">
      <w:bodyDiv w:val="1"/>
      <w:marLeft w:val="0"/>
      <w:marRight w:val="0"/>
      <w:marTop w:val="0"/>
      <w:marBottom w:val="0"/>
      <w:divBdr>
        <w:top w:val="none" w:sz="0" w:space="0" w:color="auto"/>
        <w:left w:val="none" w:sz="0" w:space="0" w:color="auto"/>
        <w:bottom w:val="none" w:sz="0" w:space="0" w:color="auto"/>
        <w:right w:val="none" w:sz="0" w:space="0" w:color="auto"/>
      </w:divBdr>
    </w:div>
    <w:div w:id="1260600980">
      <w:bodyDiv w:val="1"/>
      <w:marLeft w:val="0"/>
      <w:marRight w:val="0"/>
      <w:marTop w:val="0"/>
      <w:marBottom w:val="0"/>
      <w:divBdr>
        <w:top w:val="none" w:sz="0" w:space="0" w:color="auto"/>
        <w:left w:val="none" w:sz="0" w:space="0" w:color="auto"/>
        <w:bottom w:val="none" w:sz="0" w:space="0" w:color="auto"/>
        <w:right w:val="none" w:sz="0" w:space="0" w:color="auto"/>
      </w:divBdr>
    </w:div>
    <w:div w:id="1262953649">
      <w:bodyDiv w:val="1"/>
      <w:marLeft w:val="0"/>
      <w:marRight w:val="0"/>
      <w:marTop w:val="0"/>
      <w:marBottom w:val="0"/>
      <w:divBdr>
        <w:top w:val="none" w:sz="0" w:space="0" w:color="auto"/>
        <w:left w:val="none" w:sz="0" w:space="0" w:color="auto"/>
        <w:bottom w:val="none" w:sz="0" w:space="0" w:color="auto"/>
        <w:right w:val="none" w:sz="0" w:space="0" w:color="auto"/>
      </w:divBdr>
    </w:div>
    <w:div w:id="1264150457">
      <w:bodyDiv w:val="1"/>
      <w:marLeft w:val="0"/>
      <w:marRight w:val="0"/>
      <w:marTop w:val="0"/>
      <w:marBottom w:val="0"/>
      <w:divBdr>
        <w:top w:val="none" w:sz="0" w:space="0" w:color="auto"/>
        <w:left w:val="none" w:sz="0" w:space="0" w:color="auto"/>
        <w:bottom w:val="none" w:sz="0" w:space="0" w:color="auto"/>
        <w:right w:val="none" w:sz="0" w:space="0" w:color="auto"/>
      </w:divBdr>
    </w:div>
    <w:div w:id="1265191150">
      <w:bodyDiv w:val="1"/>
      <w:marLeft w:val="0"/>
      <w:marRight w:val="0"/>
      <w:marTop w:val="0"/>
      <w:marBottom w:val="0"/>
      <w:divBdr>
        <w:top w:val="none" w:sz="0" w:space="0" w:color="auto"/>
        <w:left w:val="none" w:sz="0" w:space="0" w:color="auto"/>
        <w:bottom w:val="none" w:sz="0" w:space="0" w:color="auto"/>
        <w:right w:val="none" w:sz="0" w:space="0" w:color="auto"/>
      </w:divBdr>
    </w:div>
    <w:div w:id="1272011352">
      <w:bodyDiv w:val="1"/>
      <w:marLeft w:val="0"/>
      <w:marRight w:val="0"/>
      <w:marTop w:val="0"/>
      <w:marBottom w:val="0"/>
      <w:divBdr>
        <w:top w:val="none" w:sz="0" w:space="0" w:color="auto"/>
        <w:left w:val="none" w:sz="0" w:space="0" w:color="auto"/>
        <w:bottom w:val="none" w:sz="0" w:space="0" w:color="auto"/>
        <w:right w:val="none" w:sz="0" w:space="0" w:color="auto"/>
      </w:divBdr>
    </w:div>
    <w:div w:id="1273322282">
      <w:bodyDiv w:val="1"/>
      <w:marLeft w:val="0"/>
      <w:marRight w:val="0"/>
      <w:marTop w:val="0"/>
      <w:marBottom w:val="0"/>
      <w:divBdr>
        <w:top w:val="none" w:sz="0" w:space="0" w:color="auto"/>
        <w:left w:val="none" w:sz="0" w:space="0" w:color="auto"/>
        <w:bottom w:val="none" w:sz="0" w:space="0" w:color="auto"/>
        <w:right w:val="none" w:sz="0" w:space="0" w:color="auto"/>
      </w:divBdr>
    </w:div>
    <w:div w:id="1278486646">
      <w:bodyDiv w:val="1"/>
      <w:marLeft w:val="0"/>
      <w:marRight w:val="0"/>
      <w:marTop w:val="0"/>
      <w:marBottom w:val="0"/>
      <w:divBdr>
        <w:top w:val="none" w:sz="0" w:space="0" w:color="auto"/>
        <w:left w:val="none" w:sz="0" w:space="0" w:color="auto"/>
        <w:bottom w:val="none" w:sz="0" w:space="0" w:color="auto"/>
        <w:right w:val="none" w:sz="0" w:space="0" w:color="auto"/>
      </w:divBdr>
    </w:div>
    <w:div w:id="1288005300">
      <w:bodyDiv w:val="1"/>
      <w:marLeft w:val="0"/>
      <w:marRight w:val="0"/>
      <w:marTop w:val="0"/>
      <w:marBottom w:val="0"/>
      <w:divBdr>
        <w:top w:val="none" w:sz="0" w:space="0" w:color="auto"/>
        <w:left w:val="none" w:sz="0" w:space="0" w:color="auto"/>
        <w:bottom w:val="none" w:sz="0" w:space="0" w:color="auto"/>
        <w:right w:val="none" w:sz="0" w:space="0" w:color="auto"/>
      </w:divBdr>
    </w:div>
    <w:div w:id="1292439229">
      <w:bodyDiv w:val="1"/>
      <w:marLeft w:val="0"/>
      <w:marRight w:val="0"/>
      <w:marTop w:val="0"/>
      <w:marBottom w:val="0"/>
      <w:divBdr>
        <w:top w:val="none" w:sz="0" w:space="0" w:color="auto"/>
        <w:left w:val="none" w:sz="0" w:space="0" w:color="auto"/>
        <w:bottom w:val="none" w:sz="0" w:space="0" w:color="auto"/>
        <w:right w:val="none" w:sz="0" w:space="0" w:color="auto"/>
      </w:divBdr>
    </w:div>
    <w:div w:id="1294480271">
      <w:bodyDiv w:val="1"/>
      <w:marLeft w:val="0"/>
      <w:marRight w:val="0"/>
      <w:marTop w:val="0"/>
      <w:marBottom w:val="0"/>
      <w:divBdr>
        <w:top w:val="none" w:sz="0" w:space="0" w:color="auto"/>
        <w:left w:val="none" w:sz="0" w:space="0" w:color="auto"/>
        <w:bottom w:val="none" w:sz="0" w:space="0" w:color="auto"/>
        <w:right w:val="none" w:sz="0" w:space="0" w:color="auto"/>
      </w:divBdr>
    </w:div>
    <w:div w:id="1296176894">
      <w:bodyDiv w:val="1"/>
      <w:marLeft w:val="0"/>
      <w:marRight w:val="0"/>
      <w:marTop w:val="0"/>
      <w:marBottom w:val="0"/>
      <w:divBdr>
        <w:top w:val="none" w:sz="0" w:space="0" w:color="auto"/>
        <w:left w:val="none" w:sz="0" w:space="0" w:color="auto"/>
        <w:bottom w:val="none" w:sz="0" w:space="0" w:color="auto"/>
        <w:right w:val="none" w:sz="0" w:space="0" w:color="auto"/>
      </w:divBdr>
    </w:div>
    <w:div w:id="1300646906">
      <w:bodyDiv w:val="1"/>
      <w:marLeft w:val="0"/>
      <w:marRight w:val="0"/>
      <w:marTop w:val="0"/>
      <w:marBottom w:val="0"/>
      <w:divBdr>
        <w:top w:val="none" w:sz="0" w:space="0" w:color="auto"/>
        <w:left w:val="none" w:sz="0" w:space="0" w:color="auto"/>
        <w:bottom w:val="none" w:sz="0" w:space="0" w:color="auto"/>
        <w:right w:val="none" w:sz="0" w:space="0" w:color="auto"/>
      </w:divBdr>
      <w:divsChild>
        <w:div w:id="662272465">
          <w:marLeft w:val="640"/>
          <w:marRight w:val="0"/>
          <w:marTop w:val="0"/>
          <w:marBottom w:val="0"/>
          <w:divBdr>
            <w:top w:val="none" w:sz="0" w:space="0" w:color="auto"/>
            <w:left w:val="none" w:sz="0" w:space="0" w:color="auto"/>
            <w:bottom w:val="none" w:sz="0" w:space="0" w:color="auto"/>
            <w:right w:val="none" w:sz="0" w:space="0" w:color="auto"/>
          </w:divBdr>
        </w:div>
        <w:div w:id="2135098895">
          <w:marLeft w:val="640"/>
          <w:marRight w:val="0"/>
          <w:marTop w:val="0"/>
          <w:marBottom w:val="0"/>
          <w:divBdr>
            <w:top w:val="none" w:sz="0" w:space="0" w:color="auto"/>
            <w:left w:val="none" w:sz="0" w:space="0" w:color="auto"/>
            <w:bottom w:val="none" w:sz="0" w:space="0" w:color="auto"/>
            <w:right w:val="none" w:sz="0" w:space="0" w:color="auto"/>
          </w:divBdr>
        </w:div>
        <w:div w:id="1840730531">
          <w:marLeft w:val="640"/>
          <w:marRight w:val="0"/>
          <w:marTop w:val="0"/>
          <w:marBottom w:val="0"/>
          <w:divBdr>
            <w:top w:val="none" w:sz="0" w:space="0" w:color="auto"/>
            <w:left w:val="none" w:sz="0" w:space="0" w:color="auto"/>
            <w:bottom w:val="none" w:sz="0" w:space="0" w:color="auto"/>
            <w:right w:val="none" w:sz="0" w:space="0" w:color="auto"/>
          </w:divBdr>
        </w:div>
        <w:div w:id="1840849065">
          <w:marLeft w:val="640"/>
          <w:marRight w:val="0"/>
          <w:marTop w:val="0"/>
          <w:marBottom w:val="0"/>
          <w:divBdr>
            <w:top w:val="none" w:sz="0" w:space="0" w:color="auto"/>
            <w:left w:val="none" w:sz="0" w:space="0" w:color="auto"/>
            <w:bottom w:val="none" w:sz="0" w:space="0" w:color="auto"/>
            <w:right w:val="none" w:sz="0" w:space="0" w:color="auto"/>
          </w:divBdr>
        </w:div>
        <w:div w:id="369261042">
          <w:marLeft w:val="640"/>
          <w:marRight w:val="0"/>
          <w:marTop w:val="0"/>
          <w:marBottom w:val="0"/>
          <w:divBdr>
            <w:top w:val="none" w:sz="0" w:space="0" w:color="auto"/>
            <w:left w:val="none" w:sz="0" w:space="0" w:color="auto"/>
            <w:bottom w:val="none" w:sz="0" w:space="0" w:color="auto"/>
            <w:right w:val="none" w:sz="0" w:space="0" w:color="auto"/>
          </w:divBdr>
        </w:div>
        <w:div w:id="1845317128">
          <w:marLeft w:val="640"/>
          <w:marRight w:val="0"/>
          <w:marTop w:val="0"/>
          <w:marBottom w:val="0"/>
          <w:divBdr>
            <w:top w:val="none" w:sz="0" w:space="0" w:color="auto"/>
            <w:left w:val="none" w:sz="0" w:space="0" w:color="auto"/>
            <w:bottom w:val="none" w:sz="0" w:space="0" w:color="auto"/>
            <w:right w:val="none" w:sz="0" w:space="0" w:color="auto"/>
          </w:divBdr>
        </w:div>
        <w:div w:id="680206374">
          <w:marLeft w:val="640"/>
          <w:marRight w:val="0"/>
          <w:marTop w:val="0"/>
          <w:marBottom w:val="0"/>
          <w:divBdr>
            <w:top w:val="none" w:sz="0" w:space="0" w:color="auto"/>
            <w:left w:val="none" w:sz="0" w:space="0" w:color="auto"/>
            <w:bottom w:val="none" w:sz="0" w:space="0" w:color="auto"/>
            <w:right w:val="none" w:sz="0" w:space="0" w:color="auto"/>
          </w:divBdr>
        </w:div>
        <w:div w:id="1644576977">
          <w:marLeft w:val="640"/>
          <w:marRight w:val="0"/>
          <w:marTop w:val="0"/>
          <w:marBottom w:val="0"/>
          <w:divBdr>
            <w:top w:val="none" w:sz="0" w:space="0" w:color="auto"/>
            <w:left w:val="none" w:sz="0" w:space="0" w:color="auto"/>
            <w:bottom w:val="none" w:sz="0" w:space="0" w:color="auto"/>
            <w:right w:val="none" w:sz="0" w:space="0" w:color="auto"/>
          </w:divBdr>
        </w:div>
        <w:div w:id="823350567">
          <w:marLeft w:val="640"/>
          <w:marRight w:val="0"/>
          <w:marTop w:val="0"/>
          <w:marBottom w:val="0"/>
          <w:divBdr>
            <w:top w:val="none" w:sz="0" w:space="0" w:color="auto"/>
            <w:left w:val="none" w:sz="0" w:space="0" w:color="auto"/>
            <w:bottom w:val="none" w:sz="0" w:space="0" w:color="auto"/>
            <w:right w:val="none" w:sz="0" w:space="0" w:color="auto"/>
          </w:divBdr>
        </w:div>
        <w:div w:id="1338922425">
          <w:marLeft w:val="640"/>
          <w:marRight w:val="0"/>
          <w:marTop w:val="0"/>
          <w:marBottom w:val="0"/>
          <w:divBdr>
            <w:top w:val="none" w:sz="0" w:space="0" w:color="auto"/>
            <w:left w:val="none" w:sz="0" w:space="0" w:color="auto"/>
            <w:bottom w:val="none" w:sz="0" w:space="0" w:color="auto"/>
            <w:right w:val="none" w:sz="0" w:space="0" w:color="auto"/>
          </w:divBdr>
        </w:div>
        <w:div w:id="1311981124">
          <w:marLeft w:val="640"/>
          <w:marRight w:val="0"/>
          <w:marTop w:val="0"/>
          <w:marBottom w:val="0"/>
          <w:divBdr>
            <w:top w:val="none" w:sz="0" w:space="0" w:color="auto"/>
            <w:left w:val="none" w:sz="0" w:space="0" w:color="auto"/>
            <w:bottom w:val="none" w:sz="0" w:space="0" w:color="auto"/>
            <w:right w:val="none" w:sz="0" w:space="0" w:color="auto"/>
          </w:divBdr>
        </w:div>
        <w:div w:id="1083380755">
          <w:marLeft w:val="640"/>
          <w:marRight w:val="0"/>
          <w:marTop w:val="0"/>
          <w:marBottom w:val="0"/>
          <w:divBdr>
            <w:top w:val="none" w:sz="0" w:space="0" w:color="auto"/>
            <w:left w:val="none" w:sz="0" w:space="0" w:color="auto"/>
            <w:bottom w:val="none" w:sz="0" w:space="0" w:color="auto"/>
            <w:right w:val="none" w:sz="0" w:space="0" w:color="auto"/>
          </w:divBdr>
        </w:div>
        <w:div w:id="493230039">
          <w:marLeft w:val="640"/>
          <w:marRight w:val="0"/>
          <w:marTop w:val="0"/>
          <w:marBottom w:val="0"/>
          <w:divBdr>
            <w:top w:val="none" w:sz="0" w:space="0" w:color="auto"/>
            <w:left w:val="none" w:sz="0" w:space="0" w:color="auto"/>
            <w:bottom w:val="none" w:sz="0" w:space="0" w:color="auto"/>
            <w:right w:val="none" w:sz="0" w:space="0" w:color="auto"/>
          </w:divBdr>
        </w:div>
        <w:div w:id="617569116">
          <w:marLeft w:val="640"/>
          <w:marRight w:val="0"/>
          <w:marTop w:val="0"/>
          <w:marBottom w:val="0"/>
          <w:divBdr>
            <w:top w:val="none" w:sz="0" w:space="0" w:color="auto"/>
            <w:left w:val="none" w:sz="0" w:space="0" w:color="auto"/>
            <w:bottom w:val="none" w:sz="0" w:space="0" w:color="auto"/>
            <w:right w:val="none" w:sz="0" w:space="0" w:color="auto"/>
          </w:divBdr>
        </w:div>
        <w:div w:id="214589504">
          <w:marLeft w:val="640"/>
          <w:marRight w:val="0"/>
          <w:marTop w:val="0"/>
          <w:marBottom w:val="0"/>
          <w:divBdr>
            <w:top w:val="none" w:sz="0" w:space="0" w:color="auto"/>
            <w:left w:val="none" w:sz="0" w:space="0" w:color="auto"/>
            <w:bottom w:val="none" w:sz="0" w:space="0" w:color="auto"/>
            <w:right w:val="none" w:sz="0" w:space="0" w:color="auto"/>
          </w:divBdr>
        </w:div>
        <w:div w:id="355813475">
          <w:marLeft w:val="640"/>
          <w:marRight w:val="0"/>
          <w:marTop w:val="0"/>
          <w:marBottom w:val="0"/>
          <w:divBdr>
            <w:top w:val="none" w:sz="0" w:space="0" w:color="auto"/>
            <w:left w:val="none" w:sz="0" w:space="0" w:color="auto"/>
            <w:bottom w:val="none" w:sz="0" w:space="0" w:color="auto"/>
            <w:right w:val="none" w:sz="0" w:space="0" w:color="auto"/>
          </w:divBdr>
        </w:div>
        <w:div w:id="583103322">
          <w:marLeft w:val="640"/>
          <w:marRight w:val="0"/>
          <w:marTop w:val="0"/>
          <w:marBottom w:val="0"/>
          <w:divBdr>
            <w:top w:val="none" w:sz="0" w:space="0" w:color="auto"/>
            <w:left w:val="none" w:sz="0" w:space="0" w:color="auto"/>
            <w:bottom w:val="none" w:sz="0" w:space="0" w:color="auto"/>
            <w:right w:val="none" w:sz="0" w:space="0" w:color="auto"/>
          </w:divBdr>
        </w:div>
        <w:div w:id="2000232484">
          <w:marLeft w:val="640"/>
          <w:marRight w:val="0"/>
          <w:marTop w:val="0"/>
          <w:marBottom w:val="0"/>
          <w:divBdr>
            <w:top w:val="none" w:sz="0" w:space="0" w:color="auto"/>
            <w:left w:val="none" w:sz="0" w:space="0" w:color="auto"/>
            <w:bottom w:val="none" w:sz="0" w:space="0" w:color="auto"/>
            <w:right w:val="none" w:sz="0" w:space="0" w:color="auto"/>
          </w:divBdr>
        </w:div>
        <w:div w:id="651560637">
          <w:marLeft w:val="640"/>
          <w:marRight w:val="0"/>
          <w:marTop w:val="0"/>
          <w:marBottom w:val="0"/>
          <w:divBdr>
            <w:top w:val="none" w:sz="0" w:space="0" w:color="auto"/>
            <w:left w:val="none" w:sz="0" w:space="0" w:color="auto"/>
            <w:bottom w:val="none" w:sz="0" w:space="0" w:color="auto"/>
            <w:right w:val="none" w:sz="0" w:space="0" w:color="auto"/>
          </w:divBdr>
        </w:div>
        <w:div w:id="491602941">
          <w:marLeft w:val="640"/>
          <w:marRight w:val="0"/>
          <w:marTop w:val="0"/>
          <w:marBottom w:val="0"/>
          <w:divBdr>
            <w:top w:val="none" w:sz="0" w:space="0" w:color="auto"/>
            <w:left w:val="none" w:sz="0" w:space="0" w:color="auto"/>
            <w:bottom w:val="none" w:sz="0" w:space="0" w:color="auto"/>
            <w:right w:val="none" w:sz="0" w:space="0" w:color="auto"/>
          </w:divBdr>
        </w:div>
        <w:div w:id="1796679502">
          <w:marLeft w:val="640"/>
          <w:marRight w:val="0"/>
          <w:marTop w:val="0"/>
          <w:marBottom w:val="0"/>
          <w:divBdr>
            <w:top w:val="none" w:sz="0" w:space="0" w:color="auto"/>
            <w:left w:val="none" w:sz="0" w:space="0" w:color="auto"/>
            <w:bottom w:val="none" w:sz="0" w:space="0" w:color="auto"/>
            <w:right w:val="none" w:sz="0" w:space="0" w:color="auto"/>
          </w:divBdr>
        </w:div>
        <w:div w:id="2103987763">
          <w:marLeft w:val="640"/>
          <w:marRight w:val="0"/>
          <w:marTop w:val="0"/>
          <w:marBottom w:val="0"/>
          <w:divBdr>
            <w:top w:val="none" w:sz="0" w:space="0" w:color="auto"/>
            <w:left w:val="none" w:sz="0" w:space="0" w:color="auto"/>
            <w:bottom w:val="none" w:sz="0" w:space="0" w:color="auto"/>
            <w:right w:val="none" w:sz="0" w:space="0" w:color="auto"/>
          </w:divBdr>
        </w:div>
        <w:div w:id="454179637">
          <w:marLeft w:val="640"/>
          <w:marRight w:val="0"/>
          <w:marTop w:val="0"/>
          <w:marBottom w:val="0"/>
          <w:divBdr>
            <w:top w:val="none" w:sz="0" w:space="0" w:color="auto"/>
            <w:left w:val="none" w:sz="0" w:space="0" w:color="auto"/>
            <w:bottom w:val="none" w:sz="0" w:space="0" w:color="auto"/>
            <w:right w:val="none" w:sz="0" w:space="0" w:color="auto"/>
          </w:divBdr>
        </w:div>
        <w:div w:id="1737825849">
          <w:marLeft w:val="640"/>
          <w:marRight w:val="0"/>
          <w:marTop w:val="0"/>
          <w:marBottom w:val="0"/>
          <w:divBdr>
            <w:top w:val="none" w:sz="0" w:space="0" w:color="auto"/>
            <w:left w:val="none" w:sz="0" w:space="0" w:color="auto"/>
            <w:bottom w:val="none" w:sz="0" w:space="0" w:color="auto"/>
            <w:right w:val="none" w:sz="0" w:space="0" w:color="auto"/>
          </w:divBdr>
        </w:div>
        <w:div w:id="101993815">
          <w:marLeft w:val="640"/>
          <w:marRight w:val="0"/>
          <w:marTop w:val="0"/>
          <w:marBottom w:val="0"/>
          <w:divBdr>
            <w:top w:val="none" w:sz="0" w:space="0" w:color="auto"/>
            <w:left w:val="none" w:sz="0" w:space="0" w:color="auto"/>
            <w:bottom w:val="none" w:sz="0" w:space="0" w:color="auto"/>
            <w:right w:val="none" w:sz="0" w:space="0" w:color="auto"/>
          </w:divBdr>
        </w:div>
        <w:div w:id="808984631">
          <w:marLeft w:val="640"/>
          <w:marRight w:val="0"/>
          <w:marTop w:val="0"/>
          <w:marBottom w:val="0"/>
          <w:divBdr>
            <w:top w:val="none" w:sz="0" w:space="0" w:color="auto"/>
            <w:left w:val="none" w:sz="0" w:space="0" w:color="auto"/>
            <w:bottom w:val="none" w:sz="0" w:space="0" w:color="auto"/>
            <w:right w:val="none" w:sz="0" w:space="0" w:color="auto"/>
          </w:divBdr>
        </w:div>
        <w:div w:id="1861045474">
          <w:marLeft w:val="640"/>
          <w:marRight w:val="0"/>
          <w:marTop w:val="0"/>
          <w:marBottom w:val="0"/>
          <w:divBdr>
            <w:top w:val="none" w:sz="0" w:space="0" w:color="auto"/>
            <w:left w:val="none" w:sz="0" w:space="0" w:color="auto"/>
            <w:bottom w:val="none" w:sz="0" w:space="0" w:color="auto"/>
            <w:right w:val="none" w:sz="0" w:space="0" w:color="auto"/>
          </w:divBdr>
        </w:div>
        <w:div w:id="519121405">
          <w:marLeft w:val="640"/>
          <w:marRight w:val="0"/>
          <w:marTop w:val="0"/>
          <w:marBottom w:val="0"/>
          <w:divBdr>
            <w:top w:val="none" w:sz="0" w:space="0" w:color="auto"/>
            <w:left w:val="none" w:sz="0" w:space="0" w:color="auto"/>
            <w:bottom w:val="none" w:sz="0" w:space="0" w:color="auto"/>
            <w:right w:val="none" w:sz="0" w:space="0" w:color="auto"/>
          </w:divBdr>
        </w:div>
        <w:div w:id="1942638216">
          <w:marLeft w:val="640"/>
          <w:marRight w:val="0"/>
          <w:marTop w:val="0"/>
          <w:marBottom w:val="0"/>
          <w:divBdr>
            <w:top w:val="none" w:sz="0" w:space="0" w:color="auto"/>
            <w:left w:val="none" w:sz="0" w:space="0" w:color="auto"/>
            <w:bottom w:val="none" w:sz="0" w:space="0" w:color="auto"/>
            <w:right w:val="none" w:sz="0" w:space="0" w:color="auto"/>
          </w:divBdr>
        </w:div>
        <w:div w:id="1704863009">
          <w:marLeft w:val="640"/>
          <w:marRight w:val="0"/>
          <w:marTop w:val="0"/>
          <w:marBottom w:val="0"/>
          <w:divBdr>
            <w:top w:val="none" w:sz="0" w:space="0" w:color="auto"/>
            <w:left w:val="none" w:sz="0" w:space="0" w:color="auto"/>
            <w:bottom w:val="none" w:sz="0" w:space="0" w:color="auto"/>
            <w:right w:val="none" w:sz="0" w:space="0" w:color="auto"/>
          </w:divBdr>
        </w:div>
        <w:div w:id="1883252358">
          <w:marLeft w:val="640"/>
          <w:marRight w:val="0"/>
          <w:marTop w:val="0"/>
          <w:marBottom w:val="0"/>
          <w:divBdr>
            <w:top w:val="none" w:sz="0" w:space="0" w:color="auto"/>
            <w:left w:val="none" w:sz="0" w:space="0" w:color="auto"/>
            <w:bottom w:val="none" w:sz="0" w:space="0" w:color="auto"/>
            <w:right w:val="none" w:sz="0" w:space="0" w:color="auto"/>
          </w:divBdr>
        </w:div>
        <w:div w:id="2146000304">
          <w:marLeft w:val="640"/>
          <w:marRight w:val="0"/>
          <w:marTop w:val="0"/>
          <w:marBottom w:val="0"/>
          <w:divBdr>
            <w:top w:val="none" w:sz="0" w:space="0" w:color="auto"/>
            <w:left w:val="none" w:sz="0" w:space="0" w:color="auto"/>
            <w:bottom w:val="none" w:sz="0" w:space="0" w:color="auto"/>
            <w:right w:val="none" w:sz="0" w:space="0" w:color="auto"/>
          </w:divBdr>
        </w:div>
        <w:div w:id="1541741140">
          <w:marLeft w:val="640"/>
          <w:marRight w:val="0"/>
          <w:marTop w:val="0"/>
          <w:marBottom w:val="0"/>
          <w:divBdr>
            <w:top w:val="none" w:sz="0" w:space="0" w:color="auto"/>
            <w:left w:val="none" w:sz="0" w:space="0" w:color="auto"/>
            <w:bottom w:val="none" w:sz="0" w:space="0" w:color="auto"/>
            <w:right w:val="none" w:sz="0" w:space="0" w:color="auto"/>
          </w:divBdr>
        </w:div>
        <w:div w:id="675807872">
          <w:marLeft w:val="640"/>
          <w:marRight w:val="0"/>
          <w:marTop w:val="0"/>
          <w:marBottom w:val="0"/>
          <w:divBdr>
            <w:top w:val="none" w:sz="0" w:space="0" w:color="auto"/>
            <w:left w:val="none" w:sz="0" w:space="0" w:color="auto"/>
            <w:bottom w:val="none" w:sz="0" w:space="0" w:color="auto"/>
            <w:right w:val="none" w:sz="0" w:space="0" w:color="auto"/>
          </w:divBdr>
        </w:div>
        <w:div w:id="1646199854">
          <w:marLeft w:val="640"/>
          <w:marRight w:val="0"/>
          <w:marTop w:val="0"/>
          <w:marBottom w:val="0"/>
          <w:divBdr>
            <w:top w:val="none" w:sz="0" w:space="0" w:color="auto"/>
            <w:left w:val="none" w:sz="0" w:space="0" w:color="auto"/>
            <w:bottom w:val="none" w:sz="0" w:space="0" w:color="auto"/>
            <w:right w:val="none" w:sz="0" w:space="0" w:color="auto"/>
          </w:divBdr>
        </w:div>
        <w:div w:id="1489857303">
          <w:marLeft w:val="640"/>
          <w:marRight w:val="0"/>
          <w:marTop w:val="0"/>
          <w:marBottom w:val="0"/>
          <w:divBdr>
            <w:top w:val="none" w:sz="0" w:space="0" w:color="auto"/>
            <w:left w:val="none" w:sz="0" w:space="0" w:color="auto"/>
            <w:bottom w:val="none" w:sz="0" w:space="0" w:color="auto"/>
            <w:right w:val="none" w:sz="0" w:space="0" w:color="auto"/>
          </w:divBdr>
        </w:div>
        <w:div w:id="1746219147">
          <w:marLeft w:val="640"/>
          <w:marRight w:val="0"/>
          <w:marTop w:val="0"/>
          <w:marBottom w:val="0"/>
          <w:divBdr>
            <w:top w:val="none" w:sz="0" w:space="0" w:color="auto"/>
            <w:left w:val="none" w:sz="0" w:space="0" w:color="auto"/>
            <w:bottom w:val="none" w:sz="0" w:space="0" w:color="auto"/>
            <w:right w:val="none" w:sz="0" w:space="0" w:color="auto"/>
          </w:divBdr>
        </w:div>
        <w:div w:id="1681348612">
          <w:marLeft w:val="640"/>
          <w:marRight w:val="0"/>
          <w:marTop w:val="0"/>
          <w:marBottom w:val="0"/>
          <w:divBdr>
            <w:top w:val="none" w:sz="0" w:space="0" w:color="auto"/>
            <w:left w:val="none" w:sz="0" w:space="0" w:color="auto"/>
            <w:bottom w:val="none" w:sz="0" w:space="0" w:color="auto"/>
            <w:right w:val="none" w:sz="0" w:space="0" w:color="auto"/>
          </w:divBdr>
        </w:div>
        <w:div w:id="900823360">
          <w:marLeft w:val="640"/>
          <w:marRight w:val="0"/>
          <w:marTop w:val="0"/>
          <w:marBottom w:val="0"/>
          <w:divBdr>
            <w:top w:val="none" w:sz="0" w:space="0" w:color="auto"/>
            <w:left w:val="none" w:sz="0" w:space="0" w:color="auto"/>
            <w:bottom w:val="none" w:sz="0" w:space="0" w:color="auto"/>
            <w:right w:val="none" w:sz="0" w:space="0" w:color="auto"/>
          </w:divBdr>
        </w:div>
        <w:div w:id="1249195359">
          <w:marLeft w:val="640"/>
          <w:marRight w:val="0"/>
          <w:marTop w:val="0"/>
          <w:marBottom w:val="0"/>
          <w:divBdr>
            <w:top w:val="none" w:sz="0" w:space="0" w:color="auto"/>
            <w:left w:val="none" w:sz="0" w:space="0" w:color="auto"/>
            <w:bottom w:val="none" w:sz="0" w:space="0" w:color="auto"/>
            <w:right w:val="none" w:sz="0" w:space="0" w:color="auto"/>
          </w:divBdr>
        </w:div>
        <w:div w:id="495269889">
          <w:marLeft w:val="640"/>
          <w:marRight w:val="0"/>
          <w:marTop w:val="0"/>
          <w:marBottom w:val="0"/>
          <w:divBdr>
            <w:top w:val="none" w:sz="0" w:space="0" w:color="auto"/>
            <w:left w:val="none" w:sz="0" w:space="0" w:color="auto"/>
            <w:bottom w:val="none" w:sz="0" w:space="0" w:color="auto"/>
            <w:right w:val="none" w:sz="0" w:space="0" w:color="auto"/>
          </w:divBdr>
        </w:div>
        <w:div w:id="269701161">
          <w:marLeft w:val="640"/>
          <w:marRight w:val="0"/>
          <w:marTop w:val="0"/>
          <w:marBottom w:val="0"/>
          <w:divBdr>
            <w:top w:val="none" w:sz="0" w:space="0" w:color="auto"/>
            <w:left w:val="none" w:sz="0" w:space="0" w:color="auto"/>
            <w:bottom w:val="none" w:sz="0" w:space="0" w:color="auto"/>
            <w:right w:val="none" w:sz="0" w:space="0" w:color="auto"/>
          </w:divBdr>
        </w:div>
        <w:div w:id="1208300084">
          <w:marLeft w:val="640"/>
          <w:marRight w:val="0"/>
          <w:marTop w:val="0"/>
          <w:marBottom w:val="0"/>
          <w:divBdr>
            <w:top w:val="none" w:sz="0" w:space="0" w:color="auto"/>
            <w:left w:val="none" w:sz="0" w:space="0" w:color="auto"/>
            <w:bottom w:val="none" w:sz="0" w:space="0" w:color="auto"/>
            <w:right w:val="none" w:sz="0" w:space="0" w:color="auto"/>
          </w:divBdr>
        </w:div>
        <w:div w:id="365715683">
          <w:marLeft w:val="640"/>
          <w:marRight w:val="0"/>
          <w:marTop w:val="0"/>
          <w:marBottom w:val="0"/>
          <w:divBdr>
            <w:top w:val="none" w:sz="0" w:space="0" w:color="auto"/>
            <w:left w:val="none" w:sz="0" w:space="0" w:color="auto"/>
            <w:bottom w:val="none" w:sz="0" w:space="0" w:color="auto"/>
            <w:right w:val="none" w:sz="0" w:space="0" w:color="auto"/>
          </w:divBdr>
        </w:div>
        <w:div w:id="2060981365">
          <w:marLeft w:val="640"/>
          <w:marRight w:val="0"/>
          <w:marTop w:val="0"/>
          <w:marBottom w:val="0"/>
          <w:divBdr>
            <w:top w:val="none" w:sz="0" w:space="0" w:color="auto"/>
            <w:left w:val="none" w:sz="0" w:space="0" w:color="auto"/>
            <w:bottom w:val="none" w:sz="0" w:space="0" w:color="auto"/>
            <w:right w:val="none" w:sz="0" w:space="0" w:color="auto"/>
          </w:divBdr>
        </w:div>
        <w:div w:id="1574318064">
          <w:marLeft w:val="640"/>
          <w:marRight w:val="0"/>
          <w:marTop w:val="0"/>
          <w:marBottom w:val="0"/>
          <w:divBdr>
            <w:top w:val="none" w:sz="0" w:space="0" w:color="auto"/>
            <w:left w:val="none" w:sz="0" w:space="0" w:color="auto"/>
            <w:bottom w:val="none" w:sz="0" w:space="0" w:color="auto"/>
            <w:right w:val="none" w:sz="0" w:space="0" w:color="auto"/>
          </w:divBdr>
        </w:div>
        <w:div w:id="639725185">
          <w:marLeft w:val="640"/>
          <w:marRight w:val="0"/>
          <w:marTop w:val="0"/>
          <w:marBottom w:val="0"/>
          <w:divBdr>
            <w:top w:val="none" w:sz="0" w:space="0" w:color="auto"/>
            <w:left w:val="none" w:sz="0" w:space="0" w:color="auto"/>
            <w:bottom w:val="none" w:sz="0" w:space="0" w:color="auto"/>
            <w:right w:val="none" w:sz="0" w:space="0" w:color="auto"/>
          </w:divBdr>
        </w:div>
        <w:div w:id="19362275">
          <w:marLeft w:val="640"/>
          <w:marRight w:val="0"/>
          <w:marTop w:val="0"/>
          <w:marBottom w:val="0"/>
          <w:divBdr>
            <w:top w:val="none" w:sz="0" w:space="0" w:color="auto"/>
            <w:left w:val="none" w:sz="0" w:space="0" w:color="auto"/>
            <w:bottom w:val="none" w:sz="0" w:space="0" w:color="auto"/>
            <w:right w:val="none" w:sz="0" w:space="0" w:color="auto"/>
          </w:divBdr>
        </w:div>
        <w:div w:id="735903789">
          <w:marLeft w:val="640"/>
          <w:marRight w:val="0"/>
          <w:marTop w:val="0"/>
          <w:marBottom w:val="0"/>
          <w:divBdr>
            <w:top w:val="none" w:sz="0" w:space="0" w:color="auto"/>
            <w:left w:val="none" w:sz="0" w:space="0" w:color="auto"/>
            <w:bottom w:val="none" w:sz="0" w:space="0" w:color="auto"/>
            <w:right w:val="none" w:sz="0" w:space="0" w:color="auto"/>
          </w:divBdr>
        </w:div>
        <w:div w:id="1166288657">
          <w:marLeft w:val="640"/>
          <w:marRight w:val="0"/>
          <w:marTop w:val="0"/>
          <w:marBottom w:val="0"/>
          <w:divBdr>
            <w:top w:val="none" w:sz="0" w:space="0" w:color="auto"/>
            <w:left w:val="none" w:sz="0" w:space="0" w:color="auto"/>
            <w:bottom w:val="none" w:sz="0" w:space="0" w:color="auto"/>
            <w:right w:val="none" w:sz="0" w:space="0" w:color="auto"/>
          </w:divBdr>
        </w:div>
        <w:div w:id="1062025795">
          <w:marLeft w:val="640"/>
          <w:marRight w:val="0"/>
          <w:marTop w:val="0"/>
          <w:marBottom w:val="0"/>
          <w:divBdr>
            <w:top w:val="none" w:sz="0" w:space="0" w:color="auto"/>
            <w:left w:val="none" w:sz="0" w:space="0" w:color="auto"/>
            <w:bottom w:val="none" w:sz="0" w:space="0" w:color="auto"/>
            <w:right w:val="none" w:sz="0" w:space="0" w:color="auto"/>
          </w:divBdr>
        </w:div>
        <w:div w:id="1202740519">
          <w:marLeft w:val="640"/>
          <w:marRight w:val="0"/>
          <w:marTop w:val="0"/>
          <w:marBottom w:val="0"/>
          <w:divBdr>
            <w:top w:val="none" w:sz="0" w:space="0" w:color="auto"/>
            <w:left w:val="none" w:sz="0" w:space="0" w:color="auto"/>
            <w:bottom w:val="none" w:sz="0" w:space="0" w:color="auto"/>
            <w:right w:val="none" w:sz="0" w:space="0" w:color="auto"/>
          </w:divBdr>
        </w:div>
        <w:div w:id="1070270587">
          <w:marLeft w:val="640"/>
          <w:marRight w:val="0"/>
          <w:marTop w:val="0"/>
          <w:marBottom w:val="0"/>
          <w:divBdr>
            <w:top w:val="none" w:sz="0" w:space="0" w:color="auto"/>
            <w:left w:val="none" w:sz="0" w:space="0" w:color="auto"/>
            <w:bottom w:val="none" w:sz="0" w:space="0" w:color="auto"/>
            <w:right w:val="none" w:sz="0" w:space="0" w:color="auto"/>
          </w:divBdr>
        </w:div>
        <w:div w:id="1310743111">
          <w:marLeft w:val="640"/>
          <w:marRight w:val="0"/>
          <w:marTop w:val="0"/>
          <w:marBottom w:val="0"/>
          <w:divBdr>
            <w:top w:val="none" w:sz="0" w:space="0" w:color="auto"/>
            <w:left w:val="none" w:sz="0" w:space="0" w:color="auto"/>
            <w:bottom w:val="none" w:sz="0" w:space="0" w:color="auto"/>
            <w:right w:val="none" w:sz="0" w:space="0" w:color="auto"/>
          </w:divBdr>
        </w:div>
        <w:div w:id="2105105845">
          <w:marLeft w:val="640"/>
          <w:marRight w:val="0"/>
          <w:marTop w:val="0"/>
          <w:marBottom w:val="0"/>
          <w:divBdr>
            <w:top w:val="none" w:sz="0" w:space="0" w:color="auto"/>
            <w:left w:val="none" w:sz="0" w:space="0" w:color="auto"/>
            <w:bottom w:val="none" w:sz="0" w:space="0" w:color="auto"/>
            <w:right w:val="none" w:sz="0" w:space="0" w:color="auto"/>
          </w:divBdr>
        </w:div>
        <w:div w:id="442918057">
          <w:marLeft w:val="640"/>
          <w:marRight w:val="0"/>
          <w:marTop w:val="0"/>
          <w:marBottom w:val="0"/>
          <w:divBdr>
            <w:top w:val="none" w:sz="0" w:space="0" w:color="auto"/>
            <w:left w:val="none" w:sz="0" w:space="0" w:color="auto"/>
            <w:bottom w:val="none" w:sz="0" w:space="0" w:color="auto"/>
            <w:right w:val="none" w:sz="0" w:space="0" w:color="auto"/>
          </w:divBdr>
        </w:div>
        <w:div w:id="1147630058">
          <w:marLeft w:val="640"/>
          <w:marRight w:val="0"/>
          <w:marTop w:val="0"/>
          <w:marBottom w:val="0"/>
          <w:divBdr>
            <w:top w:val="none" w:sz="0" w:space="0" w:color="auto"/>
            <w:left w:val="none" w:sz="0" w:space="0" w:color="auto"/>
            <w:bottom w:val="none" w:sz="0" w:space="0" w:color="auto"/>
            <w:right w:val="none" w:sz="0" w:space="0" w:color="auto"/>
          </w:divBdr>
        </w:div>
        <w:div w:id="1327050546">
          <w:marLeft w:val="640"/>
          <w:marRight w:val="0"/>
          <w:marTop w:val="0"/>
          <w:marBottom w:val="0"/>
          <w:divBdr>
            <w:top w:val="none" w:sz="0" w:space="0" w:color="auto"/>
            <w:left w:val="none" w:sz="0" w:space="0" w:color="auto"/>
            <w:bottom w:val="none" w:sz="0" w:space="0" w:color="auto"/>
            <w:right w:val="none" w:sz="0" w:space="0" w:color="auto"/>
          </w:divBdr>
        </w:div>
        <w:div w:id="590623626">
          <w:marLeft w:val="640"/>
          <w:marRight w:val="0"/>
          <w:marTop w:val="0"/>
          <w:marBottom w:val="0"/>
          <w:divBdr>
            <w:top w:val="none" w:sz="0" w:space="0" w:color="auto"/>
            <w:left w:val="none" w:sz="0" w:space="0" w:color="auto"/>
            <w:bottom w:val="none" w:sz="0" w:space="0" w:color="auto"/>
            <w:right w:val="none" w:sz="0" w:space="0" w:color="auto"/>
          </w:divBdr>
        </w:div>
        <w:div w:id="1565527249">
          <w:marLeft w:val="640"/>
          <w:marRight w:val="0"/>
          <w:marTop w:val="0"/>
          <w:marBottom w:val="0"/>
          <w:divBdr>
            <w:top w:val="none" w:sz="0" w:space="0" w:color="auto"/>
            <w:left w:val="none" w:sz="0" w:space="0" w:color="auto"/>
            <w:bottom w:val="none" w:sz="0" w:space="0" w:color="auto"/>
            <w:right w:val="none" w:sz="0" w:space="0" w:color="auto"/>
          </w:divBdr>
        </w:div>
        <w:div w:id="710351037">
          <w:marLeft w:val="640"/>
          <w:marRight w:val="0"/>
          <w:marTop w:val="0"/>
          <w:marBottom w:val="0"/>
          <w:divBdr>
            <w:top w:val="none" w:sz="0" w:space="0" w:color="auto"/>
            <w:left w:val="none" w:sz="0" w:space="0" w:color="auto"/>
            <w:bottom w:val="none" w:sz="0" w:space="0" w:color="auto"/>
            <w:right w:val="none" w:sz="0" w:space="0" w:color="auto"/>
          </w:divBdr>
        </w:div>
        <w:div w:id="449859658">
          <w:marLeft w:val="640"/>
          <w:marRight w:val="0"/>
          <w:marTop w:val="0"/>
          <w:marBottom w:val="0"/>
          <w:divBdr>
            <w:top w:val="none" w:sz="0" w:space="0" w:color="auto"/>
            <w:left w:val="none" w:sz="0" w:space="0" w:color="auto"/>
            <w:bottom w:val="none" w:sz="0" w:space="0" w:color="auto"/>
            <w:right w:val="none" w:sz="0" w:space="0" w:color="auto"/>
          </w:divBdr>
        </w:div>
        <w:div w:id="1234586345">
          <w:marLeft w:val="640"/>
          <w:marRight w:val="0"/>
          <w:marTop w:val="0"/>
          <w:marBottom w:val="0"/>
          <w:divBdr>
            <w:top w:val="none" w:sz="0" w:space="0" w:color="auto"/>
            <w:left w:val="none" w:sz="0" w:space="0" w:color="auto"/>
            <w:bottom w:val="none" w:sz="0" w:space="0" w:color="auto"/>
            <w:right w:val="none" w:sz="0" w:space="0" w:color="auto"/>
          </w:divBdr>
        </w:div>
        <w:div w:id="1795634227">
          <w:marLeft w:val="640"/>
          <w:marRight w:val="0"/>
          <w:marTop w:val="0"/>
          <w:marBottom w:val="0"/>
          <w:divBdr>
            <w:top w:val="none" w:sz="0" w:space="0" w:color="auto"/>
            <w:left w:val="none" w:sz="0" w:space="0" w:color="auto"/>
            <w:bottom w:val="none" w:sz="0" w:space="0" w:color="auto"/>
            <w:right w:val="none" w:sz="0" w:space="0" w:color="auto"/>
          </w:divBdr>
        </w:div>
        <w:div w:id="540285409">
          <w:marLeft w:val="640"/>
          <w:marRight w:val="0"/>
          <w:marTop w:val="0"/>
          <w:marBottom w:val="0"/>
          <w:divBdr>
            <w:top w:val="none" w:sz="0" w:space="0" w:color="auto"/>
            <w:left w:val="none" w:sz="0" w:space="0" w:color="auto"/>
            <w:bottom w:val="none" w:sz="0" w:space="0" w:color="auto"/>
            <w:right w:val="none" w:sz="0" w:space="0" w:color="auto"/>
          </w:divBdr>
        </w:div>
        <w:div w:id="1243030261">
          <w:marLeft w:val="640"/>
          <w:marRight w:val="0"/>
          <w:marTop w:val="0"/>
          <w:marBottom w:val="0"/>
          <w:divBdr>
            <w:top w:val="none" w:sz="0" w:space="0" w:color="auto"/>
            <w:left w:val="none" w:sz="0" w:space="0" w:color="auto"/>
            <w:bottom w:val="none" w:sz="0" w:space="0" w:color="auto"/>
            <w:right w:val="none" w:sz="0" w:space="0" w:color="auto"/>
          </w:divBdr>
        </w:div>
        <w:div w:id="762191526">
          <w:marLeft w:val="640"/>
          <w:marRight w:val="0"/>
          <w:marTop w:val="0"/>
          <w:marBottom w:val="0"/>
          <w:divBdr>
            <w:top w:val="none" w:sz="0" w:space="0" w:color="auto"/>
            <w:left w:val="none" w:sz="0" w:space="0" w:color="auto"/>
            <w:bottom w:val="none" w:sz="0" w:space="0" w:color="auto"/>
            <w:right w:val="none" w:sz="0" w:space="0" w:color="auto"/>
          </w:divBdr>
        </w:div>
        <w:div w:id="1449466703">
          <w:marLeft w:val="640"/>
          <w:marRight w:val="0"/>
          <w:marTop w:val="0"/>
          <w:marBottom w:val="0"/>
          <w:divBdr>
            <w:top w:val="none" w:sz="0" w:space="0" w:color="auto"/>
            <w:left w:val="none" w:sz="0" w:space="0" w:color="auto"/>
            <w:bottom w:val="none" w:sz="0" w:space="0" w:color="auto"/>
            <w:right w:val="none" w:sz="0" w:space="0" w:color="auto"/>
          </w:divBdr>
        </w:div>
        <w:div w:id="980428244">
          <w:marLeft w:val="640"/>
          <w:marRight w:val="0"/>
          <w:marTop w:val="0"/>
          <w:marBottom w:val="0"/>
          <w:divBdr>
            <w:top w:val="none" w:sz="0" w:space="0" w:color="auto"/>
            <w:left w:val="none" w:sz="0" w:space="0" w:color="auto"/>
            <w:bottom w:val="none" w:sz="0" w:space="0" w:color="auto"/>
            <w:right w:val="none" w:sz="0" w:space="0" w:color="auto"/>
          </w:divBdr>
        </w:div>
      </w:divsChild>
    </w:div>
    <w:div w:id="1300650036">
      <w:bodyDiv w:val="1"/>
      <w:marLeft w:val="0"/>
      <w:marRight w:val="0"/>
      <w:marTop w:val="0"/>
      <w:marBottom w:val="0"/>
      <w:divBdr>
        <w:top w:val="none" w:sz="0" w:space="0" w:color="auto"/>
        <w:left w:val="none" w:sz="0" w:space="0" w:color="auto"/>
        <w:bottom w:val="none" w:sz="0" w:space="0" w:color="auto"/>
        <w:right w:val="none" w:sz="0" w:space="0" w:color="auto"/>
      </w:divBdr>
    </w:div>
    <w:div w:id="1302493727">
      <w:bodyDiv w:val="1"/>
      <w:marLeft w:val="0"/>
      <w:marRight w:val="0"/>
      <w:marTop w:val="0"/>
      <w:marBottom w:val="0"/>
      <w:divBdr>
        <w:top w:val="none" w:sz="0" w:space="0" w:color="auto"/>
        <w:left w:val="none" w:sz="0" w:space="0" w:color="auto"/>
        <w:bottom w:val="none" w:sz="0" w:space="0" w:color="auto"/>
        <w:right w:val="none" w:sz="0" w:space="0" w:color="auto"/>
      </w:divBdr>
    </w:div>
    <w:div w:id="1305043143">
      <w:bodyDiv w:val="1"/>
      <w:marLeft w:val="0"/>
      <w:marRight w:val="0"/>
      <w:marTop w:val="0"/>
      <w:marBottom w:val="0"/>
      <w:divBdr>
        <w:top w:val="none" w:sz="0" w:space="0" w:color="auto"/>
        <w:left w:val="none" w:sz="0" w:space="0" w:color="auto"/>
        <w:bottom w:val="none" w:sz="0" w:space="0" w:color="auto"/>
        <w:right w:val="none" w:sz="0" w:space="0" w:color="auto"/>
      </w:divBdr>
    </w:div>
    <w:div w:id="1310355475">
      <w:bodyDiv w:val="1"/>
      <w:marLeft w:val="0"/>
      <w:marRight w:val="0"/>
      <w:marTop w:val="0"/>
      <w:marBottom w:val="0"/>
      <w:divBdr>
        <w:top w:val="none" w:sz="0" w:space="0" w:color="auto"/>
        <w:left w:val="none" w:sz="0" w:space="0" w:color="auto"/>
        <w:bottom w:val="none" w:sz="0" w:space="0" w:color="auto"/>
        <w:right w:val="none" w:sz="0" w:space="0" w:color="auto"/>
      </w:divBdr>
      <w:divsChild>
        <w:div w:id="1448696638">
          <w:marLeft w:val="480"/>
          <w:marRight w:val="0"/>
          <w:marTop w:val="0"/>
          <w:marBottom w:val="0"/>
          <w:divBdr>
            <w:top w:val="none" w:sz="0" w:space="0" w:color="auto"/>
            <w:left w:val="none" w:sz="0" w:space="0" w:color="auto"/>
            <w:bottom w:val="none" w:sz="0" w:space="0" w:color="auto"/>
            <w:right w:val="none" w:sz="0" w:space="0" w:color="auto"/>
          </w:divBdr>
        </w:div>
        <w:div w:id="2062900388">
          <w:marLeft w:val="480"/>
          <w:marRight w:val="0"/>
          <w:marTop w:val="0"/>
          <w:marBottom w:val="0"/>
          <w:divBdr>
            <w:top w:val="none" w:sz="0" w:space="0" w:color="auto"/>
            <w:left w:val="none" w:sz="0" w:space="0" w:color="auto"/>
            <w:bottom w:val="none" w:sz="0" w:space="0" w:color="auto"/>
            <w:right w:val="none" w:sz="0" w:space="0" w:color="auto"/>
          </w:divBdr>
        </w:div>
        <w:div w:id="794644274">
          <w:marLeft w:val="480"/>
          <w:marRight w:val="0"/>
          <w:marTop w:val="0"/>
          <w:marBottom w:val="0"/>
          <w:divBdr>
            <w:top w:val="none" w:sz="0" w:space="0" w:color="auto"/>
            <w:left w:val="none" w:sz="0" w:space="0" w:color="auto"/>
            <w:bottom w:val="none" w:sz="0" w:space="0" w:color="auto"/>
            <w:right w:val="none" w:sz="0" w:space="0" w:color="auto"/>
          </w:divBdr>
        </w:div>
        <w:div w:id="1477456761">
          <w:marLeft w:val="480"/>
          <w:marRight w:val="0"/>
          <w:marTop w:val="0"/>
          <w:marBottom w:val="0"/>
          <w:divBdr>
            <w:top w:val="none" w:sz="0" w:space="0" w:color="auto"/>
            <w:left w:val="none" w:sz="0" w:space="0" w:color="auto"/>
            <w:bottom w:val="none" w:sz="0" w:space="0" w:color="auto"/>
            <w:right w:val="none" w:sz="0" w:space="0" w:color="auto"/>
          </w:divBdr>
        </w:div>
        <w:div w:id="1322541783">
          <w:marLeft w:val="480"/>
          <w:marRight w:val="0"/>
          <w:marTop w:val="0"/>
          <w:marBottom w:val="0"/>
          <w:divBdr>
            <w:top w:val="none" w:sz="0" w:space="0" w:color="auto"/>
            <w:left w:val="none" w:sz="0" w:space="0" w:color="auto"/>
            <w:bottom w:val="none" w:sz="0" w:space="0" w:color="auto"/>
            <w:right w:val="none" w:sz="0" w:space="0" w:color="auto"/>
          </w:divBdr>
        </w:div>
        <w:div w:id="64424731">
          <w:marLeft w:val="480"/>
          <w:marRight w:val="0"/>
          <w:marTop w:val="0"/>
          <w:marBottom w:val="0"/>
          <w:divBdr>
            <w:top w:val="none" w:sz="0" w:space="0" w:color="auto"/>
            <w:left w:val="none" w:sz="0" w:space="0" w:color="auto"/>
            <w:bottom w:val="none" w:sz="0" w:space="0" w:color="auto"/>
            <w:right w:val="none" w:sz="0" w:space="0" w:color="auto"/>
          </w:divBdr>
        </w:div>
        <w:div w:id="651644457">
          <w:marLeft w:val="480"/>
          <w:marRight w:val="0"/>
          <w:marTop w:val="0"/>
          <w:marBottom w:val="0"/>
          <w:divBdr>
            <w:top w:val="none" w:sz="0" w:space="0" w:color="auto"/>
            <w:left w:val="none" w:sz="0" w:space="0" w:color="auto"/>
            <w:bottom w:val="none" w:sz="0" w:space="0" w:color="auto"/>
            <w:right w:val="none" w:sz="0" w:space="0" w:color="auto"/>
          </w:divBdr>
        </w:div>
        <w:div w:id="280189969">
          <w:marLeft w:val="480"/>
          <w:marRight w:val="0"/>
          <w:marTop w:val="0"/>
          <w:marBottom w:val="0"/>
          <w:divBdr>
            <w:top w:val="none" w:sz="0" w:space="0" w:color="auto"/>
            <w:left w:val="none" w:sz="0" w:space="0" w:color="auto"/>
            <w:bottom w:val="none" w:sz="0" w:space="0" w:color="auto"/>
            <w:right w:val="none" w:sz="0" w:space="0" w:color="auto"/>
          </w:divBdr>
        </w:div>
        <w:div w:id="660624309">
          <w:marLeft w:val="480"/>
          <w:marRight w:val="0"/>
          <w:marTop w:val="0"/>
          <w:marBottom w:val="0"/>
          <w:divBdr>
            <w:top w:val="none" w:sz="0" w:space="0" w:color="auto"/>
            <w:left w:val="none" w:sz="0" w:space="0" w:color="auto"/>
            <w:bottom w:val="none" w:sz="0" w:space="0" w:color="auto"/>
            <w:right w:val="none" w:sz="0" w:space="0" w:color="auto"/>
          </w:divBdr>
        </w:div>
        <w:div w:id="1643579168">
          <w:marLeft w:val="480"/>
          <w:marRight w:val="0"/>
          <w:marTop w:val="0"/>
          <w:marBottom w:val="0"/>
          <w:divBdr>
            <w:top w:val="none" w:sz="0" w:space="0" w:color="auto"/>
            <w:left w:val="none" w:sz="0" w:space="0" w:color="auto"/>
            <w:bottom w:val="none" w:sz="0" w:space="0" w:color="auto"/>
            <w:right w:val="none" w:sz="0" w:space="0" w:color="auto"/>
          </w:divBdr>
        </w:div>
        <w:div w:id="1679961079">
          <w:marLeft w:val="480"/>
          <w:marRight w:val="0"/>
          <w:marTop w:val="0"/>
          <w:marBottom w:val="0"/>
          <w:divBdr>
            <w:top w:val="none" w:sz="0" w:space="0" w:color="auto"/>
            <w:left w:val="none" w:sz="0" w:space="0" w:color="auto"/>
            <w:bottom w:val="none" w:sz="0" w:space="0" w:color="auto"/>
            <w:right w:val="none" w:sz="0" w:space="0" w:color="auto"/>
          </w:divBdr>
        </w:div>
        <w:div w:id="710619599">
          <w:marLeft w:val="480"/>
          <w:marRight w:val="0"/>
          <w:marTop w:val="0"/>
          <w:marBottom w:val="0"/>
          <w:divBdr>
            <w:top w:val="none" w:sz="0" w:space="0" w:color="auto"/>
            <w:left w:val="none" w:sz="0" w:space="0" w:color="auto"/>
            <w:bottom w:val="none" w:sz="0" w:space="0" w:color="auto"/>
            <w:right w:val="none" w:sz="0" w:space="0" w:color="auto"/>
          </w:divBdr>
        </w:div>
        <w:div w:id="1833837456">
          <w:marLeft w:val="480"/>
          <w:marRight w:val="0"/>
          <w:marTop w:val="0"/>
          <w:marBottom w:val="0"/>
          <w:divBdr>
            <w:top w:val="none" w:sz="0" w:space="0" w:color="auto"/>
            <w:left w:val="none" w:sz="0" w:space="0" w:color="auto"/>
            <w:bottom w:val="none" w:sz="0" w:space="0" w:color="auto"/>
            <w:right w:val="none" w:sz="0" w:space="0" w:color="auto"/>
          </w:divBdr>
        </w:div>
        <w:div w:id="1464156835">
          <w:marLeft w:val="480"/>
          <w:marRight w:val="0"/>
          <w:marTop w:val="0"/>
          <w:marBottom w:val="0"/>
          <w:divBdr>
            <w:top w:val="none" w:sz="0" w:space="0" w:color="auto"/>
            <w:left w:val="none" w:sz="0" w:space="0" w:color="auto"/>
            <w:bottom w:val="none" w:sz="0" w:space="0" w:color="auto"/>
            <w:right w:val="none" w:sz="0" w:space="0" w:color="auto"/>
          </w:divBdr>
        </w:div>
        <w:div w:id="6375718">
          <w:marLeft w:val="480"/>
          <w:marRight w:val="0"/>
          <w:marTop w:val="0"/>
          <w:marBottom w:val="0"/>
          <w:divBdr>
            <w:top w:val="none" w:sz="0" w:space="0" w:color="auto"/>
            <w:left w:val="none" w:sz="0" w:space="0" w:color="auto"/>
            <w:bottom w:val="none" w:sz="0" w:space="0" w:color="auto"/>
            <w:right w:val="none" w:sz="0" w:space="0" w:color="auto"/>
          </w:divBdr>
        </w:div>
        <w:div w:id="1283344457">
          <w:marLeft w:val="480"/>
          <w:marRight w:val="0"/>
          <w:marTop w:val="0"/>
          <w:marBottom w:val="0"/>
          <w:divBdr>
            <w:top w:val="none" w:sz="0" w:space="0" w:color="auto"/>
            <w:left w:val="none" w:sz="0" w:space="0" w:color="auto"/>
            <w:bottom w:val="none" w:sz="0" w:space="0" w:color="auto"/>
            <w:right w:val="none" w:sz="0" w:space="0" w:color="auto"/>
          </w:divBdr>
        </w:div>
        <w:div w:id="1074546529">
          <w:marLeft w:val="480"/>
          <w:marRight w:val="0"/>
          <w:marTop w:val="0"/>
          <w:marBottom w:val="0"/>
          <w:divBdr>
            <w:top w:val="none" w:sz="0" w:space="0" w:color="auto"/>
            <w:left w:val="none" w:sz="0" w:space="0" w:color="auto"/>
            <w:bottom w:val="none" w:sz="0" w:space="0" w:color="auto"/>
            <w:right w:val="none" w:sz="0" w:space="0" w:color="auto"/>
          </w:divBdr>
        </w:div>
        <w:div w:id="1928536149">
          <w:marLeft w:val="480"/>
          <w:marRight w:val="0"/>
          <w:marTop w:val="0"/>
          <w:marBottom w:val="0"/>
          <w:divBdr>
            <w:top w:val="none" w:sz="0" w:space="0" w:color="auto"/>
            <w:left w:val="none" w:sz="0" w:space="0" w:color="auto"/>
            <w:bottom w:val="none" w:sz="0" w:space="0" w:color="auto"/>
            <w:right w:val="none" w:sz="0" w:space="0" w:color="auto"/>
          </w:divBdr>
        </w:div>
        <w:div w:id="1787121087">
          <w:marLeft w:val="480"/>
          <w:marRight w:val="0"/>
          <w:marTop w:val="0"/>
          <w:marBottom w:val="0"/>
          <w:divBdr>
            <w:top w:val="none" w:sz="0" w:space="0" w:color="auto"/>
            <w:left w:val="none" w:sz="0" w:space="0" w:color="auto"/>
            <w:bottom w:val="none" w:sz="0" w:space="0" w:color="auto"/>
            <w:right w:val="none" w:sz="0" w:space="0" w:color="auto"/>
          </w:divBdr>
        </w:div>
        <w:div w:id="842621229">
          <w:marLeft w:val="480"/>
          <w:marRight w:val="0"/>
          <w:marTop w:val="0"/>
          <w:marBottom w:val="0"/>
          <w:divBdr>
            <w:top w:val="none" w:sz="0" w:space="0" w:color="auto"/>
            <w:left w:val="none" w:sz="0" w:space="0" w:color="auto"/>
            <w:bottom w:val="none" w:sz="0" w:space="0" w:color="auto"/>
            <w:right w:val="none" w:sz="0" w:space="0" w:color="auto"/>
          </w:divBdr>
        </w:div>
        <w:div w:id="609825123">
          <w:marLeft w:val="480"/>
          <w:marRight w:val="0"/>
          <w:marTop w:val="0"/>
          <w:marBottom w:val="0"/>
          <w:divBdr>
            <w:top w:val="none" w:sz="0" w:space="0" w:color="auto"/>
            <w:left w:val="none" w:sz="0" w:space="0" w:color="auto"/>
            <w:bottom w:val="none" w:sz="0" w:space="0" w:color="auto"/>
            <w:right w:val="none" w:sz="0" w:space="0" w:color="auto"/>
          </w:divBdr>
        </w:div>
        <w:div w:id="785468563">
          <w:marLeft w:val="480"/>
          <w:marRight w:val="0"/>
          <w:marTop w:val="0"/>
          <w:marBottom w:val="0"/>
          <w:divBdr>
            <w:top w:val="none" w:sz="0" w:space="0" w:color="auto"/>
            <w:left w:val="none" w:sz="0" w:space="0" w:color="auto"/>
            <w:bottom w:val="none" w:sz="0" w:space="0" w:color="auto"/>
            <w:right w:val="none" w:sz="0" w:space="0" w:color="auto"/>
          </w:divBdr>
        </w:div>
        <w:div w:id="944264655">
          <w:marLeft w:val="480"/>
          <w:marRight w:val="0"/>
          <w:marTop w:val="0"/>
          <w:marBottom w:val="0"/>
          <w:divBdr>
            <w:top w:val="none" w:sz="0" w:space="0" w:color="auto"/>
            <w:left w:val="none" w:sz="0" w:space="0" w:color="auto"/>
            <w:bottom w:val="none" w:sz="0" w:space="0" w:color="auto"/>
            <w:right w:val="none" w:sz="0" w:space="0" w:color="auto"/>
          </w:divBdr>
        </w:div>
        <w:div w:id="393283694">
          <w:marLeft w:val="480"/>
          <w:marRight w:val="0"/>
          <w:marTop w:val="0"/>
          <w:marBottom w:val="0"/>
          <w:divBdr>
            <w:top w:val="none" w:sz="0" w:space="0" w:color="auto"/>
            <w:left w:val="none" w:sz="0" w:space="0" w:color="auto"/>
            <w:bottom w:val="none" w:sz="0" w:space="0" w:color="auto"/>
            <w:right w:val="none" w:sz="0" w:space="0" w:color="auto"/>
          </w:divBdr>
        </w:div>
        <w:div w:id="1740902574">
          <w:marLeft w:val="480"/>
          <w:marRight w:val="0"/>
          <w:marTop w:val="0"/>
          <w:marBottom w:val="0"/>
          <w:divBdr>
            <w:top w:val="none" w:sz="0" w:space="0" w:color="auto"/>
            <w:left w:val="none" w:sz="0" w:space="0" w:color="auto"/>
            <w:bottom w:val="none" w:sz="0" w:space="0" w:color="auto"/>
            <w:right w:val="none" w:sz="0" w:space="0" w:color="auto"/>
          </w:divBdr>
        </w:div>
        <w:div w:id="1833332562">
          <w:marLeft w:val="480"/>
          <w:marRight w:val="0"/>
          <w:marTop w:val="0"/>
          <w:marBottom w:val="0"/>
          <w:divBdr>
            <w:top w:val="none" w:sz="0" w:space="0" w:color="auto"/>
            <w:left w:val="none" w:sz="0" w:space="0" w:color="auto"/>
            <w:bottom w:val="none" w:sz="0" w:space="0" w:color="auto"/>
            <w:right w:val="none" w:sz="0" w:space="0" w:color="auto"/>
          </w:divBdr>
        </w:div>
        <w:div w:id="1216241311">
          <w:marLeft w:val="480"/>
          <w:marRight w:val="0"/>
          <w:marTop w:val="0"/>
          <w:marBottom w:val="0"/>
          <w:divBdr>
            <w:top w:val="none" w:sz="0" w:space="0" w:color="auto"/>
            <w:left w:val="none" w:sz="0" w:space="0" w:color="auto"/>
            <w:bottom w:val="none" w:sz="0" w:space="0" w:color="auto"/>
            <w:right w:val="none" w:sz="0" w:space="0" w:color="auto"/>
          </w:divBdr>
        </w:div>
        <w:div w:id="410129288">
          <w:marLeft w:val="480"/>
          <w:marRight w:val="0"/>
          <w:marTop w:val="0"/>
          <w:marBottom w:val="0"/>
          <w:divBdr>
            <w:top w:val="none" w:sz="0" w:space="0" w:color="auto"/>
            <w:left w:val="none" w:sz="0" w:space="0" w:color="auto"/>
            <w:bottom w:val="none" w:sz="0" w:space="0" w:color="auto"/>
            <w:right w:val="none" w:sz="0" w:space="0" w:color="auto"/>
          </w:divBdr>
        </w:div>
        <w:div w:id="1427000145">
          <w:marLeft w:val="480"/>
          <w:marRight w:val="0"/>
          <w:marTop w:val="0"/>
          <w:marBottom w:val="0"/>
          <w:divBdr>
            <w:top w:val="none" w:sz="0" w:space="0" w:color="auto"/>
            <w:left w:val="none" w:sz="0" w:space="0" w:color="auto"/>
            <w:bottom w:val="none" w:sz="0" w:space="0" w:color="auto"/>
            <w:right w:val="none" w:sz="0" w:space="0" w:color="auto"/>
          </w:divBdr>
        </w:div>
        <w:div w:id="1973170912">
          <w:marLeft w:val="480"/>
          <w:marRight w:val="0"/>
          <w:marTop w:val="0"/>
          <w:marBottom w:val="0"/>
          <w:divBdr>
            <w:top w:val="none" w:sz="0" w:space="0" w:color="auto"/>
            <w:left w:val="none" w:sz="0" w:space="0" w:color="auto"/>
            <w:bottom w:val="none" w:sz="0" w:space="0" w:color="auto"/>
            <w:right w:val="none" w:sz="0" w:space="0" w:color="auto"/>
          </w:divBdr>
        </w:div>
        <w:div w:id="1421678276">
          <w:marLeft w:val="480"/>
          <w:marRight w:val="0"/>
          <w:marTop w:val="0"/>
          <w:marBottom w:val="0"/>
          <w:divBdr>
            <w:top w:val="none" w:sz="0" w:space="0" w:color="auto"/>
            <w:left w:val="none" w:sz="0" w:space="0" w:color="auto"/>
            <w:bottom w:val="none" w:sz="0" w:space="0" w:color="auto"/>
            <w:right w:val="none" w:sz="0" w:space="0" w:color="auto"/>
          </w:divBdr>
        </w:div>
        <w:div w:id="1905330426">
          <w:marLeft w:val="480"/>
          <w:marRight w:val="0"/>
          <w:marTop w:val="0"/>
          <w:marBottom w:val="0"/>
          <w:divBdr>
            <w:top w:val="none" w:sz="0" w:space="0" w:color="auto"/>
            <w:left w:val="none" w:sz="0" w:space="0" w:color="auto"/>
            <w:bottom w:val="none" w:sz="0" w:space="0" w:color="auto"/>
            <w:right w:val="none" w:sz="0" w:space="0" w:color="auto"/>
          </w:divBdr>
        </w:div>
        <w:div w:id="1913275333">
          <w:marLeft w:val="480"/>
          <w:marRight w:val="0"/>
          <w:marTop w:val="0"/>
          <w:marBottom w:val="0"/>
          <w:divBdr>
            <w:top w:val="none" w:sz="0" w:space="0" w:color="auto"/>
            <w:left w:val="none" w:sz="0" w:space="0" w:color="auto"/>
            <w:bottom w:val="none" w:sz="0" w:space="0" w:color="auto"/>
            <w:right w:val="none" w:sz="0" w:space="0" w:color="auto"/>
          </w:divBdr>
        </w:div>
        <w:div w:id="1939362630">
          <w:marLeft w:val="480"/>
          <w:marRight w:val="0"/>
          <w:marTop w:val="0"/>
          <w:marBottom w:val="0"/>
          <w:divBdr>
            <w:top w:val="none" w:sz="0" w:space="0" w:color="auto"/>
            <w:left w:val="none" w:sz="0" w:space="0" w:color="auto"/>
            <w:bottom w:val="none" w:sz="0" w:space="0" w:color="auto"/>
            <w:right w:val="none" w:sz="0" w:space="0" w:color="auto"/>
          </w:divBdr>
        </w:div>
        <w:div w:id="1385636535">
          <w:marLeft w:val="480"/>
          <w:marRight w:val="0"/>
          <w:marTop w:val="0"/>
          <w:marBottom w:val="0"/>
          <w:divBdr>
            <w:top w:val="none" w:sz="0" w:space="0" w:color="auto"/>
            <w:left w:val="none" w:sz="0" w:space="0" w:color="auto"/>
            <w:bottom w:val="none" w:sz="0" w:space="0" w:color="auto"/>
            <w:right w:val="none" w:sz="0" w:space="0" w:color="auto"/>
          </w:divBdr>
        </w:div>
        <w:div w:id="1795633306">
          <w:marLeft w:val="480"/>
          <w:marRight w:val="0"/>
          <w:marTop w:val="0"/>
          <w:marBottom w:val="0"/>
          <w:divBdr>
            <w:top w:val="none" w:sz="0" w:space="0" w:color="auto"/>
            <w:left w:val="none" w:sz="0" w:space="0" w:color="auto"/>
            <w:bottom w:val="none" w:sz="0" w:space="0" w:color="auto"/>
            <w:right w:val="none" w:sz="0" w:space="0" w:color="auto"/>
          </w:divBdr>
        </w:div>
        <w:div w:id="570389764">
          <w:marLeft w:val="480"/>
          <w:marRight w:val="0"/>
          <w:marTop w:val="0"/>
          <w:marBottom w:val="0"/>
          <w:divBdr>
            <w:top w:val="none" w:sz="0" w:space="0" w:color="auto"/>
            <w:left w:val="none" w:sz="0" w:space="0" w:color="auto"/>
            <w:bottom w:val="none" w:sz="0" w:space="0" w:color="auto"/>
            <w:right w:val="none" w:sz="0" w:space="0" w:color="auto"/>
          </w:divBdr>
        </w:div>
        <w:div w:id="1106120968">
          <w:marLeft w:val="480"/>
          <w:marRight w:val="0"/>
          <w:marTop w:val="0"/>
          <w:marBottom w:val="0"/>
          <w:divBdr>
            <w:top w:val="none" w:sz="0" w:space="0" w:color="auto"/>
            <w:left w:val="none" w:sz="0" w:space="0" w:color="auto"/>
            <w:bottom w:val="none" w:sz="0" w:space="0" w:color="auto"/>
            <w:right w:val="none" w:sz="0" w:space="0" w:color="auto"/>
          </w:divBdr>
        </w:div>
        <w:div w:id="1985038913">
          <w:marLeft w:val="480"/>
          <w:marRight w:val="0"/>
          <w:marTop w:val="0"/>
          <w:marBottom w:val="0"/>
          <w:divBdr>
            <w:top w:val="none" w:sz="0" w:space="0" w:color="auto"/>
            <w:left w:val="none" w:sz="0" w:space="0" w:color="auto"/>
            <w:bottom w:val="none" w:sz="0" w:space="0" w:color="auto"/>
            <w:right w:val="none" w:sz="0" w:space="0" w:color="auto"/>
          </w:divBdr>
        </w:div>
        <w:div w:id="926767610">
          <w:marLeft w:val="480"/>
          <w:marRight w:val="0"/>
          <w:marTop w:val="0"/>
          <w:marBottom w:val="0"/>
          <w:divBdr>
            <w:top w:val="none" w:sz="0" w:space="0" w:color="auto"/>
            <w:left w:val="none" w:sz="0" w:space="0" w:color="auto"/>
            <w:bottom w:val="none" w:sz="0" w:space="0" w:color="auto"/>
            <w:right w:val="none" w:sz="0" w:space="0" w:color="auto"/>
          </w:divBdr>
        </w:div>
        <w:div w:id="1971397178">
          <w:marLeft w:val="480"/>
          <w:marRight w:val="0"/>
          <w:marTop w:val="0"/>
          <w:marBottom w:val="0"/>
          <w:divBdr>
            <w:top w:val="none" w:sz="0" w:space="0" w:color="auto"/>
            <w:left w:val="none" w:sz="0" w:space="0" w:color="auto"/>
            <w:bottom w:val="none" w:sz="0" w:space="0" w:color="auto"/>
            <w:right w:val="none" w:sz="0" w:space="0" w:color="auto"/>
          </w:divBdr>
        </w:div>
        <w:div w:id="681929907">
          <w:marLeft w:val="480"/>
          <w:marRight w:val="0"/>
          <w:marTop w:val="0"/>
          <w:marBottom w:val="0"/>
          <w:divBdr>
            <w:top w:val="none" w:sz="0" w:space="0" w:color="auto"/>
            <w:left w:val="none" w:sz="0" w:space="0" w:color="auto"/>
            <w:bottom w:val="none" w:sz="0" w:space="0" w:color="auto"/>
            <w:right w:val="none" w:sz="0" w:space="0" w:color="auto"/>
          </w:divBdr>
        </w:div>
        <w:div w:id="650065141">
          <w:marLeft w:val="480"/>
          <w:marRight w:val="0"/>
          <w:marTop w:val="0"/>
          <w:marBottom w:val="0"/>
          <w:divBdr>
            <w:top w:val="none" w:sz="0" w:space="0" w:color="auto"/>
            <w:left w:val="none" w:sz="0" w:space="0" w:color="auto"/>
            <w:bottom w:val="none" w:sz="0" w:space="0" w:color="auto"/>
            <w:right w:val="none" w:sz="0" w:space="0" w:color="auto"/>
          </w:divBdr>
        </w:div>
        <w:div w:id="671487416">
          <w:marLeft w:val="480"/>
          <w:marRight w:val="0"/>
          <w:marTop w:val="0"/>
          <w:marBottom w:val="0"/>
          <w:divBdr>
            <w:top w:val="none" w:sz="0" w:space="0" w:color="auto"/>
            <w:left w:val="none" w:sz="0" w:space="0" w:color="auto"/>
            <w:bottom w:val="none" w:sz="0" w:space="0" w:color="auto"/>
            <w:right w:val="none" w:sz="0" w:space="0" w:color="auto"/>
          </w:divBdr>
        </w:div>
        <w:div w:id="1131288841">
          <w:marLeft w:val="480"/>
          <w:marRight w:val="0"/>
          <w:marTop w:val="0"/>
          <w:marBottom w:val="0"/>
          <w:divBdr>
            <w:top w:val="none" w:sz="0" w:space="0" w:color="auto"/>
            <w:left w:val="none" w:sz="0" w:space="0" w:color="auto"/>
            <w:bottom w:val="none" w:sz="0" w:space="0" w:color="auto"/>
            <w:right w:val="none" w:sz="0" w:space="0" w:color="auto"/>
          </w:divBdr>
        </w:div>
        <w:div w:id="219682361">
          <w:marLeft w:val="480"/>
          <w:marRight w:val="0"/>
          <w:marTop w:val="0"/>
          <w:marBottom w:val="0"/>
          <w:divBdr>
            <w:top w:val="none" w:sz="0" w:space="0" w:color="auto"/>
            <w:left w:val="none" w:sz="0" w:space="0" w:color="auto"/>
            <w:bottom w:val="none" w:sz="0" w:space="0" w:color="auto"/>
            <w:right w:val="none" w:sz="0" w:space="0" w:color="auto"/>
          </w:divBdr>
        </w:div>
        <w:div w:id="478503548">
          <w:marLeft w:val="480"/>
          <w:marRight w:val="0"/>
          <w:marTop w:val="0"/>
          <w:marBottom w:val="0"/>
          <w:divBdr>
            <w:top w:val="none" w:sz="0" w:space="0" w:color="auto"/>
            <w:left w:val="none" w:sz="0" w:space="0" w:color="auto"/>
            <w:bottom w:val="none" w:sz="0" w:space="0" w:color="auto"/>
            <w:right w:val="none" w:sz="0" w:space="0" w:color="auto"/>
          </w:divBdr>
        </w:div>
        <w:div w:id="1228565066">
          <w:marLeft w:val="480"/>
          <w:marRight w:val="0"/>
          <w:marTop w:val="0"/>
          <w:marBottom w:val="0"/>
          <w:divBdr>
            <w:top w:val="none" w:sz="0" w:space="0" w:color="auto"/>
            <w:left w:val="none" w:sz="0" w:space="0" w:color="auto"/>
            <w:bottom w:val="none" w:sz="0" w:space="0" w:color="auto"/>
            <w:right w:val="none" w:sz="0" w:space="0" w:color="auto"/>
          </w:divBdr>
        </w:div>
        <w:div w:id="1033766927">
          <w:marLeft w:val="480"/>
          <w:marRight w:val="0"/>
          <w:marTop w:val="0"/>
          <w:marBottom w:val="0"/>
          <w:divBdr>
            <w:top w:val="none" w:sz="0" w:space="0" w:color="auto"/>
            <w:left w:val="none" w:sz="0" w:space="0" w:color="auto"/>
            <w:bottom w:val="none" w:sz="0" w:space="0" w:color="auto"/>
            <w:right w:val="none" w:sz="0" w:space="0" w:color="auto"/>
          </w:divBdr>
        </w:div>
        <w:div w:id="779883577">
          <w:marLeft w:val="480"/>
          <w:marRight w:val="0"/>
          <w:marTop w:val="0"/>
          <w:marBottom w:val="0"/>
          <w:divBdr>
            <w:top w:val="none" w:sz="0" w:space="0" w:color="auto"/>
            <w:left w:val="none" w:sz="0" w:space="0" w:color="auto"/>
            <w:bottom w:val="none" w:sz="0" w:space="0" w:color="auto"/>
            <w:right w:val="none" w:sz="0" w:space="0" w:color="auto"/>
          </w:divBdr>
        </w:div>
        <w:div w:id="1718049306">
          <w:marLeft w:val="480"/>
          <w:marRight w:val="0"/>
          <w:marTop w:val="0"/>
          <w:marBottom w:val="0"/>
          <w:divBdr>
            <w:top w:val="none" w:sz="0" w:space="0" w:color="auto"/>
            <w:left w:val="none" w:sz="0" w:space="0" w:color="auto"/>
            <w:bottom w:val="none" w:sz="0" w:space="0" w:color="auto"/>
            <w:right w:val="none" w:sz="0" w:space="0" w:color="auto"/>
          </w:divBdr>
        </w:div>
        <w:div w:id="1114207882">
          <w:marLeft w:val="480"/>
          <w:marRight w:val="0"/>
          <w:marTop w:val="0"/>
          <w:marBottom w:val="0"/>
          <w:divBdr>
            <w:top w:val="none" w:sz="0" w:space="0" w:color="auto"/>
            <w:left w:val="none" w:sz="0" w:space="0" w:color="auto"/>
            <w:bottom w:val="none" w:sz="0" w:space="0" w:color="auto"/>
            <w:right w:val="none" w:sz="0" w:space="0" w:color="auto"/>
          </w:divBdr>
        </w:div>
        <w:div w:id="723527930">
          <w:marLeft w:val="480"/>
          <w:marRight w:val="0"/>
          <w:marTop w:val="0"/>
          <w:marBottom w:val="0"/>
          <w:divBdr>
            <w:top w:val="none" w:sz="0" w:space="0" w:color="auto"/>
            <w:left w:val="none" w:sz="0" w:space="0" w:color="auto"/>
            <w:bottom w:val="none" w:sz="0" w:space="0" w:color="auto"/>
            <w:right w:val="none" w:sz="0" w:space="0" w:color="auto"/>
          </w:divBdr>
        </w:div>
        <w:div w:id="511845857">
          <w:marLeft w:val="480"/>
          <w:marRight w:val="0"/>
          <w:marTop w:val="0"/>
          <w:marBottom w:val="0"/>
          <w:divBdr>
            <w:top w:val="none" w:sz="0" w:space="0" w:color="auto"/>
            <w:left w:val="none" w:sz="0" w:space="0" w:color="auto"/>
            <w:bottom w:val="none" w:sz="0" w:space="0" w:color="auto"/>
            <w:right w:val="none" w:sz="0" w:space="0" w:color="auto"/>
          </w:divBdr>
        </w:div>
        <w:div w:id="1207909446">
          <w:marLeft w:val="480"/>
          <w:marRight w:val="0"/>
          <w:marTop w:val="0"/>
          <w:marBottom w:val="0"/>
          <w:divBdr>
            <w:top w:val="none" w:sz="0" w:space="0" w:color="auto"/>
            <w:left w:val="none" w:sz="0" w:space="0" w:color="auto"/>
            <w:bottom w:val="none" w:sz="0" w:space="0" w:color="auto"/>
            <w:right w:val="none" w:sz="0" w:space="0" w:color="auto"/>
          </w:divBdr>
        </w:div>
        <w:div w:id="1795051694">
          <w:marLeft w:val="480"/>
          <w:marRight w:val="0"/>
          <w:marTop w:val="0"/>
          <w:marBottom w:val="0"/>
          <w:divBdr>
            <w:top w:val="none" w:sz="0" w:space="0" w:color="auto"/>
            <w:left w:val="none" w:sz="0" w:space="0" w:color="auto"/>
            <w:bottom w:val="none" w:sz="0" w:space="0" w:color="auto"/>
            <w:right w:val="none" w:sz="0" w:space="0" w:color="auto"/>
          </w:divBdr>
        </w:div>
      </w:divsChild>
    </w:div>
    <w:div w:id="1314335824">
      <w:bodyDiv w:val="1"/>
      <w:marLeft w:val="0"/>
      <w:marRight w:val="0"/>
      <w:marTop w:val="0"/>
      <w:marBottom w:val="0"/>
      <w:divBdr>
        <w:top w:val="none" w:sz="0" w:space="0" w:color="auto"/>
        <w:left w:val="none" w:sz="0" w:space="0" w:color="auto"/>
        <w:bottom w:val="none" w:sz="0" w:space="0" w:color="auto"/>
        <w:right w:val="none" w:sz="0" w:space="0" w:color="auto"/>
      </w:divBdr>
    </w:div>
    <w:div w:id="1326589902">
      <w:bodyDiv w:val="1"/>
      <w:marLeft w:val="0"/>
      <w:marRight w:val="0"/>
      <w:marTop w:val="0"/>
      <w:marBottom w:val="0"/>
      <w:divBdr>
        <w:top w:val="none" w:sz="0" w:space="0" w:color="auto"/>
        <w:left w:val="none" w:sz="0" w:space="0" w:color="auto"/>
        <w:bottom w:val="none" w:sz="0" w:space="0" w:color="auto"/>
        <w:right w:val="none" w:sz="0" w:space="0" w:color="auto"/>
      </w:divBdr>
    </w:div>
    <w:div w:id="1334604406">
      <w:bodyDiv w:val="1"/>
      <w:marLeft w:val="0"/>
      <w:marRight w:val="0"/>
      <w:marTop w:val="0"/>
      <w:marBottom w:val="0"/>
      <w:divBdr>
        <w:top w:val="none" w:sz="0" w:space="0" w:color="auto"/>
        <w:left w:val="none" w:sz="0" w:space="0" w:color="auto"/>
        <w:bottom w:val="none" w:sz="0" w:space="0" w:color="auto"/>
        <w:right w:val="none" w:sz="0" w:space="0" w:color="auto"/>
      </w:divBdr>
    </w:div>
    <w:div w:id="1337268926">
      <w:bodyDiv w:val="1"/>
      <w:marLeft w:val="0"/>
      <w:marRight w:val="0"/>
      <w:marTop w:val="0"/>
      <w:marBottom w:val="0"/>
      <w:divBdr>
        <w:top w:val="none" w:sz="0" w:space="0" w:color="auto"/>
        <w:left w:val="none" w:sz="0" w:space="0" w:color="auto"/>
        <w:bottom w:val="none" w:sz="0" w:space="0" w:color="auto"/>
        <w:right w:val="none" w:sz="0" w:space="0" w:color="auto"/>
      </w:divBdr>
    </w:div>
    <w:div w:id="1342659947">
      <w:bodyDiv w:val="1"/>
      <w:marLeft w:val="0"/>
      <w:marRight w:val="0"/>
      <w:marTop w:val="0"/>
      <w:marBottom w:val="0"/>
      <w:divBdr>
        <w:top w:val="none" w:sz="0" w:space="0" w:color="auto"/>
        <w:left w:val="none" w:sz="0" w:space="0" w:color="auto"/>
        <w:bottom w:val="none" w:sz="0" w:space="0" w:color="auto"/>
        <w:right w:val="none" w:sz="0" w:space="0" w:color="auto"/>
      </w:divBdr>
      <w:divsChild>
        <w:div w:id="1415392353">
          <w:marLeft w:val="640"/>
          <w:marRight w:val="0"/>
          <w:marTop w:val="0"/>
          <w:marBottom w:val="0"/>
          <w:divBdr>
            <w:top w:val="none" w:sz="0" w:space="0" w:color="auto"/>
            <w:left w:val="none" w:sz="0" w:space="0" w:color="auto"/>
            <w:bottom w:val="none" w:sz="0" w:space="0" w:color="auto"/>
            <w:right w:val="none" w:sz="0" w:space="0" w:color="auto"/>
          </w:divBdr>
        </w:div>
        <w:div w:id="537812860">
          <w:marLeft w:val="640"/>
          <w:marRight w:val="0"/>
          <w:marTop w:val="0"/>
          <w:marBottom w:val="0"/>
          <w:divBdr>
            <w:top w:val="none" w:sz="0" w:space="0" w:color="auto"/>
            <w:left w:val="none" w:sz="0" w:space="0" w:color="auto"/>
            <w:bottom w:val="none" w:sz="0" w:space="0" w:color="auto"/>
            <w:right w:val="none" w:sz="0" w:space="0" w:color="auto"/>
          </w:divBdr>
        </w:div>
        <w:div w:id="961502736">
          <w:marLeft w:val="640"/>
          <w:marRight w:val="0"/>
          <w:marTop w:val="0"/>
          <w:marBottom w:val="0"/>
          <w:divBdr>
            <w:top w:val="none" w:sz="0" w:space="0" w:color="auto"/>
            <w:left w:val="none" w:sz="0" w:space="0" w:color="auto"/>
            <w:bottom w:val="none" w:sz="0" w:space="0" w:color="auto"/>
            <w:right w:val="none" w:sz="0" w:space="0" w:color="auto"/>
          </w:divBdr>
        </w:div>
        <w:div w:id="678888612">
          <w:marLeft w:val="640"/>
          <w:marRight w:val="0"/>
          <w:marTop w:val="0"/>
          <w:marBottom w:val="0"/>
          <w:divBdr>
            <w:top w:val="none" w:sz="0" w:space="0" w:color="auto"/>
            <w:left w:val="none" w:sz="0" w:space="0" w:color="auto"/>
            <w:bottom w:val="none" w:sz="0" w:space="0" w:color="auto"/>
            <w:right w:val="none" w:sz="0" w:space="0" w:color="auto"/>
          </w:divBdr>
        </w:div>
        <w:div w:id="194076008">
          <w:marLeft w:val="640"/>
          <w:marRight w:val="0"/>
          <w:marTop w:val="0"/>
          <w:marBottom w:val="0"/>
          <w:divBdr>
            <w:top w:val="none" w:sz="0" w:space="0" w:color="auto"/>
            <w:left w:val="none" w:sz="0" w:space="0" w:color="auto"/>
            <w:bottom w:val="none" w:sz="0" w:space="0" w:color="auto"/>
            <w:right w:val="none" w:sz="0" w:space="0" w:color="auto"/>
          </w:divBdr>
        </w:div>
        <w:div w:id="56589771">
          <w:marLeft w:val="640"/>
          <w:marRight w:val="0"/>
          <w:marTop w:val="0"/>
          <w:marBottom w:val="0"/>
          <w:divBdr>
            <w:top w:val="none" w:sz="0" w:space="0" w:color="auto"/>
            <w:left w:val="none" w:sz="0" w:space="0" w:color="auto"/>
            <w:bottom w:val="none" w:sz="0" w:space="0" w:color="auto"/>
            <w:right w:val="none" w:sz="0" w:space="0" w:color="auto"/>
          </w:divBdr>
        </w:div>
        <w:div w:id="80219393">
          <w:marLeft w:val="640"/>
          <w:marRight w:val="0"/>
          <w:marTop w:val="0"/>
          <w:marBottom w:val="0"/>
          <w:divBdr>
            <w:top w:val="none" w:sz="0" w:space="0" w:color="auto"/>
            <w:left w:val="none" w:sz="0" w:space="0" w:color="auto"/>
            <w:bottom w:val="none" w:sz="0" w:space="0" w:color="auto"/>
            <w:right w:val="none" w:sz="0" w:space="0" w:color="auto"/>
          </w:divBdr>
        </w:div>
        <w:div w:id="1782146746">
          <w:marLeft w:val="640"/>
          <w:marRight w:val="0"/>
          <w:marTop w:val="0"/>
          <w:marBottom w:val="0"/>
          <w:divBdr>
            <w:top w:val="none" w:sz="0" w:space="0" w:color="auto"/>
            <w:left w:val="none" w:sz="0" w:space="0" w:color="auto"/>
            <w:bottom w:val="none" w:sz="0" w:space="0" w:color="auto"/>
            <w:right w:val="none" w:sz="0" w:space="0" w:color="auto"/>
          </w:divBdr>
        </w:div>
        <w:div w:id="405567789">
          <w:marLeft w:val="640"/>
          <w:marRight w:val="0"/>
          <w:marTop w:val="0"/>
          <w:marBottom w:val="0"/>
          <w:divBdr>
            <w:top w:val="none" w:sz="0" w:space="0" w:color="auto"/>
            <w:left w:val="none" w:sz="0" w:space="0" w:color="auto"/>
            <w:bottom w:val="none" w:sz="0" w:space="0" w:color="auto"/>
            <w:right w:val="none" w:sz="0" w:space="0" w:color="auto"/>
          </w:divBdr>
        </w:div>
        <w:div w:id="1903635104">
          <w:marLeft w:val="640"/>
          <w:marRight w:val="0"/>
          <w:marTop w:val="0"/>
          <w:marBottom w:val="0"/>
          <w:divBdr>
            <w:top w:val="none" w:sz="0" w:space="0" w:color="auto"/>
            <w:left w:val="none" w:sz="0" w:space="0" w:color="auto"/>
            <w:bottom w:val="none" w:sz="0" w:space="0" w:color="auto"/>
            <w:right w:val="none" w:sz="0" w:space="0" w:color="auto"/>
          </w:divBdr>
        </w:div>
        <w:div w:id="1583443499">
          <w:marLeft w:val="640"/>
          <w:marRight w:val="0"/>
          <w:marTop w:val="0"/>
          <w:marBottom w:val="0"/>
          <w:divBdr>
            <w:top w:val="none" w:sz="0" w:space="0" w:color="auto"/>
            <w:left w:val="none" w:sz="0" w:space="0" w:color="auto"/>
            <w:bottom w:val="none" w:sz="0" w:space="0" w:color="auto"/>
            <w:right w:val="none" w:sz="0" w:space="0" w:color="auto"/>
          </w:divBdr>
        </w:div>
        <w:div w:id="535973433">
          <w:marLeft w:val="640"/>
          <w:marRight w:val="0"/>
          <w:marTop w:val="0"/>
          <w:marBottom w:val="0"/>
          <w:divBdr>
            <w:top w:val="none" w:sz="0" w:space="0" w:color="auto"/>
            <w:left w:val="none" w:sz="0" w:space="0" w:color="auto"/>
            <w:bottom w:val="none" w:sz="0" w:space="0" w:color="auto"/>
            <w:right w:val="none" w:sz="0" w:space="0" w:color="auto"/>
          </w:divBdr>
        </w:div>
        <w:div w:id="98140041">
          <w:marLeft w:val="640"/>
          <w:marRight w:val="0"/>
          <w:marTop w:val="0"/>
          <w:marBottom w:val="0"/>
          <w:divBdr>
            <w:top w:val="none" w:sz="0" w:space="0" w:color="auto"/>
            <w:left w:val="none" w:sz="0" w:space="0" w:color="auto"/>
            <w:bottom w:val="none" w:sz="0" w:space="0" w:color="auto"/>
            <w:right w:val="none" w:sz="0" w:space="0" w:color="auto"/>
          </w:divBdr>
        </w:div>
        <w:div w:id="1224634507">
          <w:marLeft w:val="640"/>
          <w:marRight w:val="0"/>
          <w:marTop w:val="0"/>
          <w:marBottom w:val="0"/>
          <w:divBdr>
            <w:top w:val="none" w:sz="0" w:space="0" w:color="auto"/>
            <w:left w:val="none" w:sz="0" w:space="0" w:color="auto"/>
            <w:bottom w:val="none" w:sz="0" w:space="0" w:color="auto"/>
            <w:right w:val="none" w:sz="0" w:space="0" w:color="auto"/>
          </w:divBdr>
        </w:div>
        <w:div w:id="475025443">
          <w:marLeft w:val="640"/>
          <w:marRight w:val="0"/>
          <w:marTop w:val="0"/>
          <w:marBottom w:val="0"/>
          <w:divBdr>
            <w:top w:val="none" w:sz="0" w:space="0" w:color="auto"/>
            <w:left w:val="none" w:sz="0" w:space="0" w:color="auto"/>
            <w:bottom w:val="none" w:sz="0" w:space="0" w:color="auto"/>
            <w:right w:val="none" w:sz="0" w:space="0" w:color="auto"/>
          </w:divBdr>
        </w:div>
        <w:div w:id="1659646399">
          <w:marLeft w:val="640"/>
          <w:marRight w:val="0"/>
          <w:marTop w:val="0"/>
          <w:marBottom w:val="0"/>
          <w:divBdr>
            <w:top w:val="none" w:sz="0" w:space="0" w:color="auto"/>
            <w:left w:val="none" w:sz="0" w:space="0" w:color="auto"/>
            <w:bottom w:val="none" w:sz="0" w:space="0" w:color="auto"/>
            <w:right w:val="none" w:sz="0" w:space="0" w:color="auto"/>
          </w:divBdr>
        </w:div>
        <w:div w:id="310528887">
          <w:marLeft w:val="640"/>
          <w:marRight w:val="0"/>
          <w:marTop w:val="0"/>
          <w:marBottom w:val="0"/>
          <w:divBdr>
            <w:top w:val="none" w:sz="0" w:space="0" w:color="auto"/>
            <w:left w:val="none" w:sz="0" w:space="0" w:color="auto"/>
            <w:bottom w:val="none" w:sz="0" w:space="0" w:color="auto"/>
            <w:right w:val="none" w:sz="0" w:space="0" w:color="auto"/>
          </w:divBdr>
        </w:div>
        <w:div w:id="840895514">
          <w:marLeft w:val="640"/>
          <w:marRight w:val="0"/>
          <w:marTop w:val="0"/>
          <w:marBottom w:val="0"/>
          <w:divBdr>
            <w:top w:val="none" w:sz="0" w:space="0" w:color="auto"/>
            <w:left w:val="none" w:sz="0" w:space="0" w:color="auto"/>
            <w:bottom w:val="none" w:sz="0" w:space="0" w:color="auto"/>
            <w:right w:val="none" w:sz="0" w:space="0" w:color="auto"/>
          </w:divBdr>
        </w:div>
        <w:div w:id="1499661581">
          <w:marLeft w:val="640"/>
          <w:marRight w:val="0"/>
          <w:marTop w:val="0"/>
          <w:marBottom w:val="0"/>
          <w:divBdr>
            <w:top w:val="none" w:sz="0" w:space="0" w:color="auto"/>
            <w:left w:val="none" w:sz="0" w:space="0" w:color="auto"/>
            <w:bottom w:val="none" w:sz="0" w:space="0" w:color="auto"/>
            <w:right w:val="none" w:sz="0" w:space="0" w:color="auto"/>
          </w:divBdr>
        </w:div>
        <w:div w:id="974876069">
          <w:marLeft w:val="640"/>
          <w:marRight w:val="0"/>
          <w:marTop w:val="0"/>
          <w:marBottom w:val="0"/>
          <w:divBdr>
            <w:top w:val="none" w:sz="0" w:space="0" w:color="auto"/>
            <w:left w:val="none" w:sz="0" w:space="0" w:color="auto"/>
            <w:bottom w:val="none" w:sz="0" w:space="0" w:color="auto"/>
            <w:right w:val="none" w:sz="0" w:space="0" w:color="auto"/>
          </w:divBdr>
        </w:div>
        <w:div w:id="2026200857">
          <w:marLeft w:val="640"/>
          <w:marRight w:val="0"/>
          <w:marTop w:val="0"/>
          <w:marBottom w:val="0"/>
          <w:divBdr>
            <w:top w:val="none" w:sz="0" w:space="0" w:color="auto"/>
            <w:left w:val="none" w:sz="0" w:space="0" w:color="auto"/>
            <w:bottom w:val="none" w:sz="0" w:space="0" w:color="auto"/>
            <w:right w:val="none" w:sz="0" w:space="0" w:color="auto"/>
          </w:divBdr>
        </w:div>
        <w:div w:id="2035766696">
          <w:marLeft w:val="640"/>
          <w:marRight w:val="0"/>
          <w:marTop w:val="0"/>
          <w:marBottom w:val="0"/>
          <w:divBdr>
            <w:top w:val="none" w:sz="0" w:space="0" w:color="auto"/>
            <w:left w:val="none" w:sz="0" w:space="0" w:color="auto"/>
            <w:bottom w:val="none" w:sz="0" w:space="0" w:color="auto"/>
            <w:right w:val="none" w:sz="0" w:space="0" w:color="auto"/>
          </w:divBdr>
        </w:div>
        <w:div w:id="690029373">
          <w:marLeft w:val="640"/>
          <w:marRight w:val="0"/>
          <w:marTop w:val="0"/>
          <w:marBottom w:val="0"/>
          <w:divBdr>
            <w:top w:val="none" w:sz="0" w:space="0" w:color="auto"/>
            <w:left w:val="none" w:sz="0" w:space="0" w:color="auto"/>
            <w:bottom w:val="none" w:sz="0" w:space="0" w:color="auto"/>
            <w:right w:val="none" w:sz="0" w:space="0" w:color="auto"/>
          </w:divBdr>
        </w:div>
        <w:div w:id="884608039">
          <w:marLeft w:val="640"/>
          <w:marRight w:val="0"/>
          <w:marTop w:val="0"/>
          <w:marBottom w:val="0"/>
          <w:divBdr>
            <w:top w:val="none" w:sz="0" w:space="0" w:color="auto"/>
            <w:left w:val="none" w:sz="0" w:space="0" w:color="auto"/>
            <w:bottom w:val="none" w:sz="0" w:space="0" w:color="auto"/>
            <w:right w:val="none" w:sz="0" w:space="0" w:color="auto"/>
          </w:divBdr>
        </w:div>
        <w:div w:id="1037043945">
          <w:marLeft w:val="640"/>
          <w:marRight w:val="0"/>
          <w:marTop w:val="0"/>
          <w:marBottom w:val="0"/>
          <w:divBdr>
            <w:top w:val="none" w:sz="0" w:space="0" w:color="auto"/>
            <w:left w:val="none" w:sz="0" w:space="0" w:color="auto"/>
            <w:bottom w:val="none" w:sz="0" w:space="0" w:color="auto"/>
            <w:right w:val="none" w:sz="0" w:space="0" w:color="auto"/>
          </w:divBdr>
        </w:div>
        <w:div w:id="1605378645">
          <w:marLeft w:val="640"/>
          <w:marRight w:val="0"/>
          <w:marTop w:val="0"/>
          <w:marBottom w:val="0"/>
          <w:divBdr>
            <w:top w:val="none" w:sz="0" w:space="0" w:color="auto"/>
            <w:left w:val="none" w:sz="0" w:space="0" w:color="auto"/>
            <w:bottom w:val="none" w:sz="0" w:space="0" w:color="auto"/>
            <w:right w:val="none" w:sz="0" w:space="0" w:color="auto"/>
          </w:divBdr>
        </w:div>
        <w:div w:id="369182573">
          <w:marLeft w:val="640"/>
          <w:marRight w:val="0"/>
          <w:marTop w:val="0"/>
          <w:marBottom w:val="0"/>
          <w:divBdr>
            <w:top w:val="none" w:sz="0" w:space="0" w:color="auto"/>
            <w:left w:val="none" w:sz="0" w:space="0" w:color="auto"/>
            <w:bottom w:val="none" w:sz="0" w:space="0" w:color="auto"/>
            <w:right w:val="none" w:sz="0" w:space="0" w:color="auto"/>
          </w:divBdr>
        </w:div>
        <w:div w:id="1012225637">
          <w:marLeft w:val="640"/>
          <w:marRight w:val="0"/>
          <w:marTop w:val="0"/>
          <w:marBottom w:val="0"/>
          <w:divBdr>
            <w:top w:val="none" w:sz="0" w:space="0" w:color="auto"/>
            <w:left w:val="none" w:sz="0" w:space="0" w:color="auto"/>
            <w:bottom w:val="none" w:sz="0" w:space="0" w:color="auto"/>
            <w:right w:val="none" w:sz="0" w:space="0" w:color="auto"/>
          </w:divBdr>
        </w:div>
        <w:div w:id="358553666">
          <w:marLeft w:val="640"/>
          <w:marRight w:val="0"/>
          <w:marTop w:val="0"/>
          <w:marBottom w:val="0"/>
          <w:divBdr>
            <w:top w:val="none" w:sz="0" w:space="0" w:color="auto"/>
            <w:left w:val="none" w:sz="0" w:space="0" w:color="auto"/>
            <w:bottom w:val="none" w:sz="0" w:space="0" w:color="auto"/>
            <w:right w:val="none" w:sz="0" w:space="0" w:color="auto"/>
          </w:divBdr>
        </w:div>
        <w:div w:id="959608340">
          <w:marLeft w:val="640"/>
          <w:marRight w:val="0"/>
          <w:marTop w:val="0"/>
          <w:marBottom w:val="0"/>
          <w:divBdr>
            <w:top w:val="none" w:sz="0" w:space="0" w:color="auto"/>
            <w:left w:val="none" w:sz="0" w:space="0" w:color="auto"/>
            <w:bottom w:val="none" w:sz="0" w:space="0" w:color="auto"/>
            <w:right w:val="none" w:sz="0" w:space="0" w:color="auto"/>
          </w:divBdr>
        </w:div>
        <w:div w:id="364673996">
          <w:marLeft w:val="640"/>
          <w:marRight w:val="0"/>
          <w:marTop w:val="0"/>
          <w:marBottom w:val="0"/>
          <w:divBdr>
            <w:top w:val="none" w:sz="0" w:space="0" w:color="auto"/>
            <w:left w:val="none" w:sz="0" w:space="0" w:color="auto"/>
            <w:bottom w:val="none" w:sz="0" w:space="0" w:color="auto"/>
            <w:right w:val="none" w:sz="0" w:space="0" w:color="auto"/>
          </w:divBdr>
        </w:div>
        <w:div w:id="2120567397">
          <w:marLeft w:val="640"/>
          <w:marRight w:val="0"/>
          <w:marTop w:val="0"/>
          <w:marBottom w:val="0"/>
          <w:divBdr>
            <w:top w:val="none" w:sz="0" w:space="0" w:color="auto"/>
            <w:left w:val="none" w:sz="0" w:space="0" w:color="auto"/>
            <w:bottom w:val="none" w:sz="0" w:space="0" w:color="auto"/>
            <w:right w:val="none" w:sz="0" w:space="0" w:color="auto"/>
          </w:divBdr>
        </w:div>
        <w:div w:id="491872312">
          <w:marLeft w:val="640"/>
          <w:marRight w:val="0"/>
          <w:marTop w:val="0"/>
          <w:marBottom w:val="0"/>
          <w:divBdr>
            <w:top w:val="none" w:sz="0" w:space="0" w:color="auto"/>
            <w:left w:val="none" w:sz="0" w:space="0" w:color="auto"/>
            <w:bottom w:val="none" w:sz="0" w:space="0" w:color="auto"/>
            <w:right w:val="none" w:sz="0" w:space="0" w:color="auto"/>
          </w:divBdr>
        </w:div>
        <w:div w:id="1499231518">
          <w:marLeft w:val="640"/>
          <w:marRight w:val="0"/>
          <w:marTop w:val="0"/>
          <w:marBottom w:val="0"/>
          <w:divBdr>
            <w:top w:val="none" w:sz="0" w:space="0" w:color="auto"/>
            <w:left w:val="none" w:sz="0" w:space="0" w:color="auto"/>
            <w:bottom w:val="none" w:sz="0" w:space="0" w:color="auto"/>
            <w:right w:val="none" w:sz="0" w:space="0" w:color="auto"/>
          </w:divBdr>
        </w:div>
        <w:div w:id="994066548">
          <w:marLeft w:val="640"/>
          <w:marRight w:val="0"/>
          <w:marTop w:val="0"/>
          <w:marBottom w:val="0"/>
          <w:divBdr>
            <w:top w:val="none" w:sz="0" w:space="0" w:color="auto"/>
            <w:left w:val="none" w:sz="0" w:space="0" w:color="auto"/>
            <w:bottom w:val="none" w:sz="0" w:space="0" w:color="auto"/>
            <w:right w:val="none" w:sz="0" w:space="0" w:color="auto"/>
          </w:divBdr>
        </w:div>
        <w:div w:id="998465641">
          <w:marLeft w:val="640"/>
          <w:marRight w:val="0"/>
          <w:marTop w:val="0"/>
          <w:marBottom w:val="0"/>
          <w:divBdr>
            <w:top w:val="none" w:sz="0" w:space="0" w:color="auto"/>
            <w:left w:val="none" w:sz="0" w:space="0" w:color="auto"/>
            <w:bottom w:val="none" w:sz="0" w:space="0" w:color="auto"/>
            <w:right w:val="none" w:sz="0" w:space="0" w:color="auto"/>
          </w:divBdr>
        </w:div>
        <w:div w:id="1274559501">
          <w:marLeft w:val="640"/>
          <w:marRight w:val="0"/>
          <w:marTop w:val="0"/>
          <w:marBottom w:val="0"/>
          <w:divBdr>
            <w:top w:val="none" w:sz="0" w:space="0" w:color="auto"/>
            <w:left w:val="none" w:sz="0" w:space="0" w:color="auto"/>
            <w:bottom w:val="none" w:sz="0" w:space="0" w:color="auto"/>
            <w:right w:val="none" w:sz="0" w:space="0" w:color="auto"/>
          </w:divBdr>
        </w:div>
        <w:div w:id="1589458929">
          <w:marLeft w:val="640"/>
          <w:marRight w:val="0"/>
          <w:marTop w:val="0"/>
          <w:marBottom w:val="0"/>
          <w:divBdr>
            <w:top w:val="none" w:sz="0" w:space="0" w:color="auto"/>
            <w:left w:val="none" w:sz="0" w:space="0" w:color="auto"/>
            <w:bottom w:val="none" w:sz="0" w:space="0" w:color="auto"/>
            <w:right w:val="none" w:sz="0" w:space="0" w:color="auto"/>
          </w:divBdr>
        </w:div>
        <w:div w:id="780612060">
          <w:marLeft w:val="640"/>
          <w:marRight w:val="0"/>
          <w:marTop w:val="0"/>
          <w:marBottom w:val="0"/>
          <w:divBdr>
            <w:top w:val="none" w:sz="0" w:space="0" w:color="auto"/>
            <w:left w:val="none" w:sz="0" w:space="0" w:color="auto"/>
            <w:bottom w:val="none" w:sz="0" w:space="0" w:color="auto"/>
            <w:right w:val="none" w:sz="0" w:space="0" w:color="auto"/>
          </w:divBdr>
        </w:div>
        <w:div w:id="1839616195">
          <w:marLeft w:val="640"/>
          <w:marRight w:val="0"/>
          <w:marTop w:val="0"/>
          <w:marBottom w:val="0"/>
          <w:divBdr>
            <w:top w:val="none" w:sz="0" w:space="0" w:color="auto"/>
            <w:left w:val="none" w:sz="0" w:space="0" w:color="auto"/>
            <w:bottom w:val="none" w:sz="0" w:space="0" w:color="auto"/>
            <w:right w:val="none" w:sz="0" w:space="0" w:color="auto"/>
          </w:divBdr>
        </w:div>
        <w:div w:id="1875655443">
          <w:marLeft w:val="640"/>
          <w:marRight w:val="0"/>
          <w:marTop w:val="0"/>
          <w:marBottom w:val="0"/>
          <w:divBdr>
            <w:top w:val="none" w:sz="0" w:space="0" w:color="auto"/>
            <w:left w:val="none" w:sz="0" w:space="0" w:color="auto"/>
            <w:bottom w:val="none" w:sz="0" w:space="0" w:color="auto"/>
            <w:right w:val="none" w:sz="0" w:space="0" w:color="auto"/>
          </w:divBdr>
        </w:div>
        <w:div w:id="1581914761">
          <w:marLeft w:val="640"/>
          <w:marRight w:val="0"/>
          <w:marTop w:val="0"/>
          <w:marBottom w:val="0"/>
          <w:divBdr>
            <w:top w:val="none" w:sz="0" w:space="0" w:color="auto"/>
            <w:left w:val="none" w:sz="0" w:space="0" w:color="auto"/>
            <w:bottom w:val="none" w:sz="0" w:space="0" w:color="auto"/>
            <w:right w:val="none" w:sz="0" w:space="0" w:color="auto"/>
          </w:divBdr>
        </w:div>
        <w:div w:id="320234725">
          <w:marLeft w:val="640"/>
          <w:marRight w:val="0"/>
          <w:marTop w:val="0"/>
          <w:marBottom w:val="0"/>
          <w:divBdr>
            <w:top w:val="none" w:sz="0" w:space="0" w:color="auto"/>
            <w:left w:val="none" w:sz="0" w:space="0" w:color="auto"/>
            <w:bottom w:val="none" w:sz="0" w:space="0" w:color="auto"/>
            <w:right w:val="none" w:sz="0" w:space="0" w:color="auto"/>
          </w:divBdr>
        </w:div>
        <w:div w:id="1191455258">
          <w:marLeft w:val="640"/>
          <w:marRight w:val="0"/>
          <w:marTop w:val="0"/>
          <w:marBottom w:val="0"/>
          <w:divBdr>
            <w:top w:val="none" w:sz="0" w:space="0" w:color="auto"/>
            <w:left w:val="none" w:sz="0" w:space="0" w:color="auto"/>
            <w:bottom w:val="none" w:sz="0" w:space="0" w:color="auto"/>
            <w:right w:val="none" w:sz="0" w:space="0" w:color="auto"/>
          </w:divBdr>
        </w:div>
        <w:div w:id="1000079499">
          <w:marLeft w:val="640"/>
          <w:marRight w:val="0"/>
          <w:marTop w:val="0"/>
          <w:marBottom w:val="0"/>
          <w:divBdr>
            <w:top w:val="none" w:sz="0" w:space="0" w:color="auto"/>
            <w:left w:val="none" w:sz="0" w:space="0" w:color="auto"/>
            <w:bottom w:val="none" w:sz="0" w:space="0" w:color="auto"/>
            <w:right w:val="none" w:sz="0" w:space="0" w:color="auto"/>
          </w:divBdr>
        </w:div>
        <w:div w:id="1427993092">
          <w:marLeft w:val="640"/>
          <w:marRight w:val="0"/>
          <w:marTop w:val="0"/>
          <w:marBottom w:val="0"/>
          <w:divBdr>
            <w:top w:val="none" w:sz="0" w:space="0" w:color="auto"/>
            <w:left w:val="none" w:sz="0" w:space="0" w:color="auto"/>
            <w:bottom w:val="none" w:sz="0" w:space="0" w:color="auto"/>
            <w:right w:val="none" w:sz="0" w:space="0" w:color="auto"/>
          </w:divBdr>
        </w:div>
        <w:div w:id="897283311">
          <w:marLeft w:val="640"/>
          <w:marRight w:val="0"/>
          <w:marTop w:val="0"/>
          <w:marBottom w:val="0"/>
          <w:divBdr>
            <w:top w:val="none" w:sz="0" w:space="0" w:color="auto"/>
            <w:left w:val="none" w:sz="0" w:space="0" w:color="auto"/>
            <w:bottom w:val="none" w:sz="0" w:space="0" w:color="auto"/>
            <w:right w:val="none" w:sz="0" w:space="0" w:color="auto"/>
          </w:divBdr>
        </w:div>
        <w:div w:id="610863209">
          <w:marLeft w:val="640"/>
          <w:marRight w:val="0"/>
          <w:marTop w:val="0"/>
          <w:marBottom w:val="0"/>
          <w:divBdr>
            <w:top w:val="none" w:sz="0" w:space="0" w:color="auto"/>
            <w:left w:val="none" w:sz="0" w:space="0" w:color="auto"/>
            <w:bottom w:val="none" w:sz="0" w:space="0" w:color="auto"/>
            <w:right w:val="none" w:sz="0" w:space="0" w:color="auto"/>
          </w:divBdr>
        </w:div>
        <w:div w:id="652679589">
          <w:marLeft w:val="640"/>
          <w:marRight w:val="0"/>
          <w:marTop w:val="0"/>
          <w:marBottom w:val="0"/>
          <w:divBdr>
            <w:top w:val="none" w:sz="0" w:space="0" w:color="auto"/>
            <w:left w:val="none" w:sz="0" w:space="0" w:color="auto"/>
            <w:bottom w:val="none" w:sz="0" w:space="0" w:color="auto"/>
            <w:right w:val="none" w:sz="0" w:space="0" w:color="auto"/>
          </w:divBdr>
        </w:div>
        <w:div w:id="1689716318">
          <w:marLeft w:val="640"/>
          <w:marRight w:val="0"/>
          <w:marTop w:val="0"/>
          <w:marBottom w:val="0"/>
          <w:divBdr>
            <w:top w:val="none" w:sz="0" w:space="0" w:color="auto"/>
            <w:left w:val="none" w:sz="0" w:space="0" w:color="auto"/>
            <w:bottom w:val="none" w:sz="0" w:space="0" w:color="auto"/>
            <w:right w:val="none" w:sz="0" w:space="0" w:color="auto"/>
          </w:divBdr>
        </w:div>
        <w:div w:id="1198354952">
          <w:marLeft w:val="640"/>
          <w:marRight w:val="0"/>
          <w:marTop w:val="0"/>
          <w:marBottom w:val="0"/>
          <w:divBdr>
            <w:top w:val="none" w:sz="0" w:space="0" w:color="auto"/>
            <w:left w:val="none" w:sz="0" w:space="0" w:color="auto"/>
            <w:bottom w:val="none" w:sz="0" w:space="0" w:color="auto"/>
            <w:right w:val="none" w:sz="0" w:space="0" w:color="auto"/>
          </w:divBdr>
        </w:div>
        <w:div w:id="1066606801">
          <w:marLeft w:val="640"/>
          <w:marRight w:val="0"/>
          <w:marTop w:val="0"/>
          <w:marBottom w:val="0"/>
          <w:divBdr>
            <w:top w:val="none" w:sz="0" w:space="0" w:color="auto"/>
            <w:left w:val="none" w:sz="0" w:space="0" w:color="auto"/>
            <w:bottom w:val="none" w:sz="0" w:space="0" w:color="auto"/>
            <w:right w:val="none" w:sz="0" w:space="0" w:color="auto"/>
          </w:divBdr>
        </w:div>
        <w:div w:id="260141653">
          <w:marLeft w:val="640"/>
          <w:marRight w:val="0"/>
          <w:marTop w:val="0"/>
          <w:marBottom w:val="0"/>
          <w:divBdr>
            <w:top w:val="none" w:sz="0" w:space="0" w:color="auto"/>
            <w:left w:val="none" w:sz="0" w:space="0" w:color="auto"/>
            <w:bottom w:val="none" w:sz="0" w:space="0" w:color="auto"/>
            <w:right w:val="none" w:sz="0" w:space="0" w:color="auto"/>
          </w:divBdr>
        </w:div>
        <w:div w:id="1315405590">
          <w:marLeft w:val="640"/>
          <w:marRight w:val="0"/>
          <w:marTop w:val="0"/>
          <w:marBottom w:val="0"/>
          <w:divBdr>
            <w:top w:val="none" w:sz="0" w:space="0" w:color="auto"/>
            <w:left w:val="none" w:sz="0" w:space="0" w:color="auto"/>
            <w:bottom w:val="none" w:sz="0" w:space="0" w:color="auto"/>
            <w:right w:val="none" w:sz="0" w:space="0" w:color="auto"/>
          </w:divBdr>
        </w:div>
        <w:div w:id="173225665">
          <w:marLeft w:val="640"/>
          <w:marRight w:val="0"/>
          <w:marTop w:val="0"/>
          <w:marBottom w:val="0"/>
          <w:divBdr>
            <w:top w:val="none" w:sz="0" w:space="0" w:color="auto"/>
            <w:left w:val="none" w:sz="0" w:space="0" w:color="auto"/>
            <w:bottom w:val="none" w:sz="0" w:space="0" w:color="auto"/>
            <w:right w:val="none" w:sz="0" w:space="0" w:color="auto"/>
          </w:divBdr>
        </w:div>
        <w:div w:id="325597328">
          <w:marLeft w:val="640"/>
          <w:marRight w:val="0"/>
          <w:marTop w:val="0"/>
          <w:marBottom w:val="0"/>
          <w:divBdr>
            <w:top w:val="none" w:sz="0" w:space="0" w:color="auto"/>
            <w:left w:val="none" w:sz="0" w:space="0" w:color="auto"/>
            <w:bottom w:val="none" w:sz="0" w:space="0" w:color="auto"/>
            <w:right w:val="none" w:sz="0" w:space="0" w:color="auto"/>
          </w:divBdr>
        </w:div>
        <w:div w:id="2039309774">
          <w:marLeft w:val="640"/>
          <w:marRight w:val="0"/>
          <w:marTop w:val="0"/>
          <w:marBottom w:val="0"/>
          <w:divBdr>
            <w:top w:val="none" w:sz="0" w:space="0" w:color="auto"/>
            <w:left w:val="none" w:sz="0" w:space="0" w:color="auto"/>
            <w:bottom w:val="none" w:sz="0" w:space="0" w:color="auto"/>
            <w:right w:val="none" w:sz="0" w:space="0" w:color="auto"/>
          </w:divBdr>
        </w:div>
        <w:div w:id="876431834">
          <w:marLeft w:val="640"/>
          <w:marRight w:val="0"/>
          <w:marTop w:val="0"/>
          <w:marBottom w:val="0"/>
          <w:divBdr>
            <w:top w:val="none" w:sz="0" w:space="0" w:color="auto"/>
            <w:left w:val="none" w:sz="0" w:space="0" w:color="auto"/>
            <w:bottom w:val="none" w:sz="0" w:space="0" w:color="auto"/>
            <w:right w:val="none" w:sz="0" w:space="0" w:color="auto"/>
          </w:divBdr>
        </w:div>
        <w:div w:id="1482162305">
          <w:marLeft w:val="640"/>
          <w:marRight w:val="0"/>
          <w:marTop w:val="0"/>
          <w:marBottom w:val="0"/>
          <w:divBdr>
            <w:top w:val="none" w:sz="0" w:space="0" w:color="auto"/>
            <w:left w:val="none" w:sz="0" w:space="0" w:color="auto"/>
            <w:bottom w:val="none" w:sz="0" w:space="0" w:color="auto"/>
            <w:right w:val="none" w:sz="0" w:space="0" w:color="auto"/>
          </w:divBdr>
        </w:div>
        <w:div w:id="1770931534">
          <w:marLeft w:val="640"/>
          <w:marRight w:val="0"/>
          <w:marTop w:val="0"/>
          <w:marBottom w:val="0"/>
          <w:divBdr>
            <w:top w:val="none" w:sz="0" w:space="0" w:color="auto"/>
            <w:left w:val="none" w:sz="0" w:space="0" w:color="auto"/>
            <w:bottom w:val="none" w:sz="0" w:space="0" w:color="auto"/>
            <w:right w:val="none" w:sz="0" w:space="0" w:color="auto"/>
          </w:divBdr>
        </w:div>
        <w:div w:id="1394698794">
          <w:marLeft w:val="640"/>
          <w:marRight w:val="0"/>
          <w:marTop w:val="0"/>
          <w:marBottom w:val="0"/>
          <w:divBdr>
            <w:top w:val="none" w:sz="0" w:space="0" w:color="auto"/>
            <w:left w:val="none" w:sz="0" w:space="0" w:color="auto"/>
            <w:bottom w:val="none" w:sz="0" w:space="0" w:color="auto"/>
            <w:right w:val="none" w:sz="0" w:space="0" w:color="auto"/>
          </w:divBdr>
        </w:div>
        <w:div w:id="2014870569">
          <w:marLeft w:val="640"/>
          <w:marRight w:val="0"/>
          <w:marTop w:val="0"/>
          <w:marBottom w:val="0"/>
          <w:divBdr>
            <w:top w:val="none" w:sz="0" w:space="0" w:color="auto"/>
            <w:left w:val="none" w:sz="0" w:space="0" w:color="auto"/>
            <w:bottom w:val="none" w:sz="0" w:space="0" w:color="auto"/>
            <w:right w:val="none" w:sz="0" w:space="0" w:color="auto"/>
          </w:divBdr>
        </w:div>
        <w:div w:id="1315067222">
          <w:marLeft w:val="640"/>
          <w:marRight w:val="0"/>
          <w:marTop w:val="0"/>
          <w:marBottom w:val="0"/>
          <w:divBdr>
            <w:top w:val="none" w:sz="0" w:space="0" w:color="auto"/>
            <w:left w:val="none" w:sz="0" w:space="0" w:color="auto"/>
            <w:bottom w:val="none" w:sz="0" w:space="0" w:color="auto"/>
            <w:right w:val="none" w:sz="0" w:space="0" w:color="auto"/>
          </w:divBdr>
        </w:div>
        <w:div w:id="1741440869">
          <w:marLeft w:val="640"/>
          <w:marRight w:val="0"/>
          <w:marTop w:val="0"/>
          <w:marBottom w:val="0"/>
          <w:divBdr>
            <w:top w:val="none" w:sz="0" w:space="0" w:color="auto"/>
            <w:left w:val="none" w:sz="0" w:space="0" w:color="auto"/>
            <w:bottom w:val="none" w:sz="0" w:space="0" w:color="auto"/>
            <w:right w:val="none" w:sz="0" w:space="0" w:color="auto"/>
          </w:divBdr>
        </w:div>
        <w:div w:id="224460938">
          <w:marLeft w:val="640"/>
          <w:marRight w:val="0"/>
          <w:marTop w:val="0"/>
          <w:marBottom w:val="0"/>
          <w:divBdr>
            <w:top w:val="none" w:sz="0" w:space="0" w:color="auto"/>
            <w:left w:val="none" w:sz="0" w:space="0" w:color="auto"/>
            <w:bottom w:val="none" w:sz="0" w:space="0" w:color="auto"/>
            <w:right w:val="none" w:sz="0" w:space="0" w:color="auto"/>
          </w:divBdr>
        </w:div>
        <w:div w:id="677925864">
          <w:marLeft w:val="640"/>
          <w:marRight w:val="0"/>
          <w:marTop w:val="0"/>
          <w:marBottom w:val="0"/>
          <w:divBdr>
            <w:top w:val="none" w:sz="0" w:space="0" w:color="auto"/>
            <w:left w:val="none" w:sz="0" w:space="0" w:color="auto"/>
            <w:bottom w:val="none" w:sz="0" w:space="0" w:color="auto"/>
            <w:right w:val="none" w:sz="0" w:space="0" w:color="auto"/>
          </w:divBdr>
        </w:div>
        <w:div w:id="7416003">
          <w:marLeft w:val="640"/>
          <w:marRight w:val="0"/>
          <w:marTop w:val="0"/>
          <w:marBottom w:val="0"/>
          <w:divBdr>
            <w:top w:val="none" w:sz="0" w:space="0" w:color="auto"/>
            <w:left w:val="none" w:sz="0" w:space="0" w:color="auto"/>
            <w:bottom w:val="none" w:sz="0" w:space="0" w:color="auto"/>
            <w:right w:val="none" w:sz="0" w:space="0" w:color="auto"/>
          </w:divBdr>
        </w:div>
        <w:div w:id="1362585554">
          <w:marLeft w:val="640"/>
          <w:marRight w:val="0"/>
          <w:marTop w:val="0"/>
          <w:marBottom w:val="0"/>
          <w:divBdr>
            <w:top w:val="none" w:sz="0" w:space="0" w:color="auto"/>
            <w:left w:val="none" w:sz="0" w:space="0" w:color="auto"/>
            <w:bottom w:val="none" w:sz="0" w:space="0" w:color="auto"/>
            <w:right w:val="none" w:sz="0" w:space="0" w:color="auto"/>
          </w:divBdr>
        </w:div>
        <w:div w:id="314996776">
          <w:marLeft w:val="640"/>
          <w:marRight w:val="0"/>
          <w:marTop w:val="0"/>
          <w:marBottom w:val="0"/>
          <w:divBdr>
            <w:top w:val="none" w:sz="0" w:space="0" w:color="auto"/>
            <w:left w:val="none" w:sz="0" w:space="0" w:color="auto"/>
            <w:bottom w:val="none" w:sz="0" w:space="0" w:color="auto"/>
            <w:right w:val="none" w:sz="0" w:space="0" w:color="auto"/>
          </w:divBdr>
        </w:div>
      </w:divsChild>
    </w:div>
    <w:div w:id="1345860577">
      <w:bodyDiv w:val="1"/>
      <w:marLeft w:val="0"/>
      <w:marRight w:val="0"/>
      <w:marTop w:val="0"/>
      <w:marBottom w:val="0"/>
      <w:divBdr>
        <w:top w:val="none" w:sz="0" w:space="0" w:color="auto"/>
        <w:left w:val="none" w:sz="0" w:space="0" w:color="auto"/>
        <w:bottom w:val="none" w:sz="0" w:space="0" w:color="auto"/>
        <w:right w:val="none" w:sz="0" w:space="0" w:color="auto"/>
      </w:divBdr>
      <w:divsChild>
        <w:div w:id="1630162020">
          <w:marLeft w:val="640"/>
          <w:marRight w:val="0"/>
          <w:marTop w:val="0"/>
          <w:marBottom w:val="0"/>
          <w:divBdr>
            <w:top w:val="none" w:sz="0" w:space="0" w:color="auto"/>
            <w:left w:val="none" w:sz="0" w:space="0" w:color="auto"/>
            <w:bottom w:val="none" w:sz="0" w:space="0" w:color="auto"/>
            <w:right w:val="none" w:sz="0" w:space="0" w:color="auto"/>
          </w:divBdr>
        </w:div>
        <w:div w:id="1087002802">
          <w:marLeft w:val="640"/>
          <w:marRight w:val="0"/>
          <w:marTop w:val="0"/>
          <w:marBottom w:val="0"/>
          <w:divBdr>
            <w:top w:val="none" w:sz="0" w:space="0" w:color="auto"/>
            <w:left w:val="none" w:sz="0" w:space="0" w:color="auto"/>
            <w:bottom w:val="none" w:sz="0" w:space="0" w:color="auto"/>
            <w:right w:val="none" w:sz="0" w:space="0" w:color="auto"/>
          </w:divBdr>
        </w:div>
        <w:div w:id="1142699802">
          <w:marLeft w:val="640"/>
          <w:marRight w:val="0"/>
          <w:marTop w:val="0"/>
          <w:marBottom w:val="0"/>
          <w:divBdr>
            <w:top w:val="none" w:sz="0" w:space="0" w:color="auto"/>
            <w:left w:val="none" w:sz="0" w:space="0" w:color="auto"/>
            <w:bottom w:val="none" w:sz="0" w:space="0" w:color="auto"/>
            <w:right w:val="none" w:sz="0" w:space="0" w:color="auto"/>
          </w:divBdr>
        </w:div>
        <w:div w:id="1794590040">
          <w:marLeft w:val="640"/>
          <w:marRight w:val="0"/>
          <w:marTop w:val="0"/>
          <w:marBottom w:val="0"/>
          <w:divBdr>
            <w:top w:val="none" w:sz="0" w:space="0" w:color="auto"/>
            <w:left w:val="none" w:sz="0" w:space="0" w:color="auto"/>
            <w:bottom w:val="none" w:sz="0" w:space="0" w:color="auto"/>
            <w:right w:val="none" w:sz="0" w:space="0" w:color="auto"/>
          </w:divBdr>
        </w:div>
        <w:div w:id="1707943269">
          <w:marLeft w:val="640"/>
          <w:marRight w:val="0"/>
          <w:marTop w:val="0"/>
          <w:marBottom w:val="0"/>
          <w:divBdr>
            <w:top w:val="none" w:sz="0" w:space="0" w:color="auto"/>
            <w:left w:val="none" w:sz="0" w:space="0" w:color="auto"/>
            <w:bottom w:val="none" w:sz="0" w:space="0" w:color="auto"/>
            <w:right w:val="none" w:sz="0" w:space="0" w:color="auto"/>
          </w:divBdr>
        </w:div>
        <w:div w:id="617954873">
          <w:marLeft w:val="640"/>
          <w:marRight w:val="0"/>
          <w:marTop w:val="0"/>
          <w:marBottom w:val="0"/>
          <w:divBdr>
            <w:top w:val="none" w:sz="0" w:space="0" w:color="auto"/>
            <w:left w:val="none" w:sz="0" w:space="0" w:color="auto"/>
            <w:bottom w:val="none" w:sz="0" w:space="0" w:color="auto"/>
            <w:right w:val="none" w:sz="0" w:space="0" w:color="auto"/>
          </w:divBdr>
        </w:div>
        <w:div w:id="800152401">
          <w:marLeft w:val="640"/>
          <w:marRight w:val="0"/>
          <w:marTop w:val="0"/>
          <w:marBottom w:val="0"/>
          <w:divBdr>
            <w:top w:val="none" w:sz="0" w:space="0" w:color="auto"/>
            <w:left w:val="none" w:sz="0" w:space="0" w:color="auto"/>
            <w:bottom w:val="none" w:sz="0" w:space="0" w:color="auto"/>
            <w:right w:val="none" w:sz="0" w:space="0" w:color="auto"/>
          </w:divBdr>
        </w:div>
        <w:div w:id="1159881592">
          <w:marLeft w:val="640"/>
          <w:marRight w:val="0"/>
          <w:marTop w:val="0"/>
          <w:marBottom w:val="0"/>
          <w:divBdr>
            <w:top w:val="none" w:sz="0" w:space="0" w:color="auto"/>
            <w:left w:val="none" w:sz="0" w:space="0" w:color="auto"/>
            <w:bottom w:val="none" w:sz="0" w:space="0" w:color="auto"/>
            <w:right w:val="none" w:sz="0" w:space="0" w:color="auto"/>
          </w:divBdr>
        </w:div>
        <w:div w:id="673652693">
          <w:marLeft w:val="640"/>
          <w:marRight w:val="0"/>
          <w:marTop w:val="0"/>
          <w:marBottom w:val="0"/>
          <w:divBdr>
            <w:top w:val="none" w:sz="0" w:space="0" w:color="auto"/>
            <w:left w:val="none" w:sz="0" w:space="0" w:color="auto"/>
            <w:bottom w:val="none" w:sz="0" w:space="0" w:color="auto"/>
            <w:right w:val="none" w:sz="0" w:space="0" w:color="auto"/>
          </w:divBdr>
        </w:div>
        <w:div w:id="1142698020">
          <w:marLeft w:val="640"/>
          <w:marRight w:val="0"/>
          <w:marTop w:val="0"/>
          <w:marBottom w:val="0"/>
          <w:divBdr>
            <w:top w:val="none" w:sz="0" w:space="0" w:color="auto"/>
            <w:left w:val="none" w:sz="0" w:space="0" w:color="auto"/>
            <w:bottom w:val="none" w:sz="0" w:space="0" w:color="auto"/>
            <w:right w:val="none" w:sz="0" w:space="0" w:color="auto"/>
          </w:divBdr>
        </w:div>
        <w:div w:id="1596477256">
          <w:marLeft w:val="640"/>
          <w:marRight w:val="0"/>
          <w:marTop w:val="0"/>
          <w:marBottom w:val="0"/>
          <w:divBdr>
            <w:top w:val="none" w:sz="0" w:space="0" w:color="auto"/>
            <w:left w:val="none" w:sz="0" w:space="0" w:color="auto"/>
            <w:bottom w:val="none" w:sz="0" w:space="0" w:color="auto"/>
            <w:right w:val="none" w:sz="0" w:space="0" w:color="auto"/>
          </w:divBdr>
        </w:div>
        <w:div w:id="265506832">
          <w:marLeft w:val="640"/>
          <w:marRight w:val="0"/>
          <w:marTop w:val="0"/>
          <w:marBottom w:val="0"/>
          <w:divBdr>
            <w:top w:val="none" w:sz="0" w:space="0" w:color="auto"/>
            <w:left w:val="none" w:sz="0" w:space="0" w:color="auto"/>
            <w:bottom w:val="none" w:sz="0" w:space="0" w:color="auto"/>
            <w:right w:val="none" w:sz="0" w:space="0" w:color="auto"/>
          </w:divBdr>
        </w:div>
        <w:div w:id="127168131">
          <w:marLeft w:val="640"/>
          <w:marRight w:val="0"/>
          <w:marTop w:val="0"/>
          <w:marBottom w:val="0"/>
          <w:divBdr>
            <w:top w:val="none" w:sz="0" w:space="0" w:color="auto"/>
            <w:left w:val="none" w:sz="0" w:space="0" w:color="auto"/>
            <w:bottom w:val="none" w:sz="0" w:space="0" w:color="auto"/>
            <w:right w:val="none" w:sz="0" w:space="0" w:color="auto"/>
          </w:divBdr>
        </w:div>
        <w:div w:id="1237400565">
          <w:marLeft w:val="640"/>
          <w:marRight w:val="0"/>
          <w:marTop w:val="0"/>
          <w:marBottom w:val="0"/>
          <w:divBdr>
            <w:top w:val="none" w:sz="0" w:space="0" w:color="auto"/>
            <w:left w:val="none" w:sz="0" w:space="0" w:color="auto"/>
            <w:bottom w:val="none" w:sz="0" w:space="0" w:color="auto"/>
            <w:right w:val="none" w:sz="0" w:space="0" w:color="auto"/>
          </w:divBdr>
        </w:div>
        <w:div w:id="1090541369">
          <w:marLeft w:val="640"/>
          <w:marRight w:val="0"/>
          <w:marTop w:val="0"/>
          <w:marBottom w:val="0"/>
          <w:divBdr>
            <w:top w:val="none" w:sz="0" w:space="0" w:color="auto"/>
            <w:left w:val="none" w:sz="0" w:space="0" w:color="auto"/>
            <w:bottom w:val="none" w:sz="0" w:space="0" w:color="auto"/>
            <w:right w:val="none" w:sz="0" w:space="0" w:color="auto"/>
          </w:divBdr>
        </w:div>
        <w:div w:id="925115759">
          <w:marLeft w:val="640"/>
          <w:marRight w:val="0"/>
          <w:marTop w:val="0"/>
          <w:marBottom w:val="0"/>
          <w:divBdr>
            <w:top w:val="none" w:sz="0" w:space="0" w:color="auto"/>
            <w:left w:val="none" w:sz="0" w:space="0" w:color="auto"/>
            <w:bottom w:val="none" w:sz="0" w:space="0" w:color="auto"/>
            <w:right w:val="none" w:sz="0" w:space="0" w:color="auto"/>
          </w:divBdr>
        </w:div>
        <w:div w:id="929238942">
          <w:marLeft w:val="640"/>
          <w:marRight w:val="0"/>
          <w:marTop w:val="0"/>
          <w:marBottom w:val="0"/>
          <w:divBdr>
            <w:top w:val="none" w:sz="0" w:space="0" w:color="auto"/>
            <w:left w:val="none" w:sz="0" w:space="0" w:color="auto"/>
            <w:bottom w:val="none" w:sz="0" w:space="0" w:color="auto"/>
            <w:right w:val="none" w:sz="0" w:space="0" w:color="auto"/>
          </w:divBdr>
        </w:div>
        <w:div w:id="1006979093">
          <w:marLeft w:val="640"/>
          <w:marRight w:val="0"/>
          <w:marTop w:val="0"/>
          <w:marBottom w:val="0"/>
          <w:divBdr>
            <w:top w:val="none" w:sz="0" w:space="0" w:color="auto"/>
            <w:left w:val="none" w:sz="0" w:space="0" w:color="auto"/>
            <w:bottom w:val="none" w:sz="0" w:space="0" w:color="auto"/>
            <w:right w:val="none" w:sz="0" w:space="0" w:color="auto"/>
          </w:divBdr>
        </w:div>
        <w:div w:id="1594128168">
          <w:marLeft w:val="640"/>
          <w:marRight w:val="0"/>
          <w:marTop w:val="0"/>
          <w:marBottom w:val="0"/>
          <w:divBdr>
            <w:top w:val="none" w:sz="0" w:space="0" w:color="auto"/>
            <w:left w:val="none" w:sz="0" w:space="0" w:color="auto"/>
            <w:bottom w:val="none" w:sz="0" w:space="0" w:color="auto"/>
            <w:right w:val="none" w:sz="0" w:space="0" w:color="auto"/>
          </w:divBdr>
        </w:div>
        <w:div w:id="1571160617">
          <w:marLeft w:val="640"/>
          <w:marRight w:val="0"/>
          <w:marTop w:val="0"/>
          <w:marBottom w:val="0"/>
          <w:divBdr>
            <w:top w:val="none" w:sz="0" w:space="0" w:color="auto"/>
            <w:left w:val="none" w:sz="0" w:space="0" w:color="auto"/>
            <w:bottom w:val="none" w:sz="0" w:space="0" w:color="auto"/>
            <w:right w:val="none" w:sz="0" w:space="0" w:color="auto"/>
          </w:divBdr>
        </w:div>
        <w:div w:id="1996101655">
          <w:marLeft w:val="640"/>
          <w:marRight w:val="0"/>
          <w:marTop w:val="0"/>
          <w:marBottom w:val="0"/>
          <w:divBdr>
            <w:top w:val="none" w:sz="0" w:space="0" w:color="auto"/>
            <w:left w:val="none" w:sz="0" w:space="0" w:color="auto"/>
            <w:bottom w:val="none" w:sz="0" w:space="0" w:color="auto"/>
            <w:right w:val="none" w:sz="0" w:space="0" w:color="auto"/>
          </w:divBdr>
        </w:div>
        <w:div w:id="1283344936">
          <w:marLeft w:val="640"/>
          <w:marRight w:val="0"/>
          <w:marTop w:val="0"/>
          <w:marBottom w:val="0"/>
          <w:divBdr>
            <w:top w:val="none" w:sz="0" w:space="0" w:color="auto"/>
            <w:left w:val="none" w:sz="0" w:space="0" w:color="auto"/>
            <w:bottom w:val="none" w:sz="0" w:space="0" w:color="auto"/>
            <w:right w:val="none" w:sz="0" w:space="0" w:color="auto"/>
          </w:divBdr>
        </w:div>
        <w:div w:id="207649783">
          <w:marLeft w:val="640"/>
          <w:marRight w:val="0"/>
          <w:marTop w:val="0"/>
          <w:marBottom w:val="0"/>
          <w:divBdr>
            <w:top w:val="none" w:sz="0" w:space="0" w:color="auto"/>
            <w:left w:val="none" w:sz="0" w:space="0" w:color="auto"/>
            <w:bottom w:val="none" w:sz="0" w:space="0" w:color="auto"/>
            <w:right w:val="none" w:sz="0" w:space="0" w:color="auto"/>
          </w:divBdr>
        </w:div>
        <w:div w:id="1805271231">
          <w:marLeft w:val="640"/>
          <w:marRight w:val="0"/>
          <w:marTop w:val="0"/>
          <w:marBottom w:val="0"/>
          <w:divBdr>
            <w:top w:val="none" w:sz="0" w:space="0" w:color="auto"/>
            <w:left w:val="none" w:sz="0" w:space="0" w:color="auto"/>
            <w:bottom w:val="none" w:sz="0" w:space="0" w:color="auto"/>
            <w:right w:val="none" w:sz="0" w:space="0" w:color="auto"/>
          </w:divBdr>
        </w:div>
        <w:div w:id="1784881460">
          <w:marLeft w:val="640"/>
          <w:marRight w:val="0"/>
          <w:marTop w:val="0"/>
          <w:marBottom w:val="0"/>
          <w:divBdr>
            <w:top w:val="none" w:sz="0" w:space="0" w:color="auto"/>
            <w:left w:val="none" w:sz="0" w:space="0" w:color="auto"/>
            <w:bottom w:val="none" w:sz="0" w:space="0" w:color="auto"/>
            <w:right w:val="none" w:sz="0" w:space="0" w:color="auto"/>
          </w:divBdr>
        </w:div>
        <w:div w:id="1756168754">
          <w:marLeft w:val="640"/>
          <w:marRight w:val="0"/>
          <w:marTop w:val="0"/>
          <w:marBottom w:val="0"/>
          <w:divBdr>
            <w:top w:val="none" w:sz="0" w:space="0" w:color="auto"/>
            <w:left w:val="none" w:sz="0" w:space="0" w:color="auto"/>
            <w:bottom w:val="none" w:sz="0" w:space="0" w:color="auto"/>
            <w:right w:val="none" w:sz="0" w:space="0" w:color="auto"/>
          </w:divBdr>
        </w:div>
        <w:div w:id="1292396435">
          <w:marLeft w:val="640"/>
          <w:marRight w:val="0"/>
          <w:marTop w:val="0"/>
          <w:marBottom w:val="0"/>
          <w:divBdr>
            <w:top w:val="none" w:sz="0" w:space="0" w:color="auto"/>
            <w:left w:val="none" w:sz="0" w:space="0" w:color="auto"/>
            <w:bottom w:val="none" w:sz="0" w:space="0" w:color="auto"/>
            <w:right w:val="none" w:sz="0" w:space="0" w:color="auto"/>
          </w:divBdr>
        </w:div>
        <w:div w:id="480538883">
          <w:marLeft w:val="640"/>
          <w:marRight w:val="0"/>
          <w:marTop w:val="0"/>
          <w:marBottom w:val="0"/>
          <w:divBdr>
            <w:top w:val="none" w:sz="0" w:space="0" w:color="auto"/>
            <w:left w:val="none" w:sz="0" w:space="0" w:color="auto"/>
            <w:bottom w:val="none" w:sz="0" w:space="0" w:color="auto"/>
            <w:right w:val="none" w:sz="0" w:space="0" w:color="auto"/>
          </w:divBdr>
        </w:div>
        <w:div w:id="655495293">
          <w:marLeft w:val="640"/>
          <w:marRight w:val="0"/>
          <w:marTop w:val="0"/>
          <w:marBottom w:val="0"/>
          <w:divBdr>
            <w:top w:val="none" w:sz="0" w:space="0" w:color="auto"/>
            <w:left w:val="none" w:sz="0" w:space="0" w:color="auto"/>
            <w:bottom w:val="none" w:sz="0" w:space="0" w:color="auto"/>
            <w:right w:val="none" w:sz="0" w:space="0" w:color="auto"/>
          </w:divBdr>
        </w:div>
        <w:div w:id="306476951">
          <w:marLeft w:val="640"/>
          <w:marRight w:val="0"/>
          <w:marTop w:val="0"/>
          <w:marBottom w:val="0"/>
          <w:divBdr>
            <w:top w:val="none" w:sz="0" w:space="0" w:color="auto"/>
            <w:left w:val="none" w:sz="0" w:space="0" w:color="auto"/>
            <w:bottom w:val="none" w:sz="0" w:space="0" w:color="auto"/>
            <w:right w:val="none" w:sz="0" w:space="0" w:color="auto"/>
          </w:divBdr>
        </w:div>
        <w:div w:id="2066489188">
          <w:marLeft w:val="640"/>
          <w:marRight w:val="0"/>
          <w:marTop w:val="0"/>
          <w:marBottom w:val="0"/>
          <w:divBdr>
            <w:top w:val="none" w:sz="0" w:space="0" w:color="auto"/>
            <w:left w:val="none" w:sz="0" w:space="0" w:color="auto"/>
            <w:bottom w:val="none" w:sz="0" w:space="0" w:color="auto"/>
            <w:right w:val="none" w:sz="0" w:space="0" w:color="auto"/>
          </w:divBdr>
        </w:div>
        <w:div w:id="1156261838">
          <w:marLeft w:val="640"/>
          <w:marRight w:val="0"/>
          <w:marTop w:val="0"/>
          <w:marBottom w:val="0"/>
          <w:divBdr>
            <w:top w:val="none" w:sz="0" w:space="0" w:color="auto"/>
            <w:left w:val="none" w:sz="0" w:space="0" w:color="auto"/>
            <w:bottom w:val="none" w:sz="0" w:space="0" w:color="auto"/>
            <w:right w:val="none" w:sz="0" w:space="0" w:color="auto"/>
          </w:divBdr>
        </w:div>
        <w:div w:id="444614898">
          <w:marLeft w:val="640"/>
          <w:marRight w:val="0"/>
          <w:marTop w:val="0"/>
          <w:marBottom w:val="0"/>
          <w:divBdr>
            <w:top w:val="none" w:sz="0" w:space="0" w:color="auto"/>
            <w:left w:val="none" w:sz="0" w:space="0" w:color="auto"/>
            <w:bottom w:val="none" w:sz="0" w:space="0" w:color="auto"/>
            <w:right w:val="none" w:sz="0" w:space="0" w:color="auto"/>
          </w:divBdr>
        </w:div>
        <w:div w:id="233854029">
          <w:marLeft w:val="640"/>
          <w:marRight w:val="0"/>
          <w:marTop w:val="0"/>
          <w:marBottom w:val="0"/>
          <w:divBdr>
            <w:top w:val="none" w:sz="0" w:space="0" w:color="auto"/>
            <w:left w:val="none" w:sz="0" w:space="0" w:color="auto"/>
            <w:bottom w:val="none" w:sz="0" w:space="0" w:color="auto"/>
            <w:right w:val="none" w:sz="0" w:space="0" w:color="auto"/>
          </w:divBdr>
        </w:div>
        <w:div w:id="561793678">
          <w:marLeft w:val="640"/>
          <w:marRight w:val="0"/>
          <w:marTop w:val="0"/>
          <w:marBottom w:val="0"/>
          <w:divBdr>
            <w:top w:val="none" w:sz="0" w:space="0" w:color="auto"/>
            <w:left w:val="none" w:sz="0" w:space="0" w:color="auto"/>
            <w:bottom w:val="none" w:sz="0" w:space="0" w:color="auto"/>
            <w:right w:val="none" w:sz="0" w:space="0" w:color="auto"/>
          </w:divBdr>
        </w:div>
        <w:div w:id="963928713">
          <w:marLeft w:val="640"/>
          <w:marRight w:val="0"/>
          <w:marTop w:val="0"/>
          <w:marBottom w:val="0"/>
          <w:divBdr>
            <w:top w:val="none" w:sz="0" w:space="0" w:color="auto"/>
            <w:left w:val="none" w:sz="0" w:space="0" w:color="auto"/>
            <w:bottom w:val="none" w:sz="0" w:space="0" w:color="auto"/>
            <w:right w:val="none" w:sz="0" w:space="0" w:color="auto"/>
          </w:divBdr>
        </w:div>
        <w:div w:id="996155916">
          <w:marLeft w:val="640"/>
          <w:marRight w:val="0"/>
          <w:marTop w:val="0"/>
          <w:marBottom w:val="0"/>
          <w:divBdr>
            <w:top w:val="none" w:sz="0" w:space="0" w:color="auto"/>
            <w:left w:val="none" w:sz="0" w:space="0" w:color="auto"/>
            <w:bottom w:val="none" w:sz="0" w:space="0" w:color="auto"/>
            <w:right w:val="none" w:sz="0" w:space="0" w:color="auto"/>
          </w:divBdr>
        </w:div>
        <w:div w:id="834300287">
          <w:marLeft w:val="640"/>
          <w:marRight w:val="0"/>
          <w:marTop w:val="0"/>
          <w:marBottom w:val="0"/>
          <w:divBdr>
            <w:top w:val="none" w:sz="0" w:space="0" w:color="auto"/>
            <w:left w:val="none" w:sz="0" w:space="0" w:color="auto"/>
            <w:bottom w:val="none" w:sz="0" w:space="0" w:color="auto"/>
            <w:right w:val="none" w:sz="0" w:space="0" w:color="auto"/>
          </w:divBdr>
        </w:div>
        <w:div w:id="1507090368">
          <w:marLeft w:val="640"/>
          <w:marRight w:val="0"/>
          <w:marTop w:val="0"/>
          <w:marBottom w:val="0"/>
          <w:divBdr>
            <w:top w:val="none" w:sz="0" w:space="0" w:color="auto"/>
            <w:left w:val="none" w:sz="0" w:space="0" w:color="auto"/>
            <w:bottom w:val="none" w:sz="0" w:space="0" w:color="auto"/>
            <w:right w:val="none" w:sz="0" w:space="0" w:color="auto"/>
          </w:divBdr>
        </w:div>
        <w:div w:id="1898079322">
          <w:marLeft w:val="640"/>
          <w:marRight w:val="0"/>
          <w:marTop w:val="0"/>
          <w:marBottom w:val="0"/>
          <w:divBdr>
            <w:top w:val="none" w:sz="0" w:space="0" w:color="auto"/>
            <w:left w:val="none" w:sz="0" w:space="0" w:color="auto"/>
            <w:bottom w:val="none" w:sz="0" w:space="0" w:color="auto"/>
            <w:right w:val="none" w:sz="0" w:space="0" w:color="auto"/>
          </w:divBdr>
        </w:div>
        <w:div w:id="1919247688">
          <w:marLeft w:val="640"/>
          <w:marRight w:val="0"/>
          <w:marTop w:val="0"/>
          <w:marBottom w:val="0"/>
          <w:divBdr>
            <w:top w:val="none" w:sz="0" w:space="0" w:color="auto"/>
            <w:left w:val="none" w:sz="0" w:space="0" w:color="auto"/>
            <w:bottom w:val="none" w:sz="0" w:space="0" w:color="auto"/>
            <w:right w:val="none" w:sz="0" w:space="0" w:color="auto"/>
          </w:divBdr>
        </w:div>
        <w:div w:id="823088521">
          <w:marLeft w:val="640"/>
          <w:marRight w:val="0"/>
          <w:marTop w:val="0"/>
          <w:marBottom w:val="0"/>
          <w:divBdr>
            <w:top w:val="none" w:sz="0" w:space="0" w:color="auto"/>
            <w:left w:val="none" w:sz="0" w:space="0" w:color="auto"/>
            <w:bottom w:val="none" w:sz="0" w:space="0" w:color="auto"/>
            <w:right w:val="none" w:sz="0" w:space="0" w:color="auto"/>
          </w:divBdr>
        </w:div>
        <w:div w:id="96215997">
          <w:marLeft w:val="640"/>
          <w:marRight w:val="0"/>
          <w:marTop w:val="0"/>
          <w:marBottom w:val="0"/>
          <w:divBdr>
            <w:top w:val="none" w:sz="0" w:space="0" w:color="auto"/>
            <w:left w:val="none" w:sz="0" w:space="0" w:color="auto"/>
            <w:bottom w:val="none" w:sz="0" w:space="0" w:color="auto"/>
            <w:right w:val="none" w:sz="0" w:space="0" w:color="auto"/>
          </w:divBdr>
        </w:div>
        <w:div w:id="688410958">
          <w:marLeft w:val="640"/>
          <w:marRight w:val="0"/>
          <w:marTop w:val="0"/>
          <w:marBottom w:val="0"/>
          <w:divBdr>
            <w:top w:val="none" w:sz="0" w:space="0" w:color="auto"/>
            <w:left w:val="none" w:sz="0" w:space="0" w:color="auto"/>
            <w:bottom w:val="none" w:sz="0" w:space="0" w:color="auto"/>
            <w:right w:val="none" w:sz="0" w:space="0" w:color="auto"/>
          </w:divBdr>
        </w:div>
        <w:div w:id="815146349">
          <w:marLeft w:val="640"/>
          <w:marRight w:val="0"/>
          <w:marTop w:val="0"/>
          <w:marBottom w:val="0"/>
          <w:divBdr>
            <w:top w:val="none" w:sz="0" w:space="0" w:color="auto"/>
            <w:left w:val="none" w:sz="0" w:space="0" w:color="auto"/>
            <w:bottom w:val="none" w:sz="0" w:space="0" w:color="auto"/>
            <w:right w:val="none" w:sz="0" w:space="0" w:color="auto"/>
          </w:divBdr>
        </w:div>
        <w:div w:id="1793327450">
          <w:marLeft w:val="640"/>
          <w:marRight w:val="0"/>
          <w:marTop w:val="0"/>
          <w:marBottom w:val="0"/>
          <w:divBdr>
            <w:top w:val="none" w:sz="0" w:space="0" w:color="auto"/>
            <w:left w:val="none" w:sz="0" w:space="0" w:color="auto"/>
            <w:bottom w:val="none" w:sz="0" w:space="0" w:color="auto"/>
            <w:right w:val="none" w:sz="0" w:space="0" w:color="auto"/>
          </w:divBdr>
        </w:div>
        <w:div w:id="1522470048">
          <w:marLeft w:val="640"/>
          <w:marRight w:val="0"/>
          <w:marTop w:val="0"/>
          <w:marBottom w:val="0"/>
          <w:divBdr>
            <w:top w:val="none" w:sz="0" w:space="0" w:color="auto"/>
            <w:left w:val="none" w:sz="0" w:space="0" w:color="auto"/>
            <w:bottom w:val="none" w:sz="0" w:space="0" w:color="auto"/>
            <w:right w:val="none" w:sz="0" w:space="0" w:color="auto"/>
          </w:divBdr>
        </w:div>
        <w:div w:id="1827630041">
          <w:marLeft w:val="640"/>
          <w:marRight w:val="0"/>
          <w:marTop w:val="0"/>
          <w:marBottom w:val="0"/>
          <w:divBdr>
            <w:top w:val="none" w:sz="0" w:space="0" w:color="auto"/>
            <w:left w:val="none" w:sz="0" w:space="0" w:color="auto"/>
            <w:bottom w:val="none" w:sz="0" w:space="0" w:color="auto"/>
            <w:right w:val="none" w:sz="0" w:space="0" w:color="auto"/>
          </w:divBdr>
        </w:div>
        <w:div w:id="52434370">
          <w:marLeft w:val="640"/>
          <w:marRight w:val="0"/>
          <w:marTop w:val="0"/>
          <w:marBottom w:val="0"/>
          <w:divBdr>
            <w:top w:val="none" w:sz="0" w:space="0" w:color="auto"/>
            <w:left w:val="none" w:sz="0" w:space="0" w:color="auto"/>
            <w:bottom w:val="none" w:sz="0" w:space="0" w:color="auto"/>
            <w:right w:val="none" w:sz="0" w:space="0" w:color="auto"/>
          </w:divBdr>
        </w:div>
        <w:div w:id="1220096137">
          <w:marLeft w:val="640"/>
          <w:marRight w:val="0"/>
          <w:marTop w:val="0"/>
          <w:marBottom w:val="0"/>
          <w:divBdr>
            <w:top w:val="none" w:sz="0" w:space="0" w:color="auto"/>
            <w:left w:val="none" w:sz="0" w:space="0" w:color="auto"/>
            <w:bottom w:val="none" w:sz="0" w:space="0" w:color="auto"/>
            <w:right w:val="none" w:sz="0" w:space="0" w:color="auto"/>
          </w:divBdr>
        </w:div>
        <w:div w:id="350962295">
          <w:marLeft w:val="640"/>
          <w:marRight w:val="0"/>
          <w:marTop w:val="0"/>
          <w:marBottom w:val="0"/>
          <w:divBdr>
            <w:top w:val="none" w:sz="0" w:space="0" w:color="auto"/>
            <w:left w:val="none" w:sz="0" w:space="0" w:color="auto"/>
            <w:bottom w:val="none" w:sz="0" w:space="0" w:color="auto"/>
            <w:right w:val="none" w:sz="0" w:space="0" w:color="auto"/>
          </w:divBdr>
        </w:div>
        <w:div w:id="1475369953">
          <w:marLeft w:val="640"/>
          <w:marRight w:val="0"/>
          <w:marTop w:val="0"/>
          <w:marBottom w:val="0"/>
          <w:divBdr>
            <w:top w:val="none" w:sz="0" w:space="0" w:color="auto"/>
            <w:left w:val="none" w:sz="0" w:space="0" w:color="auto"/>
            <w:bottom w:val="none" w:sz="0" w:space="0" w:color="auto"/>
            <w:right w:val="none" w:sz="0" w:space="0" w:color="auto"/>
          </w:divBdr>
        </w:div>
        <w:div w:id="1826235158">
          <w:marLeft w:val="640"/>
          <w:marRight w:val="0"/>
          <w:marTop w:val="0"/>
          <w:marBottom w:val="0"/>
          <w:divBdr>
            <w:top w:val="none" w:sz="0" w:space="0" w:color="auto"/>
            <w:left w:val="none" w:sz="0" w:space="0" w:color="auto"/>
            <w:bottom w:val="none" w:sz="0" w:space="0" w:color="auto"/>
            <w:right w:val="none" w:sz="0" w:space="0" w:color="auto"/>
          </w:divBdr>
        </w:div>
        <w:div w:id="96483098">
          <w:marLeft w:val="640"/>
          <w:marRight w:val="0"/>
          <w:marTop w:val="0"/>
          <w:marBottom w:val="0"/>
          <w:divBdr>
            <w:top w:val="none" w:sz="0" w:space="0" w:color="auto"/>
            <w:left w:val="none" w:sz="0" w:space="0" w:color="auto"/>
            <w:bottom w:val="none" w:sz="0" w:space="0" w:color="auto"/>
            <w:right w:val="none" w:sz="0" w:space="0" w:color="auto"/>
          </w:divBdr>
        </w:div>
        <w:div w:id="142741650">
          <w:marLeft w:val="640"/>
          <w:marRight w:val="0"/>
          <w:marTop w:val="0"/>
          <w:marBottom w:val="0"/>
          <w:divBdr>
            <w:top w:val="none" w:sz="0" w:space="0" w:color="auto"/>
            <w:left w:val="none" w:sz="0" w:space="0" w:color="auto"/>
            <w:bottom w:val="none" w:sz="0" w:space="0" w:color="auto"/>
            <w:right w:val="none" w:sz="0" w:space="0" w:color="auto"/>
          </w:divBdr>
        </w:div>
        <w:div w:id="793594156">
          <w:marLeft w:val="640"/>
          <w:marRight w:val="0"/>
          <w:marTop w:val="0"/>
          <w:marBottom w:val="0"/>
          <w:divBdr>
            <w:top w:val="none" w:sz="0" w:space="0" w:color="auto"/>
            <w:left w:val="none" w:sz="0" w:space="0" w:color="auto"/>
            <w:bottom w:val="none" w:sz="0" w:space="0" w:color="auto"/>
            <w:right w:val="none" w:sz="0" w:space="0" w:color="auto"/>
          </w:divBdr>
        </w:div>
        <w:div w:id="893004209">
          <w:marLeft w:val="640"/>
          <w:marRight w:val="0"/>
          <w:marTop w:val="0"/>
          <w:marBottom w:val="0"/>
          <w:divBdr>
            <w:top w:val="none" w:sz="0" w:space="0" w:color="auto"/>
            <w:left w:val="none" w:sz="0" w:space="0" w:color="auto"/>
            <w:bottom w:val="none" w:sz="0" w:space="0" w:color="auto"/>
            <w:right w:val="none" w:sz="0" w:space="0" w:color="auto"/>
          </w:divBdr>
        </w:div>
        <w:div w:id="1976059574">
          <w:marLeft w:val="640"/>
          <w:marRight w:val="0"/>
          <w:marTop w:val="0"/>
          <w:marBottom w:val="0"/>
          <w:divBdr>
            <w:top w:val="none" w:sz="0" w:space="0" w:color="auto"/>
            <w:left w:val="none" w:sz="0" w:space="0" w:color="auto"/>
            <w:bottom w:val="none" w:sz="0" w:space="0" w:color="auto"/>
            <w:right w:val="none" w:sz="0" w:space="0" w:color="auto"/>
          </w:divBdr>
        </w:div>
        <w:div w:id="1350907050">
          <w:marLeft w:val="640"/>
          <w:marRight w:val="0"/>
          <w:marTop w:val="0"/>
          <w:marBottom w:val="0"/>
          <w:divBdr>
            <w:top w:val="none" w:sz="0" w:space="0" w:color="auto"/>
            <w:left w:val="none" w:sz="0" w:space="0" w:color="auto"/>
            <w:bottom w:val="none" w:sz="0" w:space="0" w:color="auto"/>
            <w:right w:val="none" w:sz="0" w:space="0" w:color="auto"/>
          </w:divBdr>
        </w:div>
        <w:div w:id="1827547270">
          <w:marLeft w:val="640"/>
          <w:marRight w:val="0"/>
          <w:marTop w:val="0"/>
          <w:marBottom w:val="0"/>
          <w:divBdr>
            <w:top w:val="none" w:sz="0" w:space="0" w:color="auto"/>
            <w:left w:val="none" w:sz="0" w:space="0" w:color="auto"/>
            <w:bottom w:val="none" w:sz="0" w:space="0" w:color="auto"/>
            <w:right w:val="none" w:sz="0" w:space="0" w:color="auto"/>
          </w:divBdr>
        </w:div>
        <w:div w:id="844519145">
          <w:marLeft w:val="640"/>
          <w:marRight w:val="0"/>
          <w:marTop w:val="0"/>
          <w:marBottom w:val="0"/>
          <w:divBdr>
            <w:top w:val="none" w:sz="0" w:space="0" w:color="auto"/>
            <w:left w:val="none" w:sz="0" w:space="0" w:color="auto"/>
            <w:bottom w:val="none" w:sz="0" w:space="0" w:color="auto"/>
            <w:right w:val="none" w:sz="0" w:space="0" w:color="auto"/>
          </w:divBdr>
        </w:div>
        <w:div w:id="1209759143">
          <w:marLeft w:val="640"/>
          <w:marRight w:val="0"/>
          <w:marTop w:val="0"/>
          <w:marBottom w:val="0"/>
          <w:divBdr>
            <w:top w:val="none" w:sz="0" w:space="0" w:color="auto"/>
            <w:left w:val="none" w:sz="0" w:space="0" w:color="auto"/>
            <w:bottom w:val="none" w:sz="0" w:space="0" w:color="auto"/>
            <w:right w:val="none" w:sz="0" w:space="0" w:color="auto"/>
          </w:divBdr>
        </w:div>
        <w:div w:id="562377656">
          <w:marLeft w:val="640"/>
          <w:marRight w:val="0"/>
          <w:marTop w:val="0"/>
          <w:marBottom w:val="0"/>
          <w:divBdr>
            <w:top w:val="none" w:sz="0" w:space="0" w:color="auto"/>
            <w:left w:val="none" w:sz="0" w:space="0" w:color="auto"/>
            <w:bottom w:val="none" w:sz="0" w:space="0" w:color="auto"/>
            <w:right w:val="none" w:sz="0" w:space="0" w:color="auto"/>
          </w:divBdr>
        </w:div>
        <w:div w:id="857352590">
          <w:marLeft w:val="640"/>
          <w:marRight w:val="0"/>
          <w:marTop w:val="0"/>
          <w:marBottom w:val="0"/>
          <w:divBdr>
            <w:top w:val="none" w:sz="0" w:space="0" w:color="auto"/>
            <w:left w:val="none" w:sz="0" w:space="0" w:color="auto"/>
            <w:bottom w:val="none" w:sz="0" w:space="0" w:color="auto"/>
            <w:right w:val="none" w:sz="0" w:space="0" w:color="auto"/>
          </w:divBdr>
        </w:div>
        <w:div w:id="1161510326">
          <w:marLeft w:val="640"/>
          <w:marRight w:val="0"/>
          <w:marTop w:val="0"/>
          <w:marBottom w:val="0"/>
          <w:divBdr>
            <w:top w:val="none" w:sz="0" w:space="0" w:color="auto"/>
            <w:left w:val="none" w:sz="0" w:space="0" w:color="auto"/>
            <w:bottom w:val="none" w:sz="0" w:space="0" w:color="auto"/>
            <w:right w:val="none" w:sz="0" w:space="0" w:color="auto"/>
          </w:divBdr>
        </w:div>
        <w:div w:id="2048599282">
          <w:marLeft w:val="640"/>
          <w:marRight w:val="0"/>
          <w:marTop w:val="0"/>
          <w:marBottom w:val="0"/>
          <w:divBdr>
            <w:top w:val="none" w:sz="0" w:space="0" w:color="auto"/>
            <w:left w:val="none" w:sz="0" w:space="0" w:color="auto"/>
            <w:bottom w:val="none" w:sz="0" w:space="0" w:color="auto"/>
            <w:right w:val="none" w:sz="0" w:space="0" w:color="auto"/>
          </w:divBdr>
        </w:div>
        <w:div w:id="1959096985">
          <w:marLeft w:val="640"/>
          <w:marRight w:val="0"/>
          <w:marTop w:val="0"/>
          <w:marBottom w:val="0"/>
          <w:divBdr>
            <w:top w:val="none" w:sz="0" w:space="0" w:color="auto"/>
            <w:left w:val="none" w:sz="0" w:space="0" w:color="auto"/>
            <w:bottom w:val="none" w:sz="0" w:space="0" w:color="auto"/>
            <w:right w:val="none" w:sz="0" w:space="0" w:color="auto"/>
          </w:divBdr>
        </w:div>
        <w:div w:id="344792537">
          <w:marLeft w:val="640"/>
          <w:marRight w:val="0"/>
          <w:marTop w:val="0"/>
          <w:marBottom w:val="0"/>
          <w:divBdr>
            <w:top w:val="none" w:sz="0" w:space="0" w:color="auto"/>
            <w:left w:val="none" w:sz="0" w:space="0" w:color="auto"/>
            <w:bottom w:val="none" w:sz="0" w:space="0" w:color="auto"/>
            <w:right w:val="none" w:sz="0" w:space="0" w:color="auto"/>
          </w:divBdr>
        </w:div>
        <w:div w:id="663514495">
          <w:marLeft w:val="640"/>
          <w:marRight w:val="0"/>
          <w:marTop w:val="0"/>
          <w:marBottom w:val="0"/>
          <w:divBdr>
            <w:top w:val="none" w:sz="0" w:space="0" w:color="auto"/>
            <w:left w:val="none" w:sz="0" w:space="0" w:color="auto"/>
            <w:bottom w:val="none" w:sz="0" w:space="0" w:color="auto"/>
            <w:right w:val="none" w:sz="0" w:space="0" w:color="auto"/>
          </w:divBdr>
        </w:div>
      </w:divsChild>
    </w:div>
    <w:div w:id="1353146779">
      <w:bodyDiv w:val="1"/>
      <w:marLeft w:val="0"/>
      <w:marRight w:val="0"/>
      <w:marTop w:val="0"/>
      <w:marBottom w:val="0"/>
      <w:divBdr>
        <w:top w:val="none" w:sz="0" w:space="0" w:color="auto"/>
        <w:left w:val="none" w:sz="0" w:space="0" w:color="auto"/>
        <w:bottom w:val="none" w:sz="0" w:space="0" w:color="auto"/>
        <w:right w:val="none" w:sz="0" w:space="0" w:color="auto"/>
      </w:divBdr>
    </w:div>
    <w:div w:id="1355380828">
      <w:bodyDiv w:val="1"/>
      <w:marLeft w:val="0"/>
      <w:marRight w:val="0"/>
      <w:marTop w:val="0"/>
      <w:marBottom w:val="0"/>
      <w:divBdr>
        <w:top w:val="none" w:sz="0" w:space="0" w:color="auto"/>
        <w:left w:val="none" w:sz="0" w:space="0" w:color="auto"/>
        <w:bottom w:val="none" w:sz="0" w:space="0" w:color="auto"/>
        <w:right w:val="none" w:sz="0" w:space="0" w:color="auto"/>
      </w:divBdr>
    </w:div>
    <w:div w:id="1362779982">
      <w:bodyDiv w:val="1"/>
      <w:marLeft w:val="0"/>
      <w:marRight w:val="0"/>
      <w:marTop w:val="0"/>
      <w:marBottom w:val="0"/>
      <w:divBdr>
        <w:top w:val="none" w:sz="0" w:space="0" w:color="auto"/>
        <w:left w:val="none" w:sz="0" w:space="0" w:color="auto"/>
        <w:bottom w:val="none" w:sz="0" w:space="0" w:color="auto"/>
        <w:right w:val="none" w:sz="0" w:space="0" w:color="auto"/>
      </w:divBdr>
    </w:div>
    <w:div w:id="1364557102">
      <w:bodyDiv w:val="1"/>
      <w:marLeft w:val="0"/>
      <w:marRight w:val="0"/>
      <w:marTop w:val="0"/>
      <w:marBottom w:val="0"/>
      <w:divBdr>
        <w:top w:val="none" w:sz="0" w:space="0" w:color="auto"/>
        <w:left w:val="none" w:sz="0" w:space="0" w:color="auto"/>
        <w:bottom w:val="none" w:sz="0" w:space="0" w:color="auto"/>
        <w:right w:val="none" w:sz="0" w:space="0" w:color="auto"/>
      </w:divBdr>
    </w:div>
    <w:div w:id="1368262419">
      <w:bodyDiv w:val="1"/>
      <w:marLeft w:val="0"/>
      <w:marRight w:val="0"/>
      <w:marTop w:val="0"/>
      <w:marBottom w:val="0"/>
      <w:divBdr>
        <w:top w:val="none" w:sz="0" w:space="0" w:color="auto"/>
        <w:left w:val="none" w:sz="0" w:space="0" w:color="auto"/>
        <w:bottom w:val="none" w:sz="0" w:space="0" w:color="auto"/>
        <w:right w:val="none" w:sz="0" w:space="0" w:color="auto"/>
      </w:divBdr>
    </w:div>
    <w:div w:id="1375081084">
      <w:bodyDiv w:val="1"/>
      <w:marLeft w:val="0"/>
      <w:marRight w:val="0"/>
      <w:marTop w:val="0"/>
      <w:marBottom w:val="0"/>
      <w:divBdr>
        <w:top w:val="none" w:sz="0" w:space="0" w:color="auto"/>
        <w:left w:val="none" w:sz="0" w:space="0" w:color="auto"/>
        <w:bottom w:val="none" w:sz="0" w:space="0" w:color="auto"/>
        <w:right w:val="none" w:sz="0" w:space="0" w:color="auto"/>
      </w:divBdr>
    </w:div>
    <w:div w:id="1375426260">
      <w:bodyDiv w:val="1"/>
      <w:marLeft w:val="0"/>
      <w:marRight w:val="0"/>
      <w:marTop w:val="0"/>
      <w:marBottom w:val="0"/>
      <w:divBdr>
        <w:top w:val="none" w:sz="0" w:space="0" w:color="auto"/>
        <w:left w:val="none" w:sz="0" w:space="0" w:color="auto"/>
        <w:bottom w:val="none" w:sz="0" w:space="0" w:color="auto"/>
        <w:right w:val="none" w:sz="0" w:space="0" w:color="auto"/>
      </w:divBdr>
    </w:div>
    <w:div w:id="1377239051">
      <w:bodyDiv w:val="1"/>
      <w:marLeft w:val="0"/>
      <w:marRight w:val="0"/>
      <w:marTop w:val="0"/>
      <w:marBottom w:val="0"/>
      <w:divBdr>
        <w:top w:val="none" w:sz="0" w:space="0" w:color="auto"/>
        <w:left w:val="none" w:sz="0" w:space="0" w:color="auto"/>
        <w:bottom w:val="none" w:sz="0" w:space="0" w:color="auto"/>
        <w:right w:val="none" w:sz="0" w:space="0" w:color="auto"/>
      </w:divBdr>
    </w:div>
    <w:div w:id="1378627610">
      <w:bodyDiv w:val="1"/>
      <w:marLeft w:val="0"/>
      <w:marRight w:val="0"/>
      <w:marTop w:val="0"/>
      <w:marBottom w:val="0"/>
      <w:divBdr>
        <w:top w:val="none" w:sz="0" w:space="0" w:color="auto"/>
        <w:left w:val="none" w:sz="0" w:space="0" w:color="auto"/>
        <w:bottom w:val="none" w:sz="0" w:space="0" w:color="auto"/>
        <w:right w:val="none" w:sz="0" w:space="0" w:color="auto"/>
      </w:divBdr>
    </w:div>
    <w:div w:id="1387946555">
      <w:bodyDiv w:val="1"/>
      <w:marLeft w:val="0"/>
      <w:marRight w:val="0"/>
      <w:marTop w:val="0"/>
      <w:marBottom w:val="0"/>
      <w:divBdr>
        <w:top w:val="none" w:sz="0" w:space="0" w:color="auto"/>
        <w:left w:val="none" w:sz="0" w:space="0" w:color="auto"/>
        <w:bottom w:val="none" w:sz="0" w:space="0" w:color="auto"/>
        <w:right w:val="none" w:sz="0" w:space="0" w:color="auto"/>
      </w:divBdr>
    </w:div>
    <w:div w:id="1396050661">
      <w:bodyDiv w:val="1"/>
      <w:marLeft w:val="0"/>
      <w:marRight w:val="0"/>
      <w:marTop w:val="0"/>
      <w:marBottom w:val="0"/>
      <w:divBdr>
        <w:top w:val="none" w:sz="0" w:space="0" w:color="auto"/>
        <w:left w:val="none" w:sz="0" w:space="0" w:color="auto"/>
        <w:bottom w:val="none" w:sz="0" w:space="0" w:color="auto"/>
        <w:right w:val="none" w:sz="0" w:space="0" w:color="auto"/>
      </w:divBdr>
    </w:div>
    <w:div w:id="1398046614">
      <w:bodyDiv w:val="1"/>
      <w:marLeft w:val="0"/>
      <w:marRight w:val="0"/>
      <w:marTop w:val="0"/>
      <w:marBottom w:val="0"/>
      <w:divBdr>
        <w:top w:val="none" w:sz="0" w:space="0" w:color="auto"/>
        <w:left w:val="none" w:sz="0" w:space="0" w:color="auto"/>
        <w:bottom w:val="none" w:sz="0" w:space="0" w:color="auto"/>
        <w:right w:val="none" w:sz="0" w:space="0" w:color="auto"/>
      </w:divBdr>
    </w:div>
    <w:div w:id="1402487045">
      <w:bodyDiv w:val="1"/>
      <w:marLeft w:val="0"/>
      <w:marRight w:val="0"/>
      <w:marTop w:val="0"/>
      <w:marBottom w:val="0"/>
      <w:divBdr>
        <w:top w:val="none" w:sz="0" w:space="0" w:color="auto"/>
        <w:left w:val="none" w:sz="0" w:space="0" w:color="auto"/>
        <w:bottom w:val="none" w:sz="0" w:space="0" w:color="auto"/>
        <w:right w:val="none" w:sz="0" w:space="0" w:color="auto"/>
      </w:divBdr>
    </w:div>
    <w:div w:id="1403025819">
      <w:bodyDiv w:val="1"/>
      <w:marLeft w:val="0"/>
      <w:marRight w:val="0"/>
      <w:marTop w:val="0"/>
      <w:marBottom w:val="0"/>
      <w:divBdr>
        <w:top w:val="none" w:sz="0" w:space="0" w:color="auto"/>
        <w:left w:val="none" w:sz="0" w:space="0" w:color="auto"/>
        <w:bottom w:val="none" w:sz="0" w:space="0" w:color="auto"/>
        <w:right w:val="none" w:sz="0" w:space="0" w:color="auto"/>
      </w:divBdr>
    </w:div>
    <w:div w:id="1407916009">
      <w:bodyDiv w:val="1"/>
      <w:marLeft w:val="0"/>
      <w:marRight w:val="0"/>
      <w:marTop w:val="0"/>
      <w:marBottom w:val="0"/>
      <w:divBdr>
        <w:top w:val="none" w:sz="0" w:space="0" w:color="auto"/>
        <w:left w:val="none" w:sz="0" w:space="0" w:color="auto"/>
        <w:bottom w:val="none" w:sz="0" w:space="0" w:color="auto"/>
        <w:right w:val="none" w:sz="0" w:space="0" w:color="auto"/>
      </w:divBdr>
    </w:div>
    <w:div w:id="1408068549">
      <w:bodyDiv w:val="1"/>
      <w:marLeft w:val="0"/>
      <w:marRight w:val="0"/>
      <w:marTop w:val="0"/>
      <w:marBottom w:val="0"/>
      <w:divBdr>
        <w:top w:val="none" w:sz="0" w:space="0" w:color="auto"/>
        <w:left w:val="none" w:sz="0" w:space="0" w:color="auto"/>
        <w:bottom w:val="none" w:sz="0" w:space="0" w:color="auto"/>
        <w:right w:val="none" w:sz="0" w:space="0" w:color="auto"/>
      </w:divBdr>
    </w:div>
    <w:div w:id="1409225698">
      <w:bodyDiv w:val="1"/>
      <w:marLeft w:val="0"/>
      <w:marRight w:val="0"/>
      <w:marTop w:val="0"/>
      <w:marBottom w:val="0"/>
      <w:divBdr>
        <w:top w:val="none" w:sz="0" w:space="0" w:color="auto"/>
        <w:left w:val="none" w:sz="0" w:space="0" w:color="auto"/>
        <w:bottom w:val="none" w:sz="0" w:space="0" w:color="auto"/>
        <w:right w:val="none" w:sz="0" w:space="0" w:color="auto"/>
      </w:divBdr>
    </w:div>
    <w:div w:id="1409230885">
      <w:bodyDiv w:val="1"/>
      <w:marLeft w:val="0"/>
      <w:marRight w:val="0"/>
      <w:marTop w:val="0"/>
      <w:marBottom w:val="0"/>
      <w:divBdr>
        <w:top w:val="none" w:sz="0" w:space="0" w:color="auto"/>
        <w:left w:val="none" w:sz="0" w:space="0" w:color="auto"/>
        <w:bottom w:val="none" w:sz="0" w:space="0" w:color="auto"/>
        <w:right w:val="none" w:sz="0" w:space="0" w:color="auto"/>
      </w:divBdr>
    </w:div>
    <w:div w:id="1417478503">
      <w:bodyDiv w:val="1"/>
      <w:marLeft w:val="0"/>
      <w:marRight w:val="0"/>
      <w:marTop w:val="0"/>
      <w:marBottom w:val="0"/>
      <w:divBdr>
        <w:top w:val="none" w:sz="0" w:space="0" w:color="auto"/>
        <w:left w:val="none" w:sz="0" w:space="0" w:color="auto"/>
        <w:bottom w:val="none" w:sz="0" w:space="0" w:color="auto"/>
        <w:right w:val="none" w:sz="0" w:space="0" w:color="auto"/>
      </w:divBdr>
    </w:div>
    <w:div w:id="1418402558">
      <w:bodyDiv w:val="1"/>
      <w:marLeft w:val="0"/>
      <w:marRight w:val="0"/>
      <w:marTop w:val="0"/>
      <w:marBottom w:val="0"/>
      <w:divBdr>
        <w:top w:val="none" w:sz="0" w:space="0" w:color="auto"/>
        <w:left w:val="none" w:sz="0" w:space="0" w:color="auto"/>
        <w:bottom w:val="none" w:sz="0" w:space="0" w:color="auto"/>
        <w:right w:val="none" w:sz="0" w:space="0" w:color="auto"/>
      </w:divBdr>
    </w:div>
    <w:div w:id="1418791444">
      <w:bodyDiv w:val="1"/>
      <w:marLeft w:val="0"/>
      <w:marRight w:val="0"/>
      <w:marTop w:val="0"/>
      <w:marBottom w:val="0"/>
      <w:divBdr>
        <w:top w:val="none" w:sz="0" w:space="0" w:color="auto"/>
        <w:left w:val="none" w:sz="0" w:space="0" w:color="auto"/>
        <w:bottom w:val="none" w:sz="0" w:space="0" w:color="auto"/>
        <w:right w:val="none" w:sz="0" w:space="0" w:color="auto"/>
      </w:divBdr>
    </w:div>
    <w:div w:id="1425879870">
      <w:bodyDiv w:val="1"/>
      <w:marLeft w:val="0"/>
      <w:marRight w:val="0"/>
      <w:marTop w:val="0"/>
      <w:marBottom w:val="0"/>
      <w:divBdr>
        <w:top w:val="none" w:sz="0" w:space="0" w:color="auto"/>
        <w:left w:val="none" w:sz="0" w:space="0" w:color="auto"/>
        <w:bottom w:val="none" w:sz="0" w:space="0" w:color="auto"/>
        <w:right w:val="none" w:sz="0" w:space="0" w:color="auto"/>
      </w:divBdr>
    </w:div>
    <w:div w:id="1426419229">
      <w:bodyDiv w:val="1"/>
      <w:marLeft w:val="0"/>
      <w:marRight w:val="0"/>
      <w:marTop w:val="0"/>
      <w:marBottom w:val="0"/>
      <w:divBdr>
        <w:top w:val="none" w:sz="0" w:space="0" w:color="auto"/>
        <w:left w:val="none" w:sz="0" w:space="0" w:color="auto"/>
        <w:bottom w:val="none" w:sz="0" w:space="0" w:color="auto"/>
        <w:right w:val="none" w:sz="0" w:space="0" w:color="auto"/>
      </w:divBdr>
    </w:div>
    <w:div w:id="1427775691">
      <w:bodyDiv w:val="1"/>
      <w:marLeft w:val="0"/>
      <w:marRight w:val="0"/>
      <w:marTop w:val="0"/>
      <w:marBottom w:val="0"/>
      <w:divBdr>
        <w:top w:val="none" w:sz="0" w:space="0" w:color="auto"/>
        <w:left w:val="none" w:sz="0" w:space="0" w:color="auto"/>
        <w:bottom w:val="none" w:sz="0" w:space="0" w:color="auto"/>
        <w:right w:val="none" w:sz="0" w:space="0" w:color="auto"/>
      </w:divBdr>
    </w:div>
    <w:div w:id="1428619334">
      <w:bodyDiv w:val="1"/>
      <w:marLeft w:val="0"/>
      <w:marRight w:val="0"/>
      <w:marTop w:val="0"/>
      <w:marBottom w:val="0"/>
      <w:divBdr>
        <w:top w:val="none" w:sz="0" w:space="0" w:color="auto"/>
        <w:left w:val="none" w:sz="0" w:space="0" w:color="auto"/>
        <w:bottom w:val="none" w:sz="0" w:space="0" w:color="auto"/>
        <w:right w:val="none" w:sz="0" w:space="0" w:color="auto"/>
      </w:divBdr>
    </w:div>
    <w:div w:id="1430001581">
      <w:bodyDiv w:val="1"/>
      <w:marLeft w:val="0"/>
      <w:marRight w:val="0"/>
      <w:marTop w:val="0"/>
      <w:marBottom w:val="0"/>
      <w:divBdr>
        <w:top w:val="none" w:sz="0" w:space="0" w:color="auto"/>
        <w:left w:val="none" w:sz="0" w:space="0" w:color="auto"/>
        <w:bottom w:val="none" w:sz="0" w:space="0" w:color="auto"/>
        <w:right w:val="none" w:sz="0" w:space="0" w:color="auto"/>
      </w:divBdr>
    </w:div>
    <w:div w:id="1430156213">
      <w:bodyDiv w:val="1"/>
      <w:marLeft w:val="0"/>
      <w:marRight w:val="0"/>
      <w:marTop w:val="0"/>
      <w:marBottom w:val="0"/>
      <w:divBdr>
        <w:top w:val="none" w:sz="0" w:space="0" w:color="auto"/>
        <w:left w:val="none" w:sz="0" w:space="0" w:color="auto"/>
        <w:bottom w:val="none" w:sz="0" w:space="0" w:color="auto"/>
        <w:right w:val="none" w:sz="0" w:space="0" w:color="auto"/>
      </w:divBdr>
    </w:div>
    <w:div w:id="1445149581">
      <w:bodyDiv w:val="1"/>
      <w:marLeft w:val="0"/>
      <w:marRight w:val="0"/>
      <w:marTop w:val="0"/>
      <w:marBottom w:val="0"/>
      <w:divBdr>
        <w:top w:val="none" w:sz="0" w:space="0" w:color="auto"/>
        <w:left w:val="none" w:sz="0" w:space="0" w:color="auto"/>
        <w:bottom w:val="none" w:sz="0" w:space="0" w:color="auto"/>
        <w:right w:val="none" w:sz="0" w:space="0" w:color="auto"/>
      </w:divBdr>
    </w:div>
    <w:div w:id="1445149917">
      <w:bodyDiv w:val="1"/>
      <w:marLeft w:val="0"/>
      <w:marRight w:val="0"/>
      <w:marTop w:val="0"/>
      <w:marBottom w:val="0"/>
      <w:divBdr>
        <w:top w:val="none" w:sz="0" w:space="0" w:color="auto"/>
        <w:left w:val="none" w:sz="0" w:space="0" w:color="auto"/>
        <w:bottom w:val="none" w:sz="0" w:space="0" w:color="auto"/>
        <w:right w:val="none" w:sz="0" w:space="0" w:color="auto"/>
      </w:divBdr>
    </w:div>
    <w:div w:id="1449541502">
      <w:bodyDiv w:val="1"/>
      <w:marLeft w:val="0"/>
      <w:marRight w:val="0"/>
      <w:marTop w:val="0"/>
      <w:marBottom w:val="0"/>
      <w:divBdr>
        <w:top w:val="none" w:sz="0" w:space="0" w:color="auto"/>
        <w:left w:val="none" w:sz="0" w:space="0" w:color="auto"/>
        <w:bottom w:val="none" w:sz="0" w:space="0" w:color="auto"/>
        <w:right w:val="none" w:sz="0" w:space="0" w:color="auto"/>
      </w:divBdr>
    </w:div>
    <w:div w:id="1450929571">
      <w:bodyDiv w:val="1"/>
      <w:marLeft w:val="0"/>
      <w:marRight w:val="0"/>
      <w:marTop w:val="0"/>
      <w:marBottom w:val="0"/>
      <w:divBdr>
        <w:top w:val="none" w:sz="0" w:space="0" w:color="auto"/>
        <w:left w:val="none" w:sz="0" w:space="0" w:color="auto"/>
        <w:bottom w:val="none" w:sz="0" w:space="0" w:color="auto"/>
        <w:right w:val="none" w:sz="0" w:space="0" w:color="auto"/>
      </w:divBdr>
    </w:div>
    <w:div w:id="1450932741">
      <w:bodyDiv w:val="1"/>
      <w:marLeft w:val="0"/>
      <w:marRight w:val="0"/>
      <w:marTop w:val="0"/>
      <w:marBottom w:val="0"/>
      <w:divBdr>
        <w:top w:val="none" w:sz="0" w:space="0" w:color="auto"/>
        <w:left w:val="none" w:sz="0" w:space="0" w:color="auto"/>
        <w:bottom w:val="none" w:sz="0" w:space="0" w:color="auto"/>
        <w:right w:val="none" w:sz="0" w:space="0" w:color="auto"/>
      </w:divBdr>
    </w:div>
    <w:div w:id="1451776400">
      <w:bodyDiv w:val="1"/>
      <w:marLeft w:val="0"/>
      <w:marRight w:val="0"/>
      <w:marTop w:val="0"/>
      <w:marBottom w:val="0"/>
      <w:divBdr>
        <w:top w:val="none" w:sz="0" w:space="0" w:color="auto"/>
        <w:left w:val="none" w:sz="0" w:space="0" w:color="auto"/>
        <w:bottom w:val="none" w:sz="0" w:space="0" w:color="auto"/>
        <w:right w:val="none" w:sz="0" w:space="0" w:color="auto"/>
      </w:divBdr>
      <w:divsChild>
        <w:div w:id="1499496022">
          <w:marLeft w:val="480"/>
          <w:marRight w:val="0"/>
          <w:marTop w:val="0"/>
          <w:marBottom w:val="0"/>
          <w:divBdr>
            <w:top w:val="none" w:sz="0" w:space="0" w:color="auto"/>
            <w:left w:val="none" w:sz="0" w:space="0" w:color="auto"/>
            <w:bottom w:val="none" w:sz="0" w:space="0" w:color="auto"/>
            <w:right w:val="none" w:sz="0" w:space="0" w:color="auto"/>
          </w:divBdr>
        </w:div>
        <w:div w:id="1153831475">
          <w:marLeft w:val="480"/>
          <w:marRight w:val="0"/>
          <w:marTop w:val="0"/>
          <w:marBottom w:val="0"/>
          <w:divBdr>
            <w:top w:val="none" w:sz="0" w:space="0" w:color="auto"/>
            <w:left w:val="none" w:sz="0" w:space="0" w:color="auto"/>
            <w:bottom w:val="none" w:sz="0" w:space="0" w:color="auto"/>
            <w:right w:val="none" w:sz="0" w:space="0" w:color="auto"/>
          </w:divBdr>
        </w:div>
        <w:div w:id="1167746411">
          <w:marLeft w:val="480"/>
          <w:marRight w:val="0"/>
          <w:marTop w:val="0"/>
          <w:marBottom w:val="0"/>
          <w:divBdr>
            <w:top w:val="none" w:sz="0" w:space="0" w:color="auto"/>
            <w:left w:val="none" w:sz="0" w:space="0" w:color="auto"/>
            <w:bottom w:val="none" w:sz="0" w:space="0" w:color="auto"/>
            <w:right w:val="none" w:sz="0" w:space="0" w:color="auto"/>
          </w:divBdr>
        </w:div>
        <w:div w:id="1500274080">
          <w:marLeft w:val="480"/>
          <w:marRight w:val="0"/>
          <w:marTop w:val="0"/>
          <w:marBottom w:val="0"/>
          <w:divBdr>
            <w:top w:val="none" w:sz="0" w:space="0" w:color="auto"/>
            <w:left w:val="none" w:sz="0" w:space="0" w:color="auto"/>
            <w:bottom w:val="none" w:sz="0" w:space="0" w:color="auto"/>
            <w:right w:val="none" w:sz="0" w:space="0" w:color="auto"/>
          </w:divBdr>
        </w:div>
        <w:div w:id="1796555050">
          <w:marLeft w:val="480"/>
          <w:marRight w:val="0"/>
          <w:marTop w:val="0"/>
          <w:marBottom w:val="0"/>
          <w:divBdr>
            <w:top w:val="none" w:sz="0" w:space="0" w:color="auto"/>
            <w:left w:val="none" w:sz="0" w:space="0" w:color="auto"/>
            <w:bottom w:val="none" w:sz="0" w:space="0" w:color="auto"/>
            <w:right w:val="none" w:sz="0" w:space="0" w:color="auto"/>
          </w:divBdr>
        </w:div>
        <w:div w:id="83108324">
          <w:marLeft w:val="480"/>
          <w:marRight w:val="0"/>
          <w:marTop w:val="0"/>
          <w:marBottom w:val="0"/>
          <w:divBdr>
            <w:top w:val="none" w:sz="0" w:space="0" w:color="auto"/>
            <w:left w:val="none" w:sz="0" w:space="0" w:color="auto"/>
            <w:bottom w:val="none" w:sz="0" w:space="0" w:color="auto"/>
            <w:right w:val="none" w:sz="0" w:space="0" w:color="auto"/>
          </w:divBdr>
        </w:div>
        <w:div w:id="1199129421">
          <w:marLeft w:val="480"/>
          <w:marRight w:val="0"/>
          <w:marTop w:val="0"/>
          <w:marBottom w:val="0"/>
          <w:divBdr>
            <w:top w:val="none" w:sz="0" w:space="0" w:color="auto"/>
            <w:left w:val="none" w:sz="0" w:space="0" w:color="auto"/>
            <w:bottom w:val="none" w:sz="0" w:space="0" w:color="auto"/>
            <w:right w:val="none" w:sz="0" w:space="0" w:color="auto"/>
          </w:divBdr>
        </w:div>
        <w:div w:id="45758124">
          <w:marLeft w:val="480"/>
          <w:marRight w:val="0"/>
          <w:marTop w:val="0"/>
          <w:marBottom w:val="0"/>
          <w:divBdr>
            <w:top w:val="none" w:sz="0" w:space="0" w:color="auto"/>
            <w:left w:val="none" w:sz="0" w:space="0" w:color="auto"/>
            <w:bottom w:val="none" w:sz="0" w:space="0" w:color="auto"/>
            <w:right w:val="none" w:sz="0" w:space="0" w:color="auto"/>
          </w:divBdr>
        </w:div>
        <w:div w:id="1793792060">
          <w:marLeft w:val="480"/>
          <w:marRight w:val="0"/>
          <w:marTop w:val="0"/>
          <w:marBottom w:val="0"/>
          <w:divBdr>
            <w:top w:val="none" w:sz="0" w:space="0" w:color="auto"/>
            <w:left w:val="none" w:sz="0" w:space="0" w:color="auto"/>
            <w:bottom w:val="none" w:sz="0" w:space="0" w:color="auto"/>
            <w:right w:val="none" w:sz="0" w:space="0" w:color="auto"/>
          </w:divBdr>
        </w:div>
        <w:div w:id="1327439844">
          <w:marLeft w:val="480"/>
          <w:marRight w:val="0"/>
          <w:marTop w:val="0"/>
          <w:marBottom w:val="0"/>
          <w:divBdr>
            <w:top w:val="none" w:sz="0" w:space="0" w:color="auto"/>
            <w:left w:val="none" w:sz="0" w:space="0" w:color="auto"/>
            <w:bottom w:val="none" w:sz="0" w:space="0" w:color="auto"/>
            <w:right w:val="none" w:sz="0" w:space="0" w:color="auto"/>
          </w:divBdr>
        </w:div>
        <w:div w:id="2133672952">
          <w:marLeft w:val="480"/>
          <w:marRight w:val="0"/>
          <w:marTop w:val="0"/>
          <w:marBottom w:val="0"/>
          <w:divBdr>
            <w:top w:val="none" w:sz="0" w:space="0" w:color="auto"/>
            <w:left w:val="none" w:sz="0" w:space="0" w:color="auto"/>
            <w:bottom w:val="none" w:sz="0" w:space="0" w:color="auto"/>
            <w:right w:val="none" w:sz="0" w:space="0" w:color="auto"/>
          </w:divBdr>
        </w:div>
        <w:div w:id="321086846">
          <w:marLeft w:val="480"/>
          <w:marRight w:val="0"/>
          <w:marTop w:val="0"/>
          <w:marBottom w:val="0"/>
          <w:divBdr>
            <w:top w:val="none" w:sz="0" w:space="0" w:color="auto"/>
            <w:left w:val="none" w:sz="0" w:space="0" w:color="auto"/>
            <w:bottom w:val="none" w:sz="0" w:space="0" w:color="auto"/>
            <w:right w:val="none" w:sz="0" w:space="0" w:color="auto"/>
          </w:divBdr>
        </w:div>
        <w:div w:id="1158571795">
          <w:marLeft w:val="480"/>
          <w:marRight w:val="0"/>
          <w:marTop w:val="0"/>
          <w:marBottom w:val="0"/>
          <w:divBdr>
            <w:top w:val="none" w:sz="0" w:space="0" w:color="auto"/>
            <w:left w:val="none" w:sz="0" w:space="0" w:color="auto"/>
            <w:bottom w:val="none" w:sz="0" w:space="0" w:color="auto"/>
            <w:right w:val="none" w:sz="0" w:space="0" w:color="auto"/>
          </w:divBdr>
        </w:div>
        <w:div w:id="1491215243">
          <w:marLeft w:val="480"/>
          <w:marRight w:val="0"/>
          <w:marTop w:val="0"/>
          <w:marBottom w:val="0"/>
          <w:divBdr>
            <w:top w:val="none" w:sz="0" w:space="0" w:color="auto"/>
            <w:left w:val="none" w:sz="0" w:space="0" w:color="auto"/>
            <w:bottom w:val="none" w:sz="0" w:space="0" w:color="auto"/>
            <w:right w:val="none" w:sz="0" w:space="0" w:color="auto"/>
          </w:divBdr>
        </w:div>
        <w:div w:id="352268307">
          <w:marLeft w:val="480"/>
          <w:marRight w:val="0"/>
          <w:marTop w:val="0"/>
          <w:marBottom w:val="0"/>
          <w:divBdr>
            <w:top w:val="none" w:sz="0" w:space="0" w:color="auto"/>
            <w:left w:val="none" w:sz="0" w:space="0" w:color="auto"/>
            <w:bottom w:val="none" w:sz="0" w:space="0" w:color="auto"/>
            <w:right w:val="none" w:sz="0" w:space="0" w:color="auto"/>
          </w:divBdr>
        </w:div>
        <w:div w:id="1723603206">
          <w:marLeft w:val="480"/>
          <w:marRight w:val="0"/>
          <w:marTop w:val="0"/>
          <w:marBottom w:val="0"/>
          <w:divBdr>
            <w:top w:val="none" w:sz="0" w:space="0" w:color="auto"/>
            <w:left w:val="none" w:sz="0" w:space="0" w:color="auto"/>
            <w:bottom w:val="none" w:sz="0" w:space="0" w:color="auto"/>
            <w:right w:val="none" w:sz="0" w:space="0" w:color="auto"/>
          </w:divBdr>
        </w:div>
        <w:div w:id="475532750">
          <w:marLeft w:val="480"/>
          <w:marRight w:val="0"/>
          <w:marTop w:val="0"/>
          <w:marBottom w:val="0"/>
          <w:divBdr>
            <w:top w:val="none" w:sz="0" w:space="0" w:color="auto"/>
            <w:left w:val="none" w:sz="0" w:space="0" w:color="auto"/>
            <w:bottom w:val="none" w:sz="0" w:space="0" w:color="auto"/>
            <w:right w:val="none" w:sz="0" w:space="0" w:color="auto"/>
          </w:divBdr>
        </w:div>
        <w:div w:id="631785114">
          <w:marLeft w:val="480"/>
          <w:marRight w:val="0"/>
          <w:marTop w:val="0"/>
          <w:marBottom w:val="0"/>
          <w:divBdr>
            <w:top w:val="none" w:sz="0" w:space="0" w:color="auto"/>
            <w:left w:val="none" w:sz="0" w:space="0" w:color="auto"/>
            <w:bottom w:val="none" w:sz="0" w:space="0" w:color="auto"/>
            <w:right w:val="none" w:sz="0" w:space="0" w:color="auto"/>
          </w:divBdr>
        </w:div>
        <w:div w:id="454758122">
          <w:marLeft w:val="480"/>
          <w:marRight w:val="0"/>
          <w:marTop w:val="0"/>
          <w:marBottom w:val="0"/>
          <w:divBdr>
            <w:top w:val="none" w:sz="0" w:space="0" w:color="auto"/>
            <w:left w:val="none" w:sz="0" w:space="0" w:color="auto"/>
            <w:bottom w:val="none" w:sz="0" w:space="0" w:color="auto"/>
            <w:right w:val="none" w:sz="0" w:space="0" w:color="auto"/>
          </w:divBdr>
        </w:div>
        <w:div w:id="862017032">
          <w:marLeft w:val="480"/>
          <w:marRight w:val="0"/>
          <w:marTop w:val="0"/>
          <w:marBottom w:val="0"/>
          <w:divBdr>
            <w:top w:val="none" w:sz="0" w:space="0" w:color="auto"/>
            <w:left w:val="none" w:sz="0" w:space="0" w:color="auto"/>
            <w:bottom w:val="none" w:sz="0" w:space="0" w:color="auto"/>
            <w:right w:val="none" w:sz="0" w:space="0" w:color="auto"/>
          </w:divBdr>
        </w:div>
        <w:div w:id="509611241">
          <w:marLeft w:val="480"/>
          <w:marRight w:val="0"/>
          <w:marTop w:val="0"/>
          <w:marBottom w:val="0"/>
          <w:divBdr>
            <w:top w:val="none" w:sz="0" w:space="0" w:color="auto"/>
            <w:left w:val="none" w:sz="0" w:space="0" w:color="auto"/>
            <w:bottom w:val="none" w:sz="0" w:space="0" w:color="auto"/>
            <w:right w:val="none" w:sz="0" w:space="0" w:color="auto"/>
          </w:divBdr>
        </w:div>
        <w:div w:id="1607467125">
          <w:marLeft w:val="480"/>
          <w:marRight w:val="0"/>
          <w:marTop w:val="0"/>
          <w:marBottom w:val="0"/>
          <w:divBdr>
            <w:top w:val="none" w:sz="0" w:space="0" w:color="auto"/>
            <w:left w:val="none" w:sz="0" w:space="0" w:color="auto"/>
            <w:bottom w:val="none" w:sz="0" w:space="0" w:color="auto"/>
            <w:right w:val="none" w:sz="0" w:space="0" w:color="auto"/>
          </w:divBdr>
        </w:div>
        <w:div w:id="1325899">
          <w:marLeft w:val="480"/>
          <w:marRight w:val="0"/>
          <w:marTop w:val="0"/>
          <w:marBottom w:val="0"/>
          <w:divBdr>
            <w:top w:val="none" w:sz="0" w:space="0" w:color="auto"/>
            <w:left w:val="none" w:sz="0" w:space="0" w:color="auto"/>
            <w:bottom w:val="none" w:sz="0" w:space="0" w:color="auto"/>
            <w:right w:val="none" w:sz="0" w:space="0" w:color="auto"/>
          </w:divBdr>
        </w:div>
        <w:div w:id="1433360796">
          <w:marLeft w:val="480"/>
          <w:marRight w:val="0"/>
          <w:marTop w:val="0"/>
          <w:marBottom w:val="0"/>
          <w:divBdr>
            <w:top w:val="none" w:sz="0" w:space="0" w:color="auto"/>
            <w:left w:val="none" w:sz="0" w:space="0" w:color="auto"/>
            <w:bottom w:val="none" w:sz="0" w:space="0" w:color="auto"/>
            <w:right w:val="none" w:sz="0" w:space="0" w:color="auto"/>
          </w:divBdr>
        </w:div>
        <w:div w:id="1548419493">
          <w:marLeft w:val="480"/>
          <w:marRight w:val="0"/>
          <w:marTop w:val="0"/>
          <w:marBottom w:val="0"/>
          <w:divBdr>
            <w:top w:val="none" w:sz="0" w:space="0" w:color="auto"/>
            <w:left w:val="none" w:sz="0" w:space="0" w:color="auto"/>
            <w:bottom w:val="none" w:sz="0" w:space="0" w:color="auto"/>
            <w:right w:val="none" w:sz="0" w:space="0" w:color="auto"/>
          </w:divBdr>
        </w:div>
        <w:div w:id="568229019">
          <w:marLeft w:val="480"/>
          <w:marRight w:val="0"/>
          <w:marTop w:val="0"/>
          <w:marBottom w:val="0"/>
          <w:divBdr>
            <w:top w:val="none" w:sz="0" w:space="0" w:color="auto"/>
            <w:left w:val="none" w:sz="0" w:space="0" w:color="auto"/>
            <w:bottom w:val="none" w:sz="0" w:space="0" w:color="auto"/>
            <w:right w:val="none" w:sz="0" w:space="0" w:color="auto"/>
          </w:divBdr>
        </w:div>
        <w:div w:id="104420973">
          <w:marLeft w:val="480"/>
          <w:marRight w:val="0"/>
          <w:marTop w:val="0"/>
          <w:marBottom w:val="0"/>
          <w:divBdr>
            <w:top w:val="none" w:sz="0" w:space="0" w:color="auto"/>
            <w:left w:val="none" w:sz="0" w:space="0" w:color="auto"/>
            <w:bottom w:val="none" w:sz="0" w:space="0" w:color="auto"/>
            <w:right w:val="none" w:sz="0" w:space="0" w:color="auto"/>
          </w:divBdr>
        </w:div>
        <w:div w:id="919482491">
          <w:marLeft w:val="480"/>
          <w:marRight w:val="0"/>
          <w:marTop w:val="0"/>
          <w:marBottom w:val="0"/>
          <w:divBdr>
            <w:top w:val="none" w:sz="0" w:space="0" w:color="auto"/>
            <w:left w:val="none" w:sz="0" w:space="0" w:color="auto"/>
            <w:bottom w:val="none" w:sz="0" w:space="0" w:color="auto"/>
            <w:right w:val="none" w:sz="0" w:space="0" w:color="auto"/>
          </w:divBdr>
        </w:div>
        <w:div w:id="1722559759">
          <w:marLeft w:val="480"/>
          <w:marRight w:val="0"/>
          <w:marTop w:val="0"/>
          <w:marBottom w:val="0"/>
          <w:divBdr>
            <w:top w:val="none" w:sz="0" w:space="0" w:color="auto"/>
            <w:left w:val="none" w:sz="0" w:space="0" w:color="auto"/>
            <w:bottom w:val="none" w:sz="0" w:space="0" w:color="auto"/>
            <w:right w:val="none" w:sz="0" w:space="0" w:color="auto"/>
          </w:divBdr>
        </w:div>
        <w:div w:id="1074401109">
          <w:marLeft w:val="480"/>
          <w:marRight w:val="0"/>
          <w:marTop w:val="0"/>
          <w:marBottom w:val="0"/>
          <w:divBdr>
            <w:top w:val="none" w:sz="0" w:space="0" w:color="auto"/>
            <w:left w:val="none" w:sz="0" w:space="0" w:color="auto"/>
            <w:bottom w:val="none" w:sz="0" w:space="0" w:color="auto"/>
            <w:right w:val="none" w:sz="0" w:space="0" w:color="auto"/>
          </w:divBdr>
        </w:div>
        <w:div w:id="725683622">
          <w:marLeft w:val="480"/>
          <w:marRight w:val="0"/>
          <w:marTop w:val="0"/>
          <w:marBottom w:val="0"/>
          <w:divBdr>
            <w:top w:val="none" w:sz="0" w:space="0" w:color="auto"/>
            <w:left w:val="none" w:sz="0" w:space="0" w:color="auto"/>
            <w:bottom w:val="none" w:sz="0" w:space="0" w:color="auto"/>
            <w:right w:val="none" w:sz="0" w:space="0" w:color="auto"/>
          </w:divBdr>
        </w:div>
        <w:div w:id="778455361">
          <w:marLeft w:val="480"/>
          <w:marRight w:val="0"/>
          <w:marTop w:val="0"/>
          <w:marBottom w:val="0"/>
          <w:divBdr>
            <w:top w:val="none" w:sz="0" w:space="0" w:color="auto"/>
            <w:left w:val="none" w:sz="0" w:space="0" w:color="auto"/>
            <w:bottom w:val="none" w:sz="0" w:space="0" w:color="auto"/>
            <w:right w:val="none" w:sz="0" w:space="0" w:color="auto"/>
          </w:divBdr>
        </w:div>
        <w:div w:id="1899239465">
          <w:marLeft w:val="480"/>
          <w:marRight w:val="0"/>
          <w:marTop w:val="0"/>
          <w:marBottom w:val="0"/>
          <w:divBdr>
            <w:top w:val="none" w:sz="0" w:space="0" w:color="auto"/>
            <w:left w:val="none" w:sz="0" w:space="0" w:color="auto"/>
            <w:bottom w:val="none" w:sz="0" w:space="0" w:color="auto"/>
            <w:right w:val="none" w:sz="0" w:space="0" w:color="auto"/>
          </w:divBdr>
        </w:div>
        <w:div w:id="2099019029">
          <w:marLeft w:val="480"/>
          <w:marRight w:val="0"/>
          <w:marTop w:val="0"/>
          <w:marBottom w:val="0"/>
          <w:divBdr>
            <w:top w:val="none" w:sz="0" w:space="0" w:color="auto"/>
            <w:left w:val="none" w:sz="0" w:space="0" w:color="auto"/>
            <w:bottom w:val="none" w:sz="0" w:space="0" w:color="auto"/>
            <w:right w:val="none" w:sz="0" w:space="0" w:color="auto"/>
          </w:divBdr>
        </w:div>
        <w:div w:id="1284194273">
          <w:marLeft w:val="480"/>
          <w:marRight w:val="0"/>
          <w:marTop w:val="0"/>
          <w:marBottom w:val="0"/>
          <w:divBdr>
            <w:top w:val="none" w:sz="0" w:space="0" w:color="auto"/>
            <w:left w:val="none" w:sz="0" w:space="0" w:color="auto"/>
            <w:bottom w:val="none" w:sz="0" w:space="0" w:color="auto"/>
            <w:right w:val="none" w:sz="0" w:space="0" w:color="auto"/>
          </w:divBdr>
        </w:div>
        <w:div w:id="741870114">
          <w:marLeft w:val="480"/>
          <w:marRight w:val="0"/>
          <w:marTop w:val="0"/>
          <w:marBottom w:val="0"/>
          <w:divBdr>
            <w:top w:val="none" w:sz="0" w:space="0" w:color="auto"/>
            <w:left w:val="none" w:sz="0" w:space="0" w:color="auto"/>
            <w:bottom w:val="none" w:sz="0" w:space="0" w:color="auto"/>
            <w:right w:val="none" w:sz="0" w:space="0" w:color="auto"/>
          </w:divBdr>
        </w:div>
        <w:div w:id="1280453298">
          <w:marLeft w:val="480"/>
          <w:marRight w:val="0"/>
          <w:marTop w:val="0"/>
          <w:marBottom w:val="0"/>
          <w:divBdr>
            <w:top w:val="none" w:sz="0" w:space="0" w:color="auto"/>
            <w:left w:val="none" w:sz="0" w:space="0" w:color="auto"/>
            <w:bottom w:val="none" w:sz="0" w:space="0" w:color="auto"/>
            <w:right w:val="none" w:sz="0" w:space="0" w:color="auto"/>
          </w:divBdr>
        </w:div>
        <w:div w:id="2016879927">
          <w:marLeft w:val="480"/>
          <w:marRight w:val="0"/>
          <w:marTop w:val="0"/>
          <w:marBottom w:val="0"/>
          <w:divBdr>
            <w:top w:val="none" w:sz="0" w:space="0" w:color="auto"/>
            <w:left w:val="none" w:sz="0" w:space="0" w:color="auto"/>
            <w:bottom w:val="none" w:sz="0" w:space="0" w:color="auto"/>
            <w:right w:val="none" w:sz="0" w:space="0" w:color="auto"/>
          </w:divBdr>
        </w:div>
        <w:div w:id="823161078">
          <w:marLeft w:val="480"/>
          <w:marRight w:val="0"/>
          <w:marTop w:val="0"/>
          <w:marBottom w:val="0"/>
          <w:divBdr>
            <w:top w:val="none" w:sz="0" w:space="0" w:color="auto"/>
            <w:left w:val="none" w:sz="0" w:space="0" w:color="auto"/>
            <w:bottom w:val="none" w:sz="0" w:space="0" w:color="auto"/>
            <w:right w:val="none" w:sz="0" w:space="0" w:color="auto"/>
          </w:divBdr>
        </w:div>
        <w:div w:id="1222401999">
          <w:marLeft w:val="480"/>
          <w:marRight w:val="0"/>
          <w:marTop w:val="0"/>
          <w:marBottom w:val="0"/>
          <w:divBdr>
            <w:top w:val="none" w:sz="0" w:space="0" w:color="auto"/>
            <w:left w:val="none" w:sz="0" w:space="0" w:color="auto"/>
            <w:bottom w:val="none" w:sz="0" w:space="0" w:color="auto"/>
            <w:right w:val="none" w:sz="0" w:space="0" w:color="auto"/>
          </w:divBdr>
        </w:div>
        <w:div w:id="954795047">
          <w:marLeft w:val="480"/>
          <w:marRight w:val="0"/>
          <w:marTop w:val="0"/>
          <w:marBottom w:val="0"/>
          <w:divBdr>
            <w:top w:val="none" w:sz="0" w:space="0" w:color="auto"/>
            <w:left w:val="none" w:sz="0" w:space="0" w:color="auto"/>
            <w:bottom w:val="none" w:sz="0" w:space="0" w:color="auto"/>
            <w:right w:val="none" w:sz="0" w:space="0" w:color="auto"/>
          </w:divBdr>
        </w:div>
        <w:div w:id="1322126044">
          <w:marLeft w:val="480"/>
          <w:marRight w:val="0"/>
          <w:marTop w:val="0"/>
          <w:marBottom w:val="0"/>
          <w:divBdr>
            <w:top w:val="none" w:sz="0" w:space="0" w:color="auto"/>
            <w:left w:val="none" w:sz="0" w:space="0" w:color="auto"/>
            <w:bottom w:val="none" w:sz="0" w:space="0" w:color="auto"/>
            <w:right w:val="none" w:sz="0" w:space="0" w:color="auto"/>
          </w:divBdr>
        </w:div>
        <w:div w:id="441726266">
          <w:marLeft w:val="480"/>
          <w:marRight w:val="0"/>
          <w:marTop w:val="0"/>
          <w:marBottom w:val="0"/>
          <w:divBdr>
            <w:top w:val="none" w:sz="0" w:space="0" w:color="auto"/>
            <w:left w:val="none" w:sz="0" w:space="0" w:color="auto"/>
            <w:bottom w:val="none" w:sz="0" w:space="0" w:color="auto"/>
            <w:right w:val="none" w:sz="0" w:space="0" w:color="auto"/>
          </w:divBdr>
        </w:div>
        <w:div w:id="2018380955">
          <w:marLeft w:val="480"/>
          <w:marRight w:val="0"/>
          <w:marTop w:val="0"/>
          <w:marBottom w:val="0"/>
          <w:divBdr>
            <w:top w:val="none" w:sz="0" w:space="0" w:color="auto"/>
            <w:left w:val="none" w:sz="0" w:space="0" w:color="auto"/>
            <w:bottom w:val="none" w:sz="0" w:space="0" w:color="auto"/>
            <w:right w:val="none" w:sz="0" w:space="0" w:color="auto"/>
          </w:divBdr>
        </w:div>
        <w:div w:id="803960744">
          <w:marLeft w:val="480"/>
          <w:marRight w:val="0"/>
          <w:marTop w:val="0"/>
          <w:marBottom w:val="0"/>
          <w:divBdr>
            <w:top w:val="none" w:sz="0" w:space="0" w:color="auto"/>
            <w:left w:val="none" w:sz="0" w:space="0" w:color="auto"/>
            <w:bottom w:val="none" w:sz="0" w:space="0" w:color="auto"/>
            <w:right w:val="none" w:sz="0" w:space="0" w:color="auto"/>
          </w:divBdr>
        </w:div>
        <w:div w:id="492338842">
          <w:marLeft w:val="480"/>
          <w:marRight w:val="0"/>
          <w:marTop w:val="0"/>
          <w:marBottom w:val="0"/>
          <w:divBdr>
            <w:top w:val="none" w:sz="0" w:space="0" w:color="auto"/>
            <w:left w:val="none" w:sz="0" w:space="0" w:color="auto"/>
            <w:bottom w:val="none" w:sz="0" w:space="0" w:color="auto"/>
            <w:right w:val="none" w:sz="0" w:space="0" w:color="auto"/>
          </w:divBdr>
        </w:div>
        <w:div w:id="189150622">
          <w:marLeft w:val="480"/>
          <w:marRight w:val="0"/>
          <w:marTop w:val="0"/>
          <w:marBottom w:val="0"/>
          <w:divBdr>
            <w:top w:val="none" w:sz="0" w:space="0" w:color="auto"/>
            <w:left w:val="none" w:sz="0" w:space="0" w:color="auto"/>
            <w:bottom w:val="none" w:sz="0" w:space="0" w:color="auto"/>
            <w:right w:val="none" w:sz="0" w:space="0" w:color="auto"/>
          </w:divBdr>
        </w:div>
        <w:div w:id="17397064">
          <w:marLeft w:val="480"/>
          <w:marRight w:val="0"/>
          <w:marTop w:val="0"/>
          <w:marBottom w:val="0"/>
          <w:divBdr>
            <w:top w:val="none" w:sz="0" w:space="0" w:color="auto"/>
            <w:left w:val="none" w:sz="0" w:space="0" w:color="auto"/>
            <w:bottom w:val="none" w:sz="0" w:space="0" w:color="auto"/>
            <w:right w:val="none" w:sz="0" w:space="0" w:color="auto"/>
          </w:divBdr>
        </w:div>
        <w:div w:id="1981031396">
          <w:marLeft w:val="480"/>
          <w:marRight w:val="0"/>
          <w:marTop w:val="0"/>
          <w:marBottom w:val="0"/>
          <w:divBdr>
            <w:top w:val="none" w:sz="0" w:space="0" w:color="auto"/>
            <w:left w:val="none" w:sz="0" w:space="0" w:color="auto"/>
            <w:bottom w:val="none" w:sz="0" w:space="0" w:color="auto"/>
            <w:right w:val="none" w:sz="0" w:space="0" w:color="auto"/>
          </w:divBdr>
        </w:div>
        <w:div w:id="1679042534">
          <w:marLeft w:val="480"/>
          <w:marRight w:val="0"/>
          <w:marTop w:val="0"/>
          <w:marBottom w:val="0"/>
          <w:divBdr>
            <w:top w:val="none" w:sz="0" w:space="0" w:color="auto"/>
            <w:left w:val="none" w:sz="0" w:space="0" w:color="auto"/>
            <w:bottom w:val="none" w:sz="0" w:space="0" w:color="auto"/>
            <w:right w:val="none" w:sz="0" w:space="0" w:color="auto"/>
          </w:divBdr>
        </w:div>
        <w:div w:id="1108502970">
          <w:marLeft w:val="480"/>
          <w:marRight w:val="0"/>
          <w:marTop w:val="0"/>
          <w:marBottom w:val="0"/>
          <w:divBdr>
            <w:top w:val="none" w:sz="0" w:space="0" w:color="auto"/>
            <w:left w:val="none" w:sz="0" w:space="0" w:color="auto"/>
            <w:bottom w:val="none" w:sz="0" w:space="0" w:color="auto"/>
            <w:right w:val="none" w:sz="0" w:space="0" w:color="auto"/>
          </w:divBdr>
        </w:div>
        <w:div w:id="1022362245">
          <w:marLeft w:val="480"/>
          <w:marRight w:val="0"/>
          <w:marTop w:val="0"/>
          <w:marBottom w:val="0"/>
          <w:divBdr>
            <w:top w:val="none" w:sz="0" w:space="0" w:color="auto"/>
            <w:left w:val="none" w:sz="0" w:space="0" w:color="auto"/>
            <w:bottom w:val="none" w:sz="0" w:space="0" w:color="auto"/>
            <w:right w:val="none" w:sz="0" w:space="0" w:color="auto"/>
          </w:divBdr>
        </w:div>
        <w:div w:id="895746434">
          <w:marLeft w:val="480"/>
          <w:marRight w:val="0"/>
          <w:marTop w:val="0"/>
          <w:marBottom w:val="0"/>
          <w:divBdr>
            <w:top w:val="none" w:sz="0" w:space="0" w:color="auto"/>
            <w:left w:val="none" w:sz="0" w:space="0" w:color="auto"/>
            <w:bottom w:val="none" w:sz="0" w:space="0" w:color="auto"/>
            <w:right w:val="none" w:sz="0" w:space="0" w:color="auto"/>
          </w:divBdr>
        </w:div>
        <w:div w:id="1530951464">
          <w:marLeft w:val="480"/>
          <w:marRight w:val="0"/>
          <w:marTop w:val="0"/>
          <w:marBottom w:val="0"/>
          <w:divBdr>
            <w:top w:val="none" w:sz="0" w:space="0" w:color="auto"/>
            <w:left w:val="none" w:sz="0" w:space="0" w:color="auto"/>
            <w:bottom w:val="none" w:sz="0" w:space="0" w:color="auto"/>
            <w:right w:val="none" w:sz="0" w:space="0" w:color="auto"/>
          </w:divBdr>
        </w:div>
        <w:div w:id="1523283310">
          <w:marLeft w:val="480"/>
          <w:marRight w:val="0"/>
          <w:marTop w:val="0"/>
          <w:marBottom w:val="0"/>
          <w:divBdr>
            <w:top w:val="none" w:sz="0" w:space="0" w:color="auto"/>
            <w:left w:val="none" w:sz="0" w:space="0" w:color="auto"/>
            <w:bottom w:val="none" w:sz="0" w:space="0" w:color="auto"/>
            <w:right w:val="none" w:sz="0" w:space="0" w:color="auto"/>
          </w:divBdr>
        </w:div>
        <w:div w:id="758453667">
          <w:marLeft w:val="480"/>
          <w:marRight w:val="0"/>
          <w:marTop w:val="0"/>
          <w:marBottom w:val="0"/>
          <w:divBdr>
            <w:top w:val="none" w:sz="0" w:space="0" w:color="auto"/>
            <w:left w:val="none" w:sz="0" w:space="0" w:color="auto"/>
            <w:bottom w:val="none" w:sz="0" w:space="0" w:color="auto"/>
            <w:right w:val="none" w:sz="0" w:space="0" w:color="auto"/>
          </w:divBdr>
        </w:div>
        <w:div w:id="250437050">
          <w:marLeft w:val="480"/>
          <w:marRight w:val="0"/>
          <w:marTop w:val="0"/>
          <w:marBottom w:val="0"/>
          <w:divBdr>
            <w:top w:val="none" w:sz="0" w:space="0" w:color="auto"/>
            <w:left w:val="none" w:sz="0" w:space="0" w:color="auto"/>
            <w:bottom w:val="none" w:sz="0" w:space="0" w:color="auto"/>
            <w:right w:val="none" w:sz="0" w:space="0" w:color="auto"/>
          </w:divBdr>
        </w:div>
        <w:div w:id="1004864597">
          <w:marLeft w:val="480"/>
          <w:marRight w:val="0"/>
          <w:marTop w:val="0"/>
          <w:marBottom w:val="0"/>
          <w:divBdr>
            <w:top w:val="none" w:sz="0" w:space="0" w:color="auto"/>
            <w:left w:val="none" w:sz="0" w:space="0" w:color="auto"/>
            <w:bottom w:val="none" w:sz="0" w:space="0" w:color="auto"/>
            <w:right w:val="none" w:sz="0" w:space="0" w:color="auto"/>
          </w:divBdr>
        </w:div>
        <w:div w:id="732002827">
          <w:marLeft w:val="480"/>
          <w:marRight w:val="0"/>
          <w:marTop w:val="0"/>
          <w:marBottom w:val="0"/>
          <w:divBdr>
            <w:top w:val="none" w:sz="0" w:space="0" w:color="auto"/>
            <w:left w:val="none" w:sz="0" w:space="0" w:color="auto"/>
            <w:bottom w:val="none" w:sz="0" w:space="0" w:color="auto"/>
            <w:right w:val="none" w:sz="0" w:space="0" w:color="auto"/>
          </w:divBdr>
        </w:div>
        <w:div w:id="690032013">
          <w:marLeft w:val="480"/>
          <w:marRight w:val="0"/>
          <w:marTop w:val="0"/>
          <w:marBottom w:val="0"/>
          <w:divBdr>
            <w:top w:val="none" w:sz="0" w:space="0" w:color="auto"/>
            <w:left w:val="none" w:sz="0" w:space="0" w:color="auto"/>
            <w:bottom w:val="none" w:sz="0" w:space="0" w:color="auto"/>
            <w:right w:val="none" w:sz="0" w:space="0" w:color="auto"/>
          </w:divBdr>
        </w:div>
      </w:divsChild>
    </w:div>
    <w:div w:id="1456366369">
      <w:bodyDiv w:val="1"/>
      <w:marLeft w:val="0"/>
      <w:marRight w:val="0"/>
      <w:marTop w:val="0"/>
      <w:marBottom w:val="0"/>
      <w:divBdr>
        <w:top w:val="none" w:sz="0" w:space="0" w:color="auto"/>
        <w:left w:val="none" w:sz="0" w:space="0" w:color="auto"/>
        <w:bottom w:val="none" w:sz="0" w:space="0" w:color="auto"/>
        <w:right w:val="none" w:sz="0" w:space="0" w:color="auto"/>
      </w:divBdr>
    </w:div>
    <w:div w:id="1458570803">
      <w:bodyDiv w:val="1"/>
      <w:marLeft w:val="0"/>
      <w:marRight w:val="0"/>
      <w:marTop w:val="0"/>
      <w:marBottom w:val="0"/>
      <w:divBdr>
        <w:top w:val="none" w:sz="0" w:space="0" w:color="auto"/>
        <w:left w:val="none" w:sz="0" w:space="0" w:color="auto"/>
        <w:bottom w:val="none" w:sz="0" w:space="0" w:color="auto"/>
        <w:right w:val="none" w:sz="0" w:space="0" w:color="auto"/>
      </w:divBdr>
      <w:divsChild>
        <w:div w:id="1873181077">
          <w:marLeft w:val="480"/>
          <w:marRight w:val="0"/>
          <w:marTop w:val="0"/>
          <w:marBottom w:val="0"/>
          <w:divBdr>
            <w:top w:val="none" w:sz="0" w:space="0" w:color="auto"/>
            <w:left w:val="none" w:sz="0" w:space="0" w:color="auto"/>
            <w:bottom w:val="none" w:sz="0" w:space="0" w:color="auto"/>
            <w:right w:val="none" w:sz="0" w:space="0" w:color="auto"/>
          </w:divBdr>
        </w:div>
        <w:div w:id="96752737">
          <w:marLeft w:val="480"/>
          <w:marRight w:val="0"/>
          <w:marTop w:val="0"/>
          <w:marBottom w:val="0"/>
          <w:divBdr>
            <w:top w:val="none" w:sz="0" w:space="0" w:color="auto"/>
            <w:left w:val="none" w:sz="0" w:space="0" w:color="auto"/>
            <w:bottom w:val="none" w:sz="0" w:space="0" w:color="auto"/>
            <w:right w:val="none" w:sz="0" w:space="0" w:color="auto"/>
          </w:divBdr>
        </w:div>
        <w:div w:id="1058743098">
          <w:marLeft w:val="480"/>
          <w:marRight w:val="0"/>
          <w:marTop w:val="0"/>
          <w:marBottom w:val="0"/>
          <w:divBdr>
            <w:top w:val="none" w:sz="0" w:space="0" w:color="auto"/>
            <w:left w:val="none" w:sz="0" w:space="0" w:color="auto"/>
            <w:bottom w:val="none" w:sz="0" w:space="0" w:color="auto"/>
            <w:right w:val="none" w:sz="0" w:space="0" w:color="auto"/>
          </w:divBdr>
        </w:div>
        <w:div w:id="1915315188">
          <w:marLeft w:val="480"/>
          <w:marRight w:val="0"/>
          <w:marTop w:val="0"/>
          <w:marBottom w:val="0"/>
          <w:divBdr>
            <w:top w:val="none" w:sz="0" w:space="0" w:color="auto"/>
            <w:left w:val="none" w:sz="0" w:space="0" w:color="auto"/>
            <w:bottom w:val="none" w:sz="0" w:space="0" w:color="auto"/>
            <w:right w:val="none" w:sz="0" w:space="0" w:color="auto"/>
          </w:divBdr>
        </w:div>
        <w:div w:id="1000083356">
          <w:marLeft w:val="480"/>
          <w:marRight w:val="0"/>
          <w:marTop w:val="0"/>
          <w:marBottom w:val="0"/>
          <w:divBdr>
            <w:top w:val="none" w:sz="0" w:space="0" w:color="auto"/>
            <w:left w:val="none" w:sz="0" w:space="0" w:color="auto"/>
            <w:bottom w:val="none" w:sz="0" w:space="0" w:color="auto"/>
            <w:right w:val="none" w:sz="0" w:space="0" w:color="auto"/>
          </w:divBdr>
        </w:div>
        <w:div w:id="1747679604">
          <w:marLeft w:val="480"/>
          <w:marRight w:val="0"/>
          <w:marTop w:val="0"/>
          <w:marBottom w:val="0"/>
          <w:divBdr>
            <w:top w:val="none" w:sz="0" w:space="0" w:color="auto"/>
            <w:left w:val="none" w:sz="0" w:space="0" w:color="auto"/>
            <w:bottom w:val="none" w:sz="0" w:space="0" w:color="auto"/>
            <w:right w:val="none" w:sz="0" w:space="0" w:color="auto"/>
          </w:divBdr>
        </w:div>
        <w:div w:id="365639600">
          <w:marLeft w:val="480"/>
          <w:marRight w:val="0"/>
          <w:marTop w:val="0"/>
          <w:marBottom w:val="0"/>
          <w:divBdr>
            <w:top w:val="none" w:sz="0" w:space="0" w:color="auto"/>
            <w:left w:val="none" w:sz="0" w:space="0" w:color="auto"/>
            <w:bottom w:val="none" w:sz="0" w:space="0" w:color="auto"/>
            <w:right w:val="none" w:sz="0" w:space="0" w:color="auto"/>
          </w:divBdr>
        </w:div>
        <w:div w:id="1771513545">
          <w:marLeft w:val="480"/>
          <w:marRight w:val="0"/>
          <w:marTop w:val="0"/>
          <w:marBottom w:val="0"/>
          <w:divBdr>
            <w:top w:val="none" w:sz="0" w:space="0" w:color="auto"/>
            <w:left w:val="none" w:sz="0" w:space="0" w:color="auto"/>
            <w:bottom w:val="none" w:sz="0" w:space="0" w:color="auto"/>
            <w:right w:val="none" w:sz="0" w:space="0" w:color="auto"/>
          </w:divBdr>
        </w:div>
        <w:div w:id="1898735822">
          <w:marLeft w:val="480"/>
          <w:marRight w:val="0"/>
          <w:marTop w:val="0"/>
          <w:marBottom w:val="0"/>
          <w:divBdr>
            <w:top w:val="none" w:sz="0" w:space="0" w:color="auto"/>
            <w:left w:val="none" w:sz="0" w:space="0" w:color="auto"/>
            <w:bottom w:val="none" w:sz="0" w:space="0" w:color="auto"/>
            <w:right w:val="none" w:sz="0" w:space="0" w:color="auto"/>
          </w:divBdr>
        </w:div>
        <w:div w:id="1065567811">
          <w:marLeft w:val="480"/>
          <w:marRight w:val="0"/>
          <w:marTop w:val="0"/>
          <w:marBottom w:val="0"/>
          <w:divBdr>
            <w:top w:val="none" w:sz="0" w:space="0" w:color="auto"/>
            <w:left w:val="none" w:sz="0" w:space="0" w:color="auto"/>
            <w:bottom w:val="none" w:sz="0" w:space="0" w:color="auto"/>
            <w:right w:val="none" w:sz="0" w:space="0" w:color="auto"/>
          </w:divBdr>
        </w:div>
        <w:div w:id="505752742">
          <w:marLeft w:val="480"/>
          <w:marRight w:val="0"/>
          <w:marTop w:val="0"/>
          <w:marBottom w:val="0"/>
          <w:divBdr>
            <w:top w:val="none" w:sz="0" w:space="0" w:color="auto"/>
            <w:left w:val="none" w:sz="0" w:space="0" w:color="auto"/>
            <w:bottom w:val="none" w:sz="0" w:space="0" w:color="auto"/>
            <w:right w:val="none" w:sz="0" w:space="0" w:color="auto"/>
          </w:divBdr>
        </w:div>
        <w:div w:id="16540872">
          <w:marLeft w:val="480"/>
          <w:marRight w:val="0"/>
          <w:marTop w:val="0"/>
          <w:marBottom w:val="0"/>
          <w:divBdr>
            <w:top w:val="none" w:sz="0" w:space="0" w:color="auto"/>
            <w:left w:val="none" w:sz="0" w:space="0" w:color="auto"/>
            <w:bottom w:val="none" w:sz="0" w:space="0" w:color="auto"/>
            <w:right w:val="none" w:sz="0" w:space="0" w:color="auto"/>
          </w:divBdr>
        </w:div>
        <w:div w:id="1904750989">
          <w:marLeft w:val="480"/>
          <w:marRight w:val="0"/>
          <w:marTop w:val="0"/>
          <w:marBottom w:val="0"/>
          <w:divBdr>
            <w:top w:val="none" w:sz="0" w:space="0" w:color="auto"/>
            <w:left w:val="none" w:sz="0" w:space="0" w:color="auto"/>
            <w:bottom w:val="none" w:sz="0" w:space="0" w:color="auto"/>
            <w:right w:val="none" w:sz="0" w:space="0" w:color="auto"/>
          </w:divBdr>
        </w:div>
        <w:div w:id="300767713">
          <w:marLeft w:val="480"/>
          <w:marRight w:val="0"/>
          <w:marTop w:val="0"/>
          <w:marBottom w:val="0"/>
          <w:divBdr>
            <w:top w:val="none" w:sz="0" w:space="0" w:color="auto"/>
            <w:left w:val="none" w:sz="0" w:space="0" w:color="auto"/>
            <w:bottom w:val="none" w:sz="0" w:space="0" w:color="auto"/>
            <w:right w:val="none" w:sz="0" w:space="0" w:color="auto"/>
          </w:divBdr>
        </w:div>
        <w:div w:id="773987425">
          <w:marLeft w:val="480"/>
          <w:marRight w:val="0"/>
          <w:marTop w:val="0"/>
          <w:marBottom w:val="0"/>
          <w:divBdr>
            <w:top w:val="none" w:sz="0" w:space="0" w:color="auto"/>
            <w:left w:val="none" w:sz="0" w:space="0" w:color="auto"/>
            <w:bottom w:val="none" w:sz="0" w:space="0" w:color="auto"/>
            <w:right w:val="none" w:sz="0" w:space="0" w:color="auto"/>
          </w:divBdr>
        </w:div>
        <w:div w:id="898444129">
          <w:marLeft w:val="480"/>
          <w:marRight w:val="0"/>
          <w:marTop w:val="0"/>
          <w:marBottom w:val="0"/>
          <w:divBdr>
            <w:top w:val="none" w:sz="0" w:space="0" w:color="auto"/>
            <w:left w:val="none" w:sz="0" w:space="0" w:color="auto"/>
            <w:bottom w:val="none" w:sz="0" w:space="0" w:color="auto"/>
            <w:right w:val="none" w:sz="0" w:space="0" w:color="auto"/>
          </w:divBdr>
        </w:div>
        <w:div w:id="952900037">
          <w:marLeft w:val="480"/>
          <w:marRight w:val="0"/>
          <w:marTop w:val="0"/>
          <w:marBottom w:val="0"/>
          <w:divBdr>
            <w:top w:val="none" w:sz="0" w:space="0" w:color="auto"/>
            <w:left w:val="none" w:sz="0" w:space="0" w:color="auto"/>
            <w:bottom w:val="none" w:sz="0" w:space="0" w:color="auto"/>
            <w:right w:val="none" w:sz="0" w:space="0" w:color="auto"/>
          </w:divBdr>
        </w:div>
        <w:div w:id="390543020">
          <w:marLeft w:val="480"/>
          <w:marRight w:val="0"/>
          <w:marTop w:val="0"/>
          <w:marBottom w:val="0"/>
          <w:divBdr>
            <w:top w:val="none" w:sz="0" w:space="0" w:color="auto"/>
            <w:left w:val="none" w:sz="0" w:space="0" w:color="auto"/>
            <w:bottom w:val="none" w:sz="0" w:space="0" w:color="auto"/>
            <w:right w:val="none" w:sz="0" w:space="0" w:color="auto"/>
          </w:divBdr>
        </w:div>
        <w:div w:id="231240479">
          <w:marLeft w:val="480"/>
          <w:marRight w:val="0"/>
          <w:marTop w:val="0"/>
          <w:marBottom w:val="0"/>
          <w:divBdr>
            <w:top w:val="none" w:sz="0" w:space="0" w:color="auto"/>
            <w:left w:val="none" w:sz="0" w:space="0" w:color="auto"/>
            <w:bottom w:val="none" w:sz="0" w:space="0" w:color="auto"/>
            <w:right w:val="none" w:sz="0" w:space="0" w:color="auto"/>
          </w:divBdr>
        </w:div>
        <w:div w:id="238292668">
          <w:marLeft w:val="480"/>
          <w:marRight w:val="0"/>
          <w:marTop w:val="0"/>
          <w:marBottom w:val="0"/>
          <w:divBdr>
            <w:top w:val="none" w:sz="0" w:space="0" w:color="auto"/>
            <w:left w:val="none" w:sz="0" w:space="0" w:color="auto"/>
            <w:bottom w:val="none" w:sz="0" w:space="0" w:color="auto"/>
            <w:right w:val="none" w:sz="0" w:space="0" w:color="auto"/>
          </w:divBdr>
        </w:div>
        <w:div w:id="1477186235">
          <w:marLeft w:val="480"/>
          <w:marRight w:val="0"/>
          <w:marTop w:val="0"/>
          <w:marBottom w:val="0"/>
          <w:divBdr>
            <w:top w:val="none" w:sz="0" w:space="0" w:color="auto"/>
            <w:left w:val="none" w:sz="0" w:space="0" w:color="auto"/>
            <w:bottom w:val="none" w:sz="0" w:space="0" w:color="auto"/>
            <w:right w:val="none" w:sz="0" w:space="0" w:color="auto"/>
          </w:divBdr>
        </w:div>
        <w:div w:id="305818917">
          <w:marLeft w:val="480"/>
          <w:marRight w:val="0"/>
          <w:marTop w:val="0"/>
          <w:marBottom w:val="0"/>
          <w:divBdr>
            <w:top w:val="none" w:sz="0" w:space="0" w:color="auto"/>
            <w:left w:val="none" w:sz="0" w:space="0" w:color="auto"/>
            <w:bottom w:val="none" w:sz="0" w:space="0" w:color="auto"/>
            <w:right w:val="none" w:sz="0" w:space="0" w:color="auto"/>
          </w:divBdr>
        </w:div>
        <w:div w:id="1425764648">
          <w:marLeft w:val="480"/>
          <w:marRight w:val="0"/>
          <w:marTop w:val="0"/>
          <w:marBottom w:val="0"/>
          <w:divBdr>
            <w:top w:val="none" w:sz="0" w:space="0" w:color="auto"/>
            <w:left w:val="none" w:sz="0" w:space="0" w:color="auto"/>
            <w:bottom w:val="none" w:sz="0" w:space="0" w:color="auto"/>
            <w:right w:val="none" w:sz="0" w:space="0" w:color="auto"/>
          </w:divBdr>
        </w:div>
        <w:div w:id="587228371">
          <w:marLeft w:val="480"/>
          <w:marRight w:val="0"/>
          <w:marTop w:val="0"/>
          <w:marBottom w:val="0"/>
          <w:divBdr>
            <w:top w:val="none" w:sz="0" w:space="0" w:color="auto"/>
            <w:left w:val="none" w:sz="0" w:space="0" w:color="auto"/>
            <w:bottom w:val="none" w:sz="0" w:space="0" w:color="auto"/>
            <w:right w:val="none" w:sz="0" w:space="0" w:color="auto"/>
          </w:divBdr>
        </w:div>
        <w:div w:id="636296984">
          <w:marLeft w:val="480"/>
          <w:marRight w:val="0"/>
          <w:marTop w:val="0"/>
          <w:marBottom w:val="0"/>
          <w:divBdr>
            <w:top w:val="none" w:sz="0" w:space="0" w:color="auto"/>
            <w:left w:val="none" w:sz="0" w:space="0" w:color="auto"/>
            <w:bottom w:val="none" w:sz="0" w:space="0" w:color="auto"/>
            <w:right w:val="none" w:sz="0" w:space="0" w:color="auto"/>
          </w:divBdr>
        </w:div>
        <w:div w:id="1779253442">
          <w:marLeft w:val="480"/>
          <w:marRight w:val="0"/>
          <w:marTop w:val="0"/>
          <w:marBottom w:val="0"/>
          <w:divBdr>
            <w:top w:val="none" w:sz="0" w:space="0" w:color="auto"/>
            <w:left w:val="none" w:sz="0" w:space="0" w:color="auto"/>
            <w:bottom w:val="none" w:sz="0" w:space="0" w:color="auto"/>
            <w:right w:val="none" w:sz="0" w:space="0" w:color="auto"/>
          </w:divBdr>
        </w:div>
        <w:div w:id="1596085323">
          <w:marLeft w:val="480"/>
          <w:marRight w:val="0"/>
          <w:marTop w:val="0"/>
          <w:marBottom w:val="0"/>
          <w:divBdr>
            <w:top w:val="none" w:sz="0" w:space="0" w:color="auto"/>
            <w:left w:val="none" w:sz="0" w:space="0" w:color="auto"/>
            <w:bottom w:val="none" w:sz="0" w:space="0" w:color="auto"/>
            <w:right w:val="none" w:sz="0" w:space="0" w:color="auto"/>
          </w:divBdr>
        </w:div>
        <w:div w:id="1346248537">
          <w:marLeft w:val="480"/>
          <w:marRight w:val="0"/>
          <w:marTop w:val="0"/>
          <w:marBottom w:val="0"/>
          <w:divBdr>
            <w:top w:val="none" w:sz="0" w:space="0" w:color="auto"/>
            <w:left w:val="none" w:sz="0" w:space="0" w:color="auto"/>
            <w:bottom w:val="none" w:sz="0" w:space="0" w:color="auto"/>
            <w:right w:val="none" w:sz="0" w:space="0" w:color="auto"/>
          </w:divBdr>
        </w:div>
        <w:div w:id="898128611">
          <w:marLeft w:val="480"/>
          <w:marRight w:val="0"/>
          <w:marTop w:val="0"/>
          <w:marBottom w:val="0"/>
          <w:divBdr>
            <w:top w:val="none" w:sz="0" w:space="0" w:color="auto"/>
            <w:left w:val="none" w:sz="0" w:space="0" w:color="auto"/>
            <w:bottom w:val="none" w:sz="0" w:space="0" w:color="auto"/>
            <w:right w:val="none" w:sz="0" w:space="0" w:color="auto"/>
          </w:divBdr>
        </w:div>
        <w:div w:id="1670786844">
          <w:marLeft w:val="480"/>
          <w:marRight w:val="0"/>
          <w:marTop w:val="0"/>
          <w:marBottom w:val="0"/>
          <w:divBdr>
            <w:top w:val="none" w:sz="0" w:space="0" w:color="auto"/>
            <w:left w:val="none" w:sz="0" w:space="0" w:color="auto"/>
            <w:bottom w:val="none" w:sz="0" w:space="0" w:color="auto"/>
            <w:right w:val="none" w:sz="0" w:space="0" w:color="auto"/>
          </w:divBdr>
        </w:div>
        <w:div w:id="1600403903">
          <w:marLeft w:val="480"/>
          <w:marRight w:val="0"/>
          <w:marTop w:val="0"/>
          <w:marBottom w:val="0"/>
          <w:divBdr>
            <w:top w:val="none" w:sz="0" w:space="0" w:color="auto"/>
            <w:left w:val="none" w:sz="0" w:space="0" w:color="auto"/>
            <w:bottom w:val="none" w:sz="0" w:space="0" w:color="auto"/>
            <w:right w:val="none" w:sz="0" w:space="0" w:color="auto"/>
          </w:divBdr>
        </w:div>
        <w:div w:id="1846165011">
          <w:marLeft w:val="480"/>
          <w:marRight w:val="0"/>
          <w:marTop w:val="0"/>
          <w:marBottom w:val="0"/>
          <w:divBdr>
            <w:top w:val="none" w:sz="0" w:space="0" w:color="auto"/>
            <w:left w:val="none" w:sz="0" w:space="0" w:color="auto"/>
            <w:bottom w:val="none" w:sz="0" w:space="0" w:color="auto"/>
            <w:right w:val="none" w:sz="0" w:space="0" w:color="auto"/>
          </w:divBdr>
        </w:div>
        <w:div w:id="125054018">
          <w:marLeft w:val="480"/>
          <w:marRight w:val="0"/>
          <w:marTop w:val="0"/>
          <w:marBottom w:val="0"/>
          <w:divBdr>
            <w:top w:val="none" w:sz="0" w:space="0" w:color="auto"/>
            <w:left w:val="none" w:sz="0" w:space="0" w:color="auto"/>
            <w:bottom w:val="none" w:sz="0" w:space="0" w:color="auto"/>
            <w:right w:val="none" w:sz="0" w:space="0" w:color="auto"/>
          </w:divBdr>
        </w:div>
        <w:div w:id="1710302692">
          <w:marLeft w:val="480"/>
          <w:marRight w:val="0"/>
          <w:marTop w:val="0"/>
          <w:marBottom w:val="0"/>
          <w:divBdr>
            <w:top w:val="none" w:sz="0" w:space="0" w:color="auto"/>
            <w:left w:val="none" w:sz="0" w:space="0" w:color="auto"/>
            <w:bottom w:val="none" w:sz="0" w:space="0" w:color="auto"/>
            <w:right w:val="none" w:sz="0" w:space="0" w:color="auto"/>
          </w:divBdr>
        </w:div>
        <w:div w:id="967710477">
          <w:marLeft w:val="480"/>
          <w:marRight w:val="0"/>
          <w:marTop w:val="0"/>
          <w:marBottom w:val="0"/>
          <w:divBdr>
            <w:top w:val="none" w:sz="0" w:space="0" w:color="auto"/>
            <w:left w:val="none" w:sz="0" w:space="0" w:color="auto"/>
            <w:bottom w:val="none" w:sz="0" w:space="0" w:color="auto"/>
            <w:right w:val="none" w:sz="0" w:space="0" w:color="auto"/>
          </w:divBdr>
        </w:div>
        <w:div w:id="1593126667">
          <w:marLeft w:val="480"/>
          <w:marRight w:val="0"/>
          <w:marTop w:val="0"/>
          <w:marBottom w:val="0"/>
          <w:divBdr>
            <w:top w:val="none" w:sz="0" w:space="0" w:color="auto"/>
            <w:left w:val="none" w:sz="0" w:space="0" w:color="auto"/>
            <w:bottom w:val="none" w:sz="0" w:space="0" w:color="auto"/>
            <w:right w:val="none" w:sz="0" w:space="0" w:color="auto"/>
          </w:divBdr>
        </w:div>
        <w:div w:id="1612786362">
          <w:marLeft w:val="480"/>
          <w:marRight w:val="0"/>
          <w:marTop w:val="0"/>
          <w:marBottom w:val="0"/>
          <w:divBdr>
            <w:top w:val="none" w:sz="0" w:space="0" w:color="auto"/>
            <w:left w:val="none" w:sz="0" w:space="0" w:color="auto"/>
            <w:bottom w:val="none" w:sz="0" w:space="0" w:color="auto"/>
            <w:right w:val="none" w:sz="0" w:space="0" w:color="auto"/>
          </w:divBdr>
        </w:div>
        <w:div w:id="910195390">
          <w:marLeft w:val="480"/>
          <w:marRight w:val="0"/>
          <w:marTop w:val="0"/>
          <w:marBottom w:val="0"/>
          <w:divBdr>
            <w:top w:val="none" w:sz="0" w:space="0" w:color="auto"/>
            <w:left w:val="none" w:sz="0" w:space="0" w:color="auto"/>
            <w:bottom w:val="none" w:sz="0" w:space="0" w:color="auto"/>
            <w:right w:val="none" w:sz="0" w:space="0" w:color="auto"/>
          </w:divBdr>
        </w:div>
        <w:div w:id="1745761312">
          <w:marLeft w:val="480"/>
          <w:marRight w:val="0"/>
          <w:marTop w:val="0"/>
          <w:marBottom w:val="0"/>
          <w:divBdr>
            <w:top w:val="none" w:sz="0" w:space="0" w:color="auto"/>
            <w:left w:val="none" w:sz="0" w:space="0" w:color="auto"/>
            <w:bottom w:val="none" w:sz="0" w:space="0" w:color="auto"/>
            <w:right w:val="none" w:sz="0" w:space="0" w:color="auto"/>
          </w:divBdr>
        </w:div>
        <w:div w:id="1262184210">
          <w:marLeft w:val="480"/>
          <w:marRight w:val="0"/>
          <w:marTop w:val="0"/>
          <w:marBottom w:val="0"/>
          <w:divBdr>
            <w:top w:val="none" w:sz="0" w:space="0" w:color="auto"/>
            <w:left w:val="none" w:sz="0" w:space="0" w:color="auto"/>
            <w:bottom w:val="none" w:sz="0" w:space="0" w:color="auto"/>
            <w:right w:val="none" w:sz="0" w:space="0" w:color="auto"/>
          </w:divBdr>
        </w:div>
        <w:div w:id="1101029945">
          <w:marLeft w:val="480"/>
          <w:marRight w:val="0"/>
          <w:marTop w:val="0"/>
          <w:marBottom w:val="0"/>
          <w:divBdr>
            <w:top w:val="none" w:sz="0" w:space="0" w:color="auto"/>
            <w:left w:val="none" w:sz="0" w:space="0" w:color="auto"/>
            <w:bottom w:val="none" w:sz="0" w:space="0" w:color="auto"/>
            <w:right w:val="none" w:sz="0" w:space="0" w:color="auto"/>
          </w:divBdr>
        </w:div>
        <w:div w:id="1133401209">
          <w:marLeft w:val="480"/>
          <w:marRight w:val="0"/>
          <w:marTop w:val="0"/>
          <w:marBottom w:val="0"/>
          <w:divBdr>
            <w:top w:val="none" w:sz="0" w:space="0" w:color="auto"/>
            <w:left w:val="none" w:sz="0" w:space="0" w:color="auto"/>
            <w:bottom w:val="none" w:sz="0" w:space="0" w:color="auto"/>
            <w:right w:val="none" w:sz="0" w:space="0" w:color="auto"/>
          </w:divBdr>
        </w:div>
        <w:div w:id="1324238738">
          <w:marLeft w:val="480"/>
          <w:marRight w:val="0"/>
          <w:marTop w:val="0"/>
          <w:marBottom w:val="0"/>
          <w:divBdr>
            <w:top w:val="none" w:sz="0" w:space="0" w:color="auto"/>
            <w:left w:val="none" w:sz="0" w:space="0" w:color="auto"/>
            <w:bottom w:val="none" w:sz="0" w:space="0" w:color="auto"/>
            <w:right w:val="none" w:sz="0" w:space="0" w:color="auto"/>
          </w:divBdr>
        </w:div>
        <w:div w:id="1551922375">
          <w:marLeft w:val="480"/>
          <w:marRight w:val="0"/>
          <w:marTop w:val="0"/>
          <w:marBottom w:val="0"/>
          <w:divBdr>
            <w:top w:val="none" w:sz="0" w:space="0" w:color="auto"/>
            <w:left w:val="none" w:sz="0" w:space="0" w:color="auto"/>
            <w:bottom w:val="none" w:sz="0" w:space="0" w:color="auto"/>
            <w:right w:val="none" w:sz="0" w:space="0" w:color="auto"/>
          </w:divBdr>
        </w:div>
        <w:div w:id="749736137">
          <w:marLeft w:val="480"/>
          <w:marRight w:val="0"/>
          <w:marTop w:val="0"/>
          <w:marBottom w:val="0"/>
          <w:divBdr>
            <w:top w:val="none" w:sz="0" w:space="0" w:color="auto"/>
            <w:left w:val="none" w:sz="0" w:space="0" w:color="auto"/>
            <w:bottom w:val="none" w:sz="0" w:space="0" w:color="auto"/>
            <w:right w:val="none" w:sz="0" w:space="0" w:color="auto"/>
          </w:divBdr>
        </w:div>
        <w:div w:id="1904559641">
          <w:marLeft w:val="480"/>
          <w:marRight w:val="0"/>
          <w:marTop w:val="0"/>
          <w:marBottom w:val="0"/>
          <w:divBdr>
            <w:top w:val="none" w:sz="0" w:space="0" w:color="auto"/>
            <w:left w:val="none" w:sz="0" w:space="0" w:color="auto"/>
            <w:bottom w:val="none" w:sz="0" w:space="0" w:color="auto"/>
            <w:right w:val="none" w:sz="0" w:space="0" w:color="auto"/>
          </w:divBdr>
        </w:div>
        <w:div w:id="1191458853">
          <w:marLeft w:val="480"/>
          <w:marRight w:val="0"/>
          <w:marTop w:val="0"/>
          <w:marBottom w:val="0"/>
          <w:divBdr>
            <w:top w:val="none" w:sz="0" w:space="0" w:color="auto"/>
            <w:left w:val="none" w:sz="0" w:space="0" w:color="auto"/>
            <w:bottom w:val="none" w:sz="0" w:space="0" w:color="auto"/>
            <w:right w:val="none" w:sz="0" w:space="0" w:color="auto"/>
          </w:divBdr>
        </w:div>
        <w:div w:id="2089423931">
          <w:marLeft w:val="480"/>
          <w:marRight w:val="0"/>
          <w:marTop w:val="0"/>
          <w:marBottom w:val="0"/>
          <w:divBdr>
            <w:top w:val="none" w:sz="0" w:space="0" w:color="auto"/>
            <w:left w:val="none" w:sz="0" w:space="0" w:color="auto"/>
            <w:bottom w:val="none" w:sz="0" w:space="0" w:color="auto"/>
            <w:right w:val="none" w:sz="0" w:space="0" w:color="auto"/>
          </w:divBdr>
        </w:div>
        <w:div w:id="768624751">
          <w:marLeft w:val="480"/>
          <w:marRight w:val="0"/>
          <w:marTop w:val="0"/>
          <w:marBottom w:val="0"/>
          <w:divBdr>
            <w:top w:val="none" w:sz="0" w:space="0" w:color="auto"/>
            <w:left w:val="none" w:sz="0" w:space="0" w:color="auto"/>
            <w:bottom w:val="none" w:sz="0" w:space="0" w:color="auto"/>
            <w:right w:val="none" w:sz="0" w:space="0" w:color="auto"/>
          </w:divBdr>
        </w:div>
        <w:div w:id="1691682062">
          <w:marLeft w:val="480"/>
          <w:marRight w:val="0"/>
          <w:marTop w:val="0"/>
          <w:marBottom w:val="0"/>
          <w:divBdr>
            <w:top w:val="none" w:sz="0" w:space="0" w:color="auto"/>
            <w:left w:val="none" w:sz="0" w:space="0" w:color="auto"/>
            <w:bottom w:val="none" w:sz="0" w:space="0" w:color="auto"/>
            <w:right w:val="none" w:sz="0" w:space="0" w:color="auto"/>
          </w:divBdr>
        </w:div>
        <w:div w:id="2142533517">
          <w:marLeft w:val="480"/>
          <w:marRight w:val="0"/>
          <w:marTop w:val="0"/>
          <w:marBottom w:val="0"/>
          <w:divBdr>
            <w:top w:val="none" w:sz="0" w:space="0" w:color="auto"/>
            <w:left w:val="none" w:sz="0" w:space="0" w:color="auto"/>
            <w:bottom w:val="none" w:sz="0" w:space="0" w:color="auto"/>
            <w:right w:val="none" w:sz="0" w:space="0" w:color="auto"/>
          </w:divBdr>
        </w:div>
        <w:div w:id="232005709">
          <w:marLeft w:val="480"/>
          <w:marRight w:val="0"/>
          <w:marTop w:val="0"/>
          <w:marBottom w:val="0"/>
          <w:divBdr>
            <w:top w:val="none" w:sz="0" w:space="0" w:color="auto"/>
            <w:left w:val="none" w:sz="0" w:space="0" w:color="auto"/>
            <w:bottom w:val="none" w:sz="0" w:space="0" w:color="auto"/>
            <w:right w:val="none" w:sz="0" w:space="0" w:color="auto"/>
          </w:divBdr>
        </w:div>
        <w:div w:id="1087656021">
          <w:marLeft w:val="480"/>
          <w:marRight w:val="0"/>
          <w:marTop w:val="0"/>
          <w:marBottom w:val="0"/>
          <w:divBdr>
            <w:top w:val="none" w:sz="0" w:space="0" w:color="auto"/>
            <w:left w:val="none" w:sz="0" w:space="0" w:color="auto"/>
            <w:bottom w:val="none" w:sz="0" w:space="0" w:color="auto"/>
            <w:right w:val="none" w:sz="0" w:space="0" w:color="auto"/>
          </w:divBdr>
        </w:div>
        <w:div w:id="1605457811">
          <w:marLeft w:val="480"/>
          <w:marRight w:val="0"/>
          <w:marTop w:val="0"/>
          <w:marBottom w:val="0"/>
          <w:divBdr>
            <w:top w:val="none" w:sz="0" w:space="0" w:color="auto"/>
            <w:left w:val="none" w:sz="0" w:space="0" w:color="auto"/>
            <w:bottom w:val="none" w:sz="0" w:space="0" w:color="auto"/>
            <w:right w:val="none" w:sz="0" w:space="0" w:color="auto"/>
          </w:divBdr>
        </w:div>
        <w:div w:id="907106100">
          <w:marLeft w:val="480"/>
          <w:marRight w:val="0"/>
          <w:marTop w:val="0"/>
          <w:marBottom w:val="0"/>
          <w:divBdr>
            <w:top w:val="none" w:sz="0" w:space="0" w:color="auto"/>
            <w:left w:val="none" w:sz="0" w:space="0" w:color="auto"/>
            <w:bottom w:val="none" w:sz="0" w:space="0" w:color="auto"/>
            <w:right w:val="none" w:sz="0" w:space="0" w:color="auto"/>
          </w:divBdr>
        </w:div>
        <w:div w:id="2025665484">
          <w:marLeft w:val="480"/>
          <w:marRight w:val="0"/>
          <w:marTop w:val="0"/>
          <w:marBottom w:val="0"/>
          <w:divBdr>
            <w:top w:val="none" w:sz="0" w:space="0" w:color="auto"/>
            <w:left w:val="none" w:sz="0" w:space="0" w:color="auto"/>
            <w:bottom w:val="none" w:sz="0" w:space="0" w:color="auto"/>
            <w:right w:val="none" w:sz="0" w:space="0" w:color="auto"/>
          </w:divBdr>
        </w:div>
        <w:div w:id="878014024">
          <w:marLeft w:val="480"/>
          <w:marRight w:val="0"/>
          <w:marTop w:val="0"/>
          <w:marBottom w:val="0"/>
          <w:divBdr>
            <w:top w:val="none" w:sz="0" w:space="0" w:color="auto"/>
            <w:left w:val="none" w:sz="0" w:space="0" w:color="auto"/>
            <w:bottom w:val="none" w:sz="0" w:space="0" w:color="auto"/>
            <w:right w:val="none" w:sz="0" w:space="0" w:color="auto"/>
          </w:divBdr>
        </w:div>
        <w:div w:id="1468233540">
          <w:marLeft w:val="480"/>
          <w:marRight w:val="0"/>
          <w:marTop w:val="0"/>
          <w:marBottom w:val="0"/>
          <w:divBdr>
            <w:top w:val="none" w:sz="0" w:space="0" w:color="auto"/>
            <w:left w:val="none" w:sz="0" w:space="0" w:color="auto"/>
            <w:bottom w:val="none" w:sz="0" w:space="0" w:color="auto"/>
            <w:right w:val="none" w:sz="0" w:space="0" w:color="auto"/>
          </w:divBdr>
        </w:div>
        <w:div w:id="262568458">
          <w:marLeft w:val="480"/>
          <w:marRight w:val="0"/>
          <w:marTop w:val="0"/>
          <w:marBottom w:val="0"/>
          <w:divBdr>
            <w:top w:val="none" w:sz="0" w:space="0" w:color="auto"/>
            <w:left w:val="none" w:sz="0" w:space="0" w:color="auto"/>
            <w:bottom w:val="none" w:sz="0" w:space="0" w:color="auto"/>
            <w:right w:val="none" w:sz="0" w:space="0" w:color="auto"/>
          </w:divBdr>
        </w:div>
        <w:div w:id="2062047358">
          <w:marLeft w:val="480"/>
          <w:marRight w:val="0"/>
          <w:marTop w:val="0"/>
          <w:marBottom w:val="0"/>
          <w:divBdr>
            <w:top w:val="none" w:sz="0" w:space="0" w:color="auto"/>
            <w:left w:val="none" w:sz="0" w:space="0" w:color="auto"/>
            <w:bottom w:val="none" w:sz="0" w:space="0" w:color="auto"/>
            <w:right w:val="none" w:sz="0" w:space="0" w:color="auto"/>
          </w:divBdr>
        </w:div>
        <w:div w:id="216432380">
          <w:marLeft w:val="480"/>
          <w:marRight w:val="0"/>
          <w:marTop w:val="0"/>
          <w:marBottom w:val="0"/>
          <w:divBdr>
            <w:top w:val="none" w:sz="0" w:space="0" w:color="auto"/>
            <w:left w:val="none" w:sz="0" w:space="0" w:color="auto"/>
            <w:bottom w:val="none" w:sz="0" w:space="0" w:color="auto"/>
            <w:right w:val="none" w:sz="0" w:space="0" w:color="auto"/>
          </w:divBdr>
        </w:div>
        <w:div w:id="657030925">
          <w:marLeft w:val="480"/>
          <w:marRight w:val="0"/>
          <w:marTop w:val="0"/>
          <w:marBottom w:val="0"/>
          <w:divBdr>
            <w:top w:val="none" w:sz="0" w:space="0" w:color="auto"/>
            <w:left w:val="none" w:sz="0" w:space="0" w:color="auto"/>
            <w:bottom w:val="none" w:sz="0" w:space="0" w:color="auto"/>
            <w:right w:val="none" w:sz="0" w:space="0" w:color="auto"/>
          </w:divBdr>
        </w:div>
        <w:div w:id="1272324944">
          <w:marLeft w:val="480"/>
          <w:marRight w:val="0"/>
          <w:marTop w:val="0"/>
          <w:marBottom w:val="0"/>
          <w:divBdr>
            <w:top w:val="none" w:sz="0" w:space="0" w:color="auto"/>
            <w:left w:val="none" w:sz="0" w:space="0" w:color="auto"/>
            <w:bottom w:val="none" w:sz="0" w:space="0" w:color="auto"/>
            <w:right w:val="none" w:sz="0" w:space="0" w:color="auto"/>
          </w:divBdr>
        </w:div>
        <w:div w:id="1194998144">
          <w:marLeft w:val="480"/>
          <w:marRight w:val="0"/>
          <w:marTop w:val="0"/>
          <w:marBottom w:val="0"/>
          <w:divBdr>
            <w:top w:val="none" w:sz="0" w:space="0" w:color="auto"/>
            <w:left w:val="none" w:sz="0" w:space="0" w:color="auto"/>
            <w:bottom w:val="none" w:sz="0" w:space="0" w:color="auto"/>
            <w:right w:val="none" w:sz="0" w:space="0" w:color="auto"/>
          </w:divBdr>
        </w:div>
        <w:div w:id="2107457936">
          <w:marLeft w:val="480"/>
          <w:marRight w:val="0"/>
          <w:marTop w:val="0"/>
          <w:marBottom w:val="0"/>
          <w:divBdr>
            <w:top w:val="none" w:sz="0" w:space="0" w:color="auto"/>
            <w:left w:val="none" w:sz="0" w:space="0" w:color="auto"/>
            <w:bottom w:val="none" w:sz="0" w:space="0" w:color="auto"/>
            <w:right w:val="none" w:sz="0" w:space="0" w:color="auto"/>
          </w:divBdr>
        </w:div>
      </w:divsChild>
    </w:div>
    <w:div w:id="1461801745">
      <w:bodyDiv w:val="1"/>
      <w:marLeft w:val="0"/>
      <w:marRight w:val="0"/>
      <w:marTop w:val="0"/>
      <w:marBottom w:val="0"/>
      <w:divBdr>
        <w:top w:val="none" w:sz="0" w:space="0" w:color="auto"/>
        <w:left w:val="none" w:sz="0" w:space="0" w:color="auto"/>
        <w:bottom w:val="none" w:sz="0" w:space="0" w:color="auto"/>
        <w:right w:val="none" w:sz="0" w:space="0" w:color="auto"/>
      </w:divBdr>
      <w:divsChild>
        <w:div w:id="452527371">
          <w:marLeft w:val="480"/>
          <w:marRight w:val="0"/>
          <w:marTop w:val="0"/>
          <w:marBottom w:val="0"/>
          <w:divBdr>
            <w:top w:val="none" w:sz="0" w:space="0" w:color="auto"/>
            <w:left w:val="none" w:sz="0" w:space="0" w:color="auto"/>
            <w:bottom w:val="none" w:sz="0" w:space="0" w:color="auto"/>
            <w:right w:val="none" w:sz="0" w:space="0" w:color="auto"/>
          </w:divBdr>
        </w:div>
        <w:div w:id="30812220">
          <w:marLeft w:val="480"/>
          <w:marRight w:val="0"/>
          <w:marTop w:val="0"/>
          <w:marBottom w:val="0"/>
          <w:divBdr>
            <w:top w:val="none" w:sz="0" w:space="0" w:color="auto"/>
            <w:left w:val="none" w:sz="0" w:space="0" w:color="auto"/>
            <w:bottom w:val="none" w:sz="0" w:space="0" w:color="auto"/>
            <w:right w:val="none" w:sz="0" w:space="0" w:color="auto"/>
          </w:divBdr>
        </w:div>
        <w:div w:id="550311765">
          <w:marLeft w:val="480"/>
          <w:marRight w:val="0"/>
          <w:marTop w:val="0"/>
          <w:marBottom w:val="0"/>
          <w:divBdr>
            <w:top w:val="none" w:sz="0" w:space="0" w:color="auto"/>
            <w:left w:val="none" w:sz="0" w:space="0" w:color="auto"/>
            <w:bottom w:val="none" w:sz="0" w:space="0" w:color="auto"/>
            <w:right w:val="none" w:sz="0" w:space="0" w:color="auto"/>
          </w:divBdr>
        </w:div>
        <w:div w:id="486749405">
          <w:marLeft w:val="480"/>
          <w:marRight w:val="0"/>
          <w:marTop w:val="0"/>
          <w:marBottom w:val="0"/>
          <w:divBdr>
            <w:top w:val="none" w:sz="0" w:space="0" w:color="auto"/>
            <w:left w:val="none" w:sz="0" w:space="0" w:color="auto"/>
            <w:bottom w:val="none" w:sz="0" w:space="0" w:color="auto"/>
            <w:right w:val="none" w:sz="0" w:space="0" w:color="auto"/>
          </w:divBdr>
        </w:div>
        <w:div w:id="707920874">
          <w:marLeft w:val="480"/>
          <w:marRight w:val="0"/>
          <w:marTop w:val="0"/>
          <w:marBottom w:val="0"/>
          <w:divBdr>
            <w:top w:val="none" w:sz="0" w:space="0" w:color="auto"/>
            <w:left w:val="none" w:sz="0" w:space="0" w:color="auto"/>
            <w:bottom w:val="none" w:sz="0" w:space="0" w:color="auto"/>
            <w:right w:val="none" w:sz="0" w:space="0" w:color="auto"/>
          </w:divBdr>
        </w:div>
        <w:div w:id="517044302">
          <w:marLeft w:val="480"/>
          <w:marRight w:val="0"/>
          <w:marTop w:val="0"/>
          <w:marBottom w:val="0"/>
          <w:divBdr>
            <w:top w:val="none" w:sz="0" w:space="0" w:color="auto"/>
            <w:left w:val="none" w:sz="0" w:space="0" w:color="auto"/>
            <w:bottom w:val="none" w:sz="0" w:space="0" w:color="auto"/>
            <w:right w:val="none" w:sz="0" w:space="0" w:color="auto"/>
          </w:divBdr>
        </w:div>
        <w:div w:id="2129425412">
          <w:marLeft w:val="480"/>
          <w:marRight w:val="0"/>
          <w:marTop w:val="0"/>
          <w:marBottom w:val="0"/>
          <w:divBdr>
            <w:top w:val="none" w:sz="0" w:space="0" w:color="auto"/>
            <w:left w:val="none" w:sz="0" w:space="0" w:color="auto"/>
            <w:bottom w:val="none" w:sz="0" w:space="0" w:color="auto"/>
            <w:right w:val="none" w:sz="0" w:space="0" w:color="auto"/>
          </w:divBdr>
        </w:div>
        <w:div w:id="1759785924">
          <w:marLeft w:val="480"/>
          <w:marRight w:val="0"/>
          <w:marTop w:val="0"/>
          <w:marBottom w:val="0"/>
          <w:divBdr>
            <w:top w:val="none" w:sz="0" w:space="0" w:color="auto"/>
            <w:left w:val="none" w:sz="0" w:space="0" w:color="auto"/>
            <w:bottom w:val="none" w:sz="0" w:space="0" w:color="auto"/>
            <w:right w:val="none" w:sz="0" w:space="0" w:color="auto"/>
          </w:divBdr>
        </w:div>
        <w:div w:id="90704724">
          <w:marLeft w:val="480"/>
          <w:marRight w:val="0"/>
          <w:marTop w:val="0"/>
          <w:marBottom w:val="0"/>
          <w:divBdr>
            <w:top w:val="none" w:sz="0" w:space="0" w:color="auto"/>
            <w:left w:val="none" w:sz="0" w:space="0" w:color="auto"/>
            <w:bottom w:val="none" w:sz="0" w:space="0" w:color="auto"/>
            <w:right w:val="none" w:sz="0" w:space="0" w:color="auto"/>
          </w:divBdr>
        </w:div>
        <w:div w:id="382101167">
          <w:marLeft w:val="480"/>
          <w:marRight w:val="0"/>
          <w:marTop w:val="0"/>
          <w:marBottom w:val="0"/>
          <w:divBdr>
            <w:top w:val="none" w:sz="0" w:space="0" w:color="auto"/>
            <w:left w:val="none" w:sz="0" w:space="0" w:color="auto"/>
            <w:bottom w:val="none" w:sz="0" w:space="0" w:color="auto"/>
            <w:right w:val="none" w:sz="0" w:space="0" w:color="auto"/>
          </w:divBdr>
        </w:div>
        <w:div w:id="1956136500">
          <w:marLeft w:val="480"/>
          <w:marRight w:val="0"/>
          <w:marTop w:val="0"/>
          <w:marBottom w:val="0"/>
          <w:divBdr>
            <w:top w:val="none" w:sz="0" w:space="0" w:color="auto"/>
            <w:left w:val="none" w:sz="0" w:space="0" w:color="auto"/>
            <w:bottom w:val="none" w:sz="0" w:space="0" w:color="auto"/>
            <w:right w:val="none" w:sz="0" w:space="0" w:color="auto"/>
          </w:divBdr>
        </w:div>
        <w:div w:id="1751265899">
          <w:marLeft w:val="480"/>
          <w:marRight w:val="0"/>
          <w:marTop w:val="0"/>
          <w:marBottom w:val="0"/>
          <w:divBdr>
            <w:top w:val="none" w:sz="0" w:space="0" w:color="auto"/>
            <w:left w:val="none" w:sz="0" w:space="0" w:color="auto"/>
            <w:bottom w:val="none" w:sz="0" w:space="0" w:color="auto"/>
            <w:right w:val="none" w:sz="0" w:space="0" w:color="auto"/>
          </w:divBdr>
        </w:div>
        <w:div w:id="1339580567">
          <w:marLeft w:val="480"/>
          <w:marRight w:val="0"/>
          <w:marTop w:val="0"/>
          <w:marBottom w:val="0"/>
          <w:divBdr>
            <w:top w:val="none" w:sz="0" w:space="0" w:color="auto"/>
            <w:left w:val="none" w:sz="0" w:space="0" w:color="auto"/>
            <w:bottom w:val="none" w:sz="0" w:space="0" w:color="auto"/>
            <w:right w:val="none" w:sz="0" w:space="0" w:color="auto"/>
          </w:divBdr>
        </w:div>
        <w:div w:id="359090364">
          <w:marLeft w:val="480"/>
          <w:marRight w:val="0"/>
          <w:marTop w:val="0"/>
          <w:marBottom w:val="0"/>
          <w:divBdr>
            <w:top w:val="none" w:sz="0" w:space="0" w:color="auto"/>
            <w:left w:val="none" w:sz="0" w:space="0" w:color="auto"/>
            <w:bottom w:val="none" w:sz="0" w:space="0" w:color="auto"/>
            <w:right w:val="none" w:sz="0" w:space="0" w:color="auto"/>
          </w:divBdr>
        </w:div>
        <w:div w:id="1596745788">
          <w:marLeft w:val="480"/>
          <w:marRight w:val="0"/>
          <w:marTop w:val="0"/>
          <w:marBottom w:val="0"/>
          <w:divBdr>
            <w:top w:val="none" w:sz="0" w:space="0" w:color="auto"/>
            <w:left w:val="none" w:sz="0" w:space="0" w:color="auto"/>
            <w:bottom w:val="none" w:sz="0" w:space="0" w:color="auto"/>
            <w:right w:val="none" w:sz="0" w:space="0" w:color="auto"/>
          </w:divBdr>
        </w:div>
        <w:div w:id="1593271226">
          <w:marLeft w:val="480"/>
          <w:marRight w:val="0"/>
          <w:marTop w:val="0"/>
          <w:marBottom w:val="0"/>
          <w:divBdr>
            <w:top w:val="none" w:sz="0" w:space="0" w:color="auto"/>
            <w:left w:val="none" w:sz="0" w:space="0" w:color="auto"/>
            <w:bottom w:val="none" w:sz="0" w:space="0" w:color="auto"/>
            <w:right w:val="none" w:sz="0" w:space="0" w:color="auto"/>
          </w:divBdr>
        </w:div>
        <w:div w:id="2002928820">
          <w:marLeft w:val="480"/>
          <w:marRight w:val="0"/>
          <w:marTop w:val="0"/>
          <w:marBottom w:val="0"/>
          <w:divBdr>
            <w:top w:val="none" w:sz="0" w:space="0" w:color="auto"/>
            <w:left w:val="none" w:sz="0" w:space="0" w:color="auto"/>
            <w:bottom w:val="none" w:sz="0" w:space="0" w:color="auto"/>
            <w:right w:val="none" w:sz="0" w:space="0" w:color="auto"/>
          </w:divBdr>
        </w:div>
        <w:div w:id="1011376370">
          <w:marLeft w:val="480"/>
          <w:marRight w:val="0"/>
          <w:marTop w:val="0"/>
          <w:marBottom w:val="0"/>
          <w:divBdr>
            <w:top w:val="none" w:sz="0" w:space="0" w:color="auto"/>
            <w:left w:val="none" w:sz="0" w:space="0" w:color="auto"/>
            <w:bottom w:val="none" w:sz="0" w:space="0" w:color="auto"/>
            <w:right w:val="none" w:sz="0" w:space="0" w:color="auto"/>
          </w:divBdr>
        </w:div>
        <w:div w:id="1048921058">
          <w:marLeft w:val="480"/>
          <w:marRight w:val="0"/>
          <w:marTop w:val="0"/>
          <w:marBottom w:val="0"/>
          <w:divBdr>
            <w:top w:val="none" w:sz="0" w:space="0" w:color="auto"/>
            <w:left w:val="none" w:sz="0" w:space="0" w:color="auto"/>
            <w:bottom w:val="none" w:sz="0" w:space="0" w:color="auto"/>
            <w:right w:val="none" w:sz="0" w:space="0" w:color="auto"/>
          </w:divBdr>
        </w:div>
        <w:div w:id="1514370108">
          <w:marLeft w:val="480"/>
          <w:marRight w:val="0"/>
          <w:marTop w:val="0"/>
          <w:marBottom w:val="0"/>
          <w:divBdr>
            <w:top w:val="none" w:sz="0" w:space="0" w:color="auto"/>
            <w:left w:val="none" w:sz="0" w:space="0" w:color="auto"/>
            <w:bottom w:val="none" w:sz="0" w:space="0" w:color="auto"/>
            <w:right w:val="none" w:sz="0" w:space="0" w:color="auto"/>
          </w:divBdr>
        </w:div>
        <w:div w:id="1303534780">
          <w:marLeft w:val="480"/>
          <w:marRight w:val="0"/>
          <w:marTop w:val="0"/>
          <w:marBottom w:val="0"/>
          <w:divBdr>
            <w:top w:val="none" w:sz="0" w:space="0" w:color="auto"/>
            <w:left w:val="none" w:sz="0" w:space="0" w:color="auto"/>
            <w:bottom w:val="none" w:sz="0" w:space="0" w:color="auto"/>
            <w:right w:val="none" w:sz="0" w:space="0" w:color="auto"/>
          </w:divBdr>
        </w:div>
        <w:div w:id="787310650">
          <w:marLeft w:val="480"/>
          <w:marRight w:val="0"/>
          <w:marTop w:val="0"/>
          <w:marBottom w:val="0"/>
          <w:divBdr>
            <w:top w:val="none" w:sz="0" w:space="0" w:color="auto"/>
            <w:left w:val="none" w:sz="0" w:space="0" w:color="auto"/>
            <w:bottom w:val="none" w:sz="0" w:space="0" w:color="auto"/>
            <w:right w:val="none" w:sz="0" w:space="0" w:color="auto"/>
          </w:divBdr>
        </w:div>
        <w:div w:id="631136840">
          <w:marLeft w:val="480"/>
          <w:marRight w:val="0"/>
          <w:marTop w:val="0"/>
          <w:marBottom w:val="0"/>
          <w:divBdr>
            <w:top w:val="none" w:sz="0" w:space="0" w:color="auto"/>
            <w:left w:val="none" w:sz="0" w:space="0" w:color="auto"/>
            <w:bottom w:val="none" w:sz="0" w:space="0" w:color="auto"/>
            <w:right w:val="none" w:sz="0" w:space="0" w:color="auto"/>
          </w:divBdr>
        </w:div>
        <w:div w:id="416438777">
          <w:marLeft w:val="480"/>
          <w:marRight w:val="0"/>
          <w:marTop w:val="0"/>
          <w:marBottom w:val="0"/>
          <w:divBdr>
            <w:top w:val="none" w:sz="0" w:space="0" w:color="auto"/>
            <w:left w:val="none" w:sz="0" w:space="0" w:color="auto"/>
            <w:bottom w:val="none" w:sz="0" w:space="0" w:color="auto"/>
            <w:right w:val="none" w:sz="0" w:space="0" w:color="auto"/>
          </w:divBdr>
        </w:div>
        <w:div w:id="1068259962">
          <w:marLeft w:val="480"/>
          <w:marRight w:val="0"/>
          <w:marTop w:val="0"/>
          <w:marBottom w:val="0"/>
          <w:divBdr>
            <w:top w:val="none" w:sz="0" w:space="0" w:color="auto"/>
            <w:left w:val="none" w:sz="0" w:space="0" w:color="auto"/>
            <w:bottom w:val="none" w:sz="0" w:space="0" w:color="auto"/>
            <w:right w:val="none" w:sz="0" w:space="0" w:color="auto"/>
          </w:divBdr>
        </w:div>
        <w:div w:id="431706827">
          <w:marLeft w:val="480"/>
          <w:marRight w:val="0"/>
          <w:marTop w:val="0"/>
          <w:marBottom w:val="0"/>
          <w:divBdr>
            <w:top w:val="none" w:sz="0" w:space="0" w:color="auto"/>
            <w:left w:val="none" w:sz="0" w:space="0" w:color="auto"/>
            <w:bottom w:val="none" w:sz="0" w:space="0" w:color="auto"/>
            <w:right w:val="none" w:sz="0" w:space="0" w:color="auto"/>
          </w:divBdr>
        </w:div>
        <w:div w:id="1343244219">
          <w:marLeft w:val="480"/>
          <w:marRight w:val="0"/>
          <w:marTop w:val="0"/>
          <w:marBottom w:val="0"/>
          <w:divBdr>
            <w:top w:val="none" w:sz="0" w:space="0" w:color="auto"/>
            <w:left w:val="none" w:sz="0" w:space="0" w:color="auto"/>
            <w:bottom w:val="none" w:sz="0" w:space="0" w:color="auto"/>
            <w:right w:val="none" w:sz="0" w:space="0" w:color="auto"/>
          </w:divBdr>
        </w:div>
        <w:div w:id="1976642298">
          <w:marLeft w:val="480"/>
          <w:marRight w:val="0"/>
          <w:marTop w:val="0"/>
          <w:marBottom w:val="0"/>
          <w:divBdr>
            <w:top w:val="none" w:sz="0" w:space="0" w:color="auto"/>
            <w:left w:val="none" w:sz="0" w:space="0" w:color="auto"/>
            <w:bottom w:val="none" w:sz="0" w:space="0" w:color="auto"/>
            <w:right w:val="none" w:sz="0" w:space="0" w:color="auto"/>
          </w:divBdr>
        </w:div>
        <w:div w:id="1351222311">
          <w:marLeft w:val="480"/>
          <w:marRight w:val="0"/>
          <w:marTop w:val="0"/>
          <w:marBottom w:val="0"/>
          <w:divBdr>
            <w:top w:val="none" w:sz="0" w:space="0" w:color="auto"/>
            <w:left w:val="none" w:sz="0" w:space="0" w:color="auto"/>
            <w:bottom w:val="none" w:sz="0" w:space="0" w:color="auto"/>
            <w:right w:val="none" w:sz="0" w:space="0" w:color="auto"/>
          </w:divBdr>
        </w:div>
        <w:div w:id="1701857605">
          <w:marLeft w:val="480"/>
          <w:marRight w:val="0"/>
          <w:marTop w:val="0"/>
          <w:marBottom w:val="0"/>
          <w:divBdr>
            <w:top w:val="none" w:sz="0" w:space="0" w:color="auto"/>
            <w:left w:val="none" w:sz="0" w:space="0" w:color="auto"/>
            <w:bottom w:val="none" w:sz="0" w:space="0" w:color="auto"/>
            <w:right w:val="none" w:sz="0" w:space="0" w:color="auto"/>
          </w:divBdr>
        </w:div>
        <w:div w:id="2032685111">
          <w:marLeft w:val="480"/>
          <w:marRight w:val="0"/>
          <w:marTop w:val="0"/>
          <w:marBottom w:val="0"/>
          <w:divBdr>
            <w:top w:val="none" w:sz="0" w:space="0" w:color="auto"/>
            <w:left w:val="none" w:sz="0" w:space="0" w:color="auto"/>
            <w:bottom w:val="none" w:sz="0" w:space="0" w:color="auto"/>
            <w:right w:val="none" w:sz="0" w:space="0" w:color="auto"/>
          </w:divBdr>
        </w:div>
        <w:div w:id="1884632926">
          <w:marLeft w:val="480"/>
          <w:marRight w:val="0"/>
          <w:marTop w:val="0"/>
          <w:marBottom w:val="0"/>
          <w:divBdr>
            <w:top w:val="none" w:sz="0" w:space="0" w:color="auto"/>
            <w:left w:val="none" w:sz="0" w:space="0" w:color="auto"/>
            <w:bottom w:val="none" w:sz="0" w:space="0" w:color="auto"/>
            <w:right w:val="none" w:sz="0" w:space="0" w:color="auto"/>
          </w:divBdr>
        </w:div>
        <w:div w:id="479882336">
          <w:marLeft w:val="480"/>
          <w:marRight w:val="0"/>
          <w:marTop w:val="0"/>
          <w:marBottom w:val="0"/>
          <w:divBdr>
            <w:top w:val="none" w:sz="0" w:space="0" w:color="auto"/>
            <w:left w:val="none" w:sz="0" w:space="0" w:color="auto"/>
            <w:bottom w:val="none" w:sz="0" w:space="0" w:color="auto"/>
            <w:right w:val="none" w:sz="0" w:space="0" w:color="auto"/>
          </w:divBdr>
        </w:div>
        <w:div w:id="1119958627">
          <w:marLeft w:val="480"/>
          <w:marRight w:val="0"/>
          <w:marTop w:val="0"/>
          <w:marBottom w:val="0"/>
          <w:divBdr>
            <w:top w:val="none" w:sz="0" w:space="0" w:color="auto"/>
            <w:left w:val="none" w:sz="0" w:space="0" w:color="auto"/>
            <w:bottom w:val="none" w:sz="0" w:space="0" w:color="auto"/>
            <w:right w:val="none" w:sz="0" w:space="0" w:color="auto"/>
          </w:divBdr>
        </w:div>
        <w:div w:id="71239200">
          <w:marLeft w:val="480"/>
          <w:marRight w:val="0"/>
          <w:marTop w:val="0"/>
          <w:marBottom w:val="0"/>
          <w:divBdr>
            <w:top w:val="none" w:sz="0" w:space="0" w:color="auto"/>
            <w:left w:val="none" w:sz="0" w:space="0" w:color="auto"/>
            <w:bottom w:val="none" w:sz="0" w:space="0" w:color="auto"/>
            <w:right w:val="none" w:sz="0" w:space="0" w:color="auto"/>
          </w:divBdr>
        </w:div>
        <w:div w:id="2030060810">
          <w:marLeft w:val="480"/>
          <w:marRight w:val="0"/>
          <w:marTop w:val="0"/>
          <w:marBottom w:val="0"/>
          <w:divBdr>
            <w:top w:val="none" w:sz="0" w:space="0" w:color="auto"/>
            <w:left w:val="none" w:sz="0" w:space="0" w:color="auto"/>
            <w:bottom w:val="none" w:sz="0" w:space="0" w:color="auto"/>
            <w:right w:val="none" w:sz="0" w:space="0" w:color="auto"/>
          </w:divBdr>
        </w:div>
        <w:div w:id="752625972">
          <w:marLeft w:val="480"/>
          <w:marRight w:val="0"/>
          <w:marTop w:val="0"/>
          <w:marBottom w:val="0"/>
          <w:divBdr>
            <w:top w:val="none" w:sz="0" w:space="0" w:color="auto"/>
            <w:left w:val="none" w:sz="0" w:space="0" w:color="auto"/>
            <w:bottom w:val="none" w:sz="0" w:space="0" w:color="auto"/>
            <w:right w:val="none" w:sz="0" w:space="0" w:color="auto"/>
          </w:divBdr>
        </w:div>
        <w:div w:id="1037311229">
          <w:marLeft w:val="480"/>
          <w:marRight w:val="0"/>
          <w:marTop w:val="0"/>
          <w:marBottom w:val="0"/>
          <w:divBdr>
            <w:top w:val="none" w:sz="0" w:space="0" w:color="auto"/>
            <w:left w:val="none" w:sz="0" w:space="0" w:color="auto"/>
            <w:bottom w:val="none" w:sz="0" w:space="0" w:color="auto"/>
            <w:right w:val="none" w:sz="0" w:space="0" w:color="auto"/>
          </w:divBdr>
        </w:div>
        <w:div w:id="424300450">
          <w:marLeft w:val="480"/>
          <w:marRight w:val="0"/>
          <w:marTop w:val="0"/>
          <w:marBottom w:val="0"/>
          <w:divBdr>
            <w:top w:val="none" w:sz="0" w:space="0" w:color="auto"/>
            <w:left w:val="none" w:sz="0" w:space="0" w:color="auto"/>
            <w:bottom w:val="none" w:sz="0" w:space="0" w:color="auto"/>
            <w:right w:val="none" w:sz="0" w:space="0" w:color="auto"/>
          </w:divBdr>
        </w:div>
        <w:div w:id="352654944">
          <w:marLeft w:val="480"/>
          <w:marRight w:val="0"/>
          <w:marTop w:val="0"/>
          <w:marBottom w:val="0"/>
          <w:divBdr>
            <w:top w:val="none" w:sz="0" w:space="0" w:color="auto"/>
            <w:left w:val="none" w:sz="0" w:space="0" w:color="auto"/>
            <w:bottom w:val="none" w:sz="0" w:space="0" w:color="auto"/>
            <w:right w:val="none" w:sz="0" w:space="0" w:color="auto"/>
          </w:divBdr>
        </w:div>
        <w:div w:id="1847669544">
          <w:marLeft w:val="480"/>
          <w:marRight w:val="0"/>
          <w:marTop w:val="0"/>
          <w:marBottom w:val="0"/>
          <w:divBdr>
            <w:top w:val="none" w:sz="0" w:space="0" w:color="auto"/>
            <w:left w:val="none" w:sz="0" w:space="0" w:color="auto"/>
            <w:bottom w:val="none" w:sz="0" w:space="0" w:color="auto"/>
            <w:right w:val="none" w:sz="0" w:space="0" w:color="auto"/>
          </w:divBdr>
        </w:div>
        <w:div w:id="169218130">
          <w:marLeft w:val="480"/>
          <w:marRight w:val="0"/>
          <w:marTop w:val="0"/>
          <w:marBottom w:val="0"/>
          <w:divBdr>
            <w:top w:val="none" w:sz="0" w:space="0" w:color="auto"/>
            <w:left w:val="none" w:sz="0" w:space="0" w:color="auto"/>
            <w:bottom w:val="none" w:sz="0" w:space="0" w:color="auto"/>
            <w:right w:val="none" w:sz="0" w:space="0" w:color="auto"/>
          </w:divBdr>
        </w:div>
        <w:div w:id="752968839">
          <w:marLeft w:val="480"/>
          <w:marRight w:val="0"/>
          <w:marTop w:val="0"/>
          <w:marBottom w:val="0"/>
          <w:divBdr>
            <w:top w:val="none" w:sz="0" w:space="0" w:color="auto"/>
            <w:left w:val="none" w:sz="0" w:space="0" w:color="auto"/>
            <w:bottom w:val="none" w:sz="0" w:space="0" w:color="auto"/>
            <w:right w:val="none" w:sz="0" w:space="0" w:color="auto"/>
          </w:divBdr>
        </w:div>
        <w:div w:id="1004354676">
          <w:marLeft w:val="480"/>
          <w:marRight w:val="0"/>
          <w:marTop w:val="0"/>
          <w:marBottom w:val="0"/>
          <w:divBdr>
            <w:top w:val="none" w:sz="0" w:space="0" w:color="auto"/>
            <w:left w:val="none" w:sz="0" w:space="0" w:color="auto"/>
            <w:bottom w:val="none" w:sz="0" w:space="0" w:color="auto"/>
            <w:right w:val="none" w:sz="0" w:space="0" w:color="auto"/>
          </w:divBdr>
        </w:div>
        <w:div w:id="1327707840">
          <w:marLeft w:val="480"/>
          <w:marRight w:val="0"/>
          <w:marTop w:val="0"/>
          <w:marBottom w:val="0"/>
          <w:divBdr>
            <w:top w:val="none" w:sz="0" w:space="0" w:color="auto"/>
            <w:left w:val="none" w:sz="0" w:space="0" w:color="auto"/>
            <w:bottom w:val="none" w:sz="0" w:space="0" w:color="auto"/>
            <w:right w:val="none" w:sz="0" w:space="0" w:color="auto"/>
          </w:divBdr>
        </w:div>
        <w:div w:id="1811366981">
          <w:marLeft w:val="480"/>
          <w:marRight w:val="0"/>
          <w:marTop w:val="0"/>
          <w:marBottom w:val="0"/>
          <w:divBdr>
            <w:top w:val="none" w:sz="0" w:space="0" w:color="auto"/>
            <w:left w:val="none" w:sz="0" w:space="0" w:color="auto"/>
            <w:bottom w:val="none" w:sz="0" w:space="0" w:color="auto"/>
            <w:right w:val="none" w:sz="0" w:space="0" w:color="auto"/>
          </w:divBdr>
        </w:div>
        <w:div w:id="440611256">
          <w:marLeft w:val="480"/>
          <w:marRight w:val="0"/>
          <w:marTop w:val="0"/>
          <w:marBottom w:val="0"/>
          <w:divBdr>
            <w:top w:val="none" w:sz="0" w:space="0" w:color="auto"/>
            <w:left w:val="none" w:sz="0" w:space="0" w:color="auto"/>
            <w:bottom w:val="none" w:sz="0" w:space="0" w:color="auto"/>
            <w:right w:val="none" w:sz="0" w:space="0" w:color="auto"/>
          </w:divBdr>
        </w:div>
        <w:div w:id="1948614048">
          <w:marLeft w:val="480"/>
          <w:marRight w:val="0"/>
          <w:marTop w:val="0"/>
          <w:marBottom w:val="0"/>
          <w:divBdr>
            <w:top w:val="none" w:sz="0" w:space="0" w:color="auto"/>
            <w:left w:val="none" w:sz="0" w:space="0" w:color="auto"/>
            <w:bottom w:val="none" w:sz="0" w:space="0" w:color="auto"/>
            <w:right w:val="none" w:sz="0" w:space="0" w:color="auto"/>
          </w:divBdr>
        </w:div>
        <w:div w:id="344094028">
          <w:marLeft w:val="480"/>
          <w:marRight w:val="0"/>
          <w:marTop w:val="0"/>
          <w:marBottom w:val="0"/>
          <w:divBdr>
            <w:top w:val="none" w:sz="0" w:space="0" w:color="auto"/>
            <w:left w:val="none" w:sz="0" w:space="0" w:color="auto"/>
            <w:bottom w:val="none" w:sz="0" w:space="0" w:color="auto"/>
            <w:right w:val="none" w:sz="0" w:space="0" w:color="auto"/>
          </w:divBdr>
        </w:div>
        <w:div w:id="240331404">
          <w:marLeft w:val="480"/>
          <w:marRight w:val="0"/>
          <w:marTop w:val="0"/>
          <w:marBottom w:val="0"/>
          <w:divBdr>
            <w:top w:val="none" w:sz="0" w:space="0" w:color="auto"/>
            <w:left w:val="none" w:sz="0" w:space="0" w:color="auto"/>
            <w:bottom w:val="none" w:sz="0" w:space="0" w:color="auto"/>
            <w:right w:val="none" w:sz="0" w:space="0" w:color="auto"/>
          </w:divBdr>
        </w:div>
        <w:div w:id="1109088997">
          <w:marLeft w:val="480"/>
          <w:marRight w:val="0"/>
          <w:marTop w:val="0"/>
          <w:marBottom w:val="0"/>
          <w:divBdr>
            <w:top w:val="none" w:sz="0" w:space="0" w:color="auto"/>
            <w:left w:val="none" w:sz="0" w:space="0" w:color="auto"/>
            <w:bottom w:val="none" w:sz="0" w:space="0" w:color="auto"/>
            <w:right w:val="none" w:sz="0" w:space="0" w:color="auto"/>
          </w:divBdr>
        </w:div>
        <w:div w:id="914509195">
          <w:marLeft w:val="480"/>
          <w:marRight w:val="0"/>
          <w:marTop w:val="0"/>
          <w:marBottom w:val="0"/>
          <w:divBdr>
            <w:top w:val="none" w:sz="0" w:space="0" w:color="auto"/>
            <w:left w:val="none" w:sz="0" w:space="0" w:color="auto"/>
            <w:bottom w:val="none" w:sz="0" w:space="0" w:color="auto"/>
            <w:right w:val="none" w:sz="0" w:space="0" w:color="auto"/>
          </w:divBdr>
        </w:div>
        <w:div w:id="2055301850">
          <w:marLeft w:val="480"/>
          <w:marRight w:val="0"/>
          <w:marTop w:val="0"/>
          <w:marBottom w:val="0"/>
          <w:divBdr>
            <w:top w:val="none" w:sz="0" w:space="0" w:color="auto"/>
            <w:left w:val="none" w:sz="0" w:space="0" w:color="auto"/>
            <w:bottom w:val="none" w:sz="0" w:space="0" w:color="auto"/>
            <w:right w:val="none" w:sz="0" w:space="0" w:color="auto"/>
          </w:divBdr>
        </w:div>
        <w:div w:id="1209221122">
          <w:marLeft w:val="480"/>
          <w:marRight w:val="0"/>
          <w:marTop w:val="0"/>
          <w:marBottom w:val="0"/>
          <w:divBdr>
            <w:top w:val="none" w:sz="0" w:space="0" w:color="auto"/>
            <w:left w:val="none" w:sz="0" w:space="0" w:color="auto"/>
            <w:bottom w:val="none" w:sz="0" w:space="0" w:color="auto"/>
            <w:right w:val="none" w:sz="0" w:space="0" w:color="auto"/>
          </w:divBdr>
        </w:div>
        <w:div w:id="786241999">
          <w:marLeft w:val="480"/>
          <w:marRight w:val="0"/>
          <w:marTop w:val="0"/>
          <w:marBottom w:val="0"/>
          <w:divBdr>
            <w:top w:val="none" w:sz="0" w:space="0" w:color="auto"/>
            <w:left w:val="none" w:sz="0" w:space="0" w:color="auto"/>
            <w:bottom w:val="none" w:sz="0" w:space="0" w:color="auto"/>
            <w:right w:val="none" w:sz="0" w:space="0" w:color="auto"/>
          </w:divBdr>
        </w:div>
        <w:div w:id="971522223">
          <w:marLeft w:val="480"/>
          <w:marRight w:val="0"/>
          <w:marTop w:val="0"/>
          <w:marBottom w:val="0"/>
          <w:divBdr>
            <w:top w:val="none" w:sz="0" w:space="0" w:color="auto"/>
            <w:left w:val="none" w:sz="0" w:space="0" w:color="auto"/>
            <w:bottom w:val="none" w:sz="0" w:space="0" w:color="auto"/>
            <w:right w:val="none" w:sz="0" w:space="0" w:color="auto"/>
          </w:divBdr>
        </w:div>
        <w:div w:id="575163040">
          <w:marLeft w:val="480"/>
          <w:marRight w:val="0"/>
          <w:marTop w:val="0"/>
          <w:marBottom w:val="0"/>
          <w:divBdr>
            <w:top w:val="none" w:sz="0" w:space="0" w:color="auto"/>
            <w:left w:val="none" w:sz="0" w:space="0" w:color="auto"/>
            <w:bottom w:val="none" w:sz="0" w:space="0" w:color="auto"/>
            <w:right w:val="none" w:sz="0" w:space="0" w:color="auto"/>
          </w:divBdr>
        </w:div>
        <w:div w:id="1931505484">
          <w:marLeft w:val="480"/>
          <w:marRight w:val="0"/>
          <w:marTop w:val="0"/>
          <w:marBottom w:val="0"/>
          <w:divBdr>
            <w:top w:val="none" w:sz="0" w:space="0" w:color="auto"/>
            <w:left w:val="none" w:sz="0" w:space="0" w:color="auto"/>
            <w:bottom w:val="none" w:sz="0" w:space="0" w:color="auto"/>
            <w:right w:val="none" w:sz="0" w:space="0" w:color="auto"/>
          </w:divBdr>
        </w:div>
      </w:divsChild>
    </w:div>
    <w:div w:id="1474324566">
      <w:bodyDiv w:val="1"/>
      <w:marLeft w:val="0"/>
      <w:marRight w:val="0"/>
      <w:marTop w:val="0"/>
      <w:marBottom w:val="0"/>
      <w:divBdr>
        <w:top w:val="none" w:sz="0" w:space="0" w:color="auto"/>
        <w:left w:val="none" w:sz="0" w:space="0" w:color="auto"/>
        <w:bottom w:val="none" w:sz="0" w:space="0" w:color="auto"/>
        <w:right w:val="none" w:sz="0" w:space="0" w:color="auto"/>
      </w:divBdr>
    </w:div>
    <w:div w:id="1474565645">
      <w:bodyDiv w:val="1"/>
      <w:marLeft w:val="0"/>
      <w:marRight w:val="0"/>
      <w:marTop w:val="0"/>
      <w:marBottom w:val="0"/>
      <w:divBdr>
        <w:top w:val="none" w:sz="0" w:space="0" w:color="auto"/>
        <w:left w:val="none" w:sz="0" w:space="0" w:color="auto"/>
        <w:bottom w:val="none" w:sz="0" w:space="0" w:color="auto"/>
        <w:right w:val="none" w:sz="0" w:space="0" w:color="auto"/>
      </w:divBdr>
    </w:div>
    <w:div w:id="1480727827">
      <w:bodyDiv w:val="1"/>
      <w:marLeft w:val="0"/>
      <w:marRight w:val="0"/>
      <w:marTop w:val="0"/>
      <w:marBottom w:val="0"/>
      <w:divBdr>
        <w:top w:val="none" w:sz="0" w:space="0" w:color="auto"/>
        <w:left w:val="none" w:sz="0" w:space="0" w:color="auto"/>
        <w:bottom w:val="none" w:sz="0" w:space="0" w:color="auto"/>
        <w:right w:val="none" w:sz="0" w:space="0" w:color="auto"/>
      </w:divBdr>
    </w:div>
    <w:div w:id="1482573172">
      <w:bodyDiv w:val="1"/>
      <w:marLeft w:val="0"/>
      <w:marRight w:val="0"/>
      <w:marTop w:val="0"/>
      <w:marBottom w:val="0"/>
      <w:divBdr>
        <w:top w:val="none" w:sz="0" w:space="0" w:color="auto"/>
        <w:left w:val="none" w:sz="0" w:space="0" w:color="auto"/>
        <w:bottom w:val="none" w:sz="0" w:space="0" w:color="auto"/>
        <w:right w:val="none" w:sz="0" w:space="0" w:color="auto"/>
      </w:divBdr>
    </w:div>
    <w:div w:id="1486317912">
      <w:bodyDiv w:val="1"/>
      <w:marLeft w:val="0"/>
      <w:marRight w:val="0"/>
      <w:marTop w:val="0"/>
      <w:marBottom w:val="0"/>
      <w:divBdr>
        <w:top w:val="none" w:sz="0" w:space="0" w:color="auto"/>
        <w:left w:val="none" w:sz="0" w:space="0" w:color="auto"/>
        <w:bottom w:val="none" w:sz="0" w:space="0" w:color="auto"/>
        <w:right w:val="none" w:sz="0" w:space="0" w:color="auto"/>
      </w:divBdr>
    </w:div>
    <w:div w:id="1487430168">
      <w:bodyDiv w:val="1"/>
      <w:marLeft w:val="0"/>
      <w:marRight w:val="0"/>
      <w:marTop w:val="0"/>
      <w:marBottom w:val="0"/>
      <w:divBdr>
        <w:top w:val="none" w:sz="0" w:space="0" w:color="auto"/>
        <w:left w:val="none" w:sz="0" w:space="0" w:color="auto"/>
        <w:bottom w:val="none" w:sz="0" w:space="0" w:color="auto"/>
        <w:right w:val="none" w:sz="0" w:space="0" w:color="auto"/>
      </w:divBdr>
    </w:div>
    <w:div w:id="1487472203">
      <w:bodyDiv w:val="1"/>
      <w:marLeft w:val="0"/>
      <w:marRight w:val="0"/>
      <w:marTop w:val="0"/>
      <w:marBottom w:val="0"/>
      <w:divBdr>
        <w:top w:val="none" w:sz="0" w:space="0" w:color="auto"/>
        <w:left w:val="none" w:sz="0" w:space="0" w:color="auto"/>
        <w:bottom w:val="none" w:sz="0" w:space="0" w:color="auto"/>
        <w:right w:val="none" w:sz="0" w:space="0" w:color="auto"/>
      </w:divBdr>
    </w:div>
    <w:div w:id="1492871954">
      <w:bodyDiv w:val="1"/>
      <w:marLeft w:val="0"/>
      <w:marRight w:val="0"/>
      <w:marTop w:val="0"/>
      <w:marBottom w:val="0"/>
      <w:divBdr>
        <w:top w:val="none" w:sz="0" w:space="0" w:color="auto"/>
        <w:left w:val="none" w:sz="0" w:space="0" w:color="auto"/>
        <w:bottom w:val="none" w:sz="0" w:space="0" w:color="auto"/>
        <w:right w:val="none" w:sz="0" w:space="0" w:color="auto"/>
      </w:divBdr>
    </w:div>
    <w:div w:id="1508712122">
      <w:bodyDiv w:val="1"/>
      <w:marLeft w:val="0"/>
      <w:marRight w:val="0"/>
      <w:marTop w:val="0"/>
      <w:marBottom w:val="0"/>
      <w:divBdr>
        <w:top w:val="none" w:sz="0" w:space="0" w:color="auto"/>
        <w:left w:val="none" w:sz="0" w:space="0" w:color="auto"/>
        <w:bottom w:val="none" w:sz="0" w:space="0" w:color="auto"/>
        <w:right w:val="none" w:sz="0" w:space="0" w:color="auto"/>
      </w:divBdr>
    </w:div>
    <w:div w:id="1514149018">
      <w:bodyDiv w:val="1"/>
      <w:marLeft w:val="0"/>
      <w:marRight w:val="0"/>
      <w:marTop w:val="0"/>
      <w:marBottom w:val="0"/>
      <w:divBdr>
        <w:top w:val="none" w:sz="0" w:space="0" w:color="auto"/>
        <w:left w:val="none" w:sz="0" w:space="0" w:color="auto"/>
        <w:bottom w:val="none" w:sz="0" w:space="0" w:color="auto"/>
        <w:right w:val="none" w:sz="0" w:space="0" w:color="auto"/>
      </w:divBdr>
    </w:div>
    <w:div w:id="1523008916">
      <w:bodyDiv w:val="1"/>
      <w:marLeft w:val="0"/>
      <w:marRight w:val="0"/>
      <w:marTop w:val="0"/>
      <w:marBottom w:val="0"/>
      <w:divBdr>
        <w:top w:val="none" w:sz="0" w:space="0" w:color="auto"/>
        <w:left w:val="none" w:sz="0" w:space="0" w:color="auto"/>
        <w:bottom w:val="none" w:sz="0" w:space="0" w:color="auto"/>
        <w:right w:val="none" w:sz="0" w:space="0" w:color="auto"/>
      </w:divBdr>
    </w:div>
    <w:div w:id="1529177349">
      <w:bodyDiv w:val="1"/>
      <w:marLeft w:val="0"/>
      <w:marRight w:val="0"/>
      <w:marTop w:val="0"/>
      <w:marBottom w:val="0"/>
      <w:divBdr>
        <w:top w:val="none" w:sz="0" w:space="0" w:color="auto"/>
        <w:left w:val="none" w:sz="0" w:space="0" w:color="auto"/>
        <w:bottom w:val="none" w:sz="0" w:space="0" w:color="auto"/>
        <w:right w:val="none" w:sz="0" w:space="0" w:color="auto"/>
      </w:divBdr>
    </w:div>
    <w:div w:id="1534154291">
      <w:bodyDiv w:val="1"/>
      <w:marLeft w:val="0"/>
      <w:marRight w:val="0"/>
      <w:marTop w:val="0"/>
      <w:marBottom w:val="0"/>
      <w:divBdr>
        <w:top w:val="none" w:sz="0" w:space="0" w:color="auto"/>
        <w:left w:val="none" w:sz="0" w:space="0" w:color="auto"/>
        <w:bottom w:val="none" w:sz="0" w:space="0" w:color="auto"/>
        <w:right w:val="none" w:sz="0" w:space="0" w:color="auto"/>
      </w:divBdr>
    </w:div>
    <w:div w:id="1537310461">
      <w:bodyDiv w:val="1"/>
      <w:marLeft w:val="0"/>
      <w:marRight w:val="0"/>
      <w:marTop w:val="0"/>
      <w:marBottom w:val="0"/>
      <w:divBdr>
        <w:top w:val="none" w:sz="0" w:space="0" w:color="auto"/>
        <w:left w:val="none" w:sz="0" w:space="0" w:color="auto"/>
        <w:bottom w:val="none" w:sz="0" w:space="0" w:color="auto"/>
        <w:right w:val="none" w:sz="0" w:space="0" w:color="auto"/>
      </w:divBdr>
    </w:div>
    <w:div w:id="1538547745">
      <w:bodyDiv w:val="1"/>
      <w:marLeft w:val="0"/>
      <w:marRight w:val="0"/>
      <w:marTop w:val="0"/>
      <w:marBottom w:val="0"/>
      <w:divBdr>
        <w:top w:val="none" w:sz="0" w:space="0" w:color="auto"/>
        <w:left w:val="none" w:sz="0" w:space="0" w:color="auto"/>
        <w:bottom w:val="none" w:sz="0" w:space="0" w:color="auto"/>
        <w:right w:val="none" w:sz="0" w:space="0" w:color="auto"/>
      </w:divBdr>
    </w:div>
    <w:div w:id="1542866984">
      <w:bodyDiv w:val="1"/>
      <w:marLeft w:val="0"/>
      <w:marRight w:val="0"/>
      <w:marTop w:val="0"/>
      <w:marBottom w:val="0"/>
      <w:divBdr>
        <w:top w:val="none" w:sz="0" w:space="0" w:color="auto"/>
        <w:left w:val="none" w:sz="0" w:space="0" w:color="auto"/>
        <w:bottom w:val="none" w:sz="0" w:space="0" w:color="auto"/>
        <w:right w:val="none" w:sz="0" w:space="0" w:color="auto"/>
      </w:divBdr>
    </w:div>
    <w:div w:id="1547137959">
      <w:bodyDiv w:val="1"/>
      <w:marLeft w:val="0"/>
      <w:marRight w:val="0"/>
      <w:marTop w:val="0"/>
      <w:marBottom w:val="0"/>
      <w:divBdr>
        <w:top w:val="none" w:sz="0" w:space="0" w:color="auto"/>
        <w:left w:val="none" w:sz="0" w:space="0" w:color="auto"/>
        <w:bottom w:val="none" w:sz="0" w:space="0" w:color="auto"/>
        <w:right w:val="none" w:sz="0" w:space="0" w:color="auto"/>
      </w:divBdr>
    </w:div>
    <w:div w:id="1549148723">
      <w:bodyDiv w:val="1"/>
      <w:marLeft w:val="0"/>
      <w:marRight w:val="0"/>
      <w:marTop w:val="0"/>
      <w:marBottom w:val="0"/>
      <w:divBdr>
        <w:top w:val="none" w:sz="0" w:space="0" w:color="auto"/>
        <w:left w:val="none" w:sz="0" w:space="0" w:color="auto"/>
        <w:bottom w:val="none" w:sz="0" w:space="0" w:color="auto"/>
        <w:right w:val="none" w:sz="0" w:space="0" w:color="auto"/>
      </w:divBdr>
    </w:div>
    <w:div w:id="1550875496">
      <w:bodyDiv w:val="1"/>
      <w:marLeft w:val="0"/>
      <w:marRight w:val="0"/>
      <w:marTop w:val="0"/>
      <w:marBottom w:val="0"/>
      <w:divBdr>
        <w:top w:val="none" w:sz="0" w:space="0" w:color="auto"/>
        <w:left w:val="none" w:sz="0" w:space="0" w:color="auto"/>
        <w:bottom w:val="none" w:sz="0" w:space="0" w:color="auto"/>
        <w:right w:val="none" w:sz="0" w:space="0" w:color="auto"/>
      </w:divBdr>
    </w:div>
    <w:div w:id="1553885394">
      <w:bodyDiv w:val="1"/>
      <w:marLeft w:val="0"/>
      <w:marRight w:val="0"/>
      <w:marTop w:val="0"/>
      <w:marBottom w:val="0"/>
      <w:divBdr>
        <w:top w:val="none" w:sz="0" w:space="0" w:color="auto"/>
        <w:left w:val="none" w:sz="0" w:space="0" w:color="auto"/>
        <w:bottom w:val="none" w:sz="0" w:space="0" w:color="auto"/>
        <w:right w:val="none" w:sz="0" w:space="0" w:color="auto"/>
      </w:divBdr>
    </w:div>
    <w:div w:id="1554776332">
      <w:bodyDiv w:val="1"/>
      <w:marLeft w:val="0"/>
      <w:marRight w:val="0"/>
      <w:marTop w:val="0"/>
      <w:marBottom w:val="0"/>
      <w:divBdr>
        <w:top w:val="none" w:sz="0" w:space="0" w:color="auto"/>
        <w:left w:val="none" w:sz="0" w:space="0" w:color="auto"/>
        <w:bottom w:val="none" w:sz="0" w:space="0" w:color="auto"/>
        <w:right w:val="none" w:sz="0" w:space="0" w:color="auto"/>
      </w:divBdr>
    </w:div>
    <w:div w:id="1555582584">
      <w:bodyDiv w:val="1"/>
      <w:marLeft w:val="0"/>
      <w:marRight w:val="0"/>
      <w:marTop w:val="0"/>
      <w:marBottom w:val="0"/>
      <w:divBdr>
        <w:top w:val="none" w:sz="0" w:space="0" w:color="auto"/>
        <w:left w:val="none" w:sz="0" w:space="0" w:color="auto"/>
        <w:bottom w:val="none" w:sz="0" w:space="0" w:color="auto"/>
        <w:right w:val="none" w:sz="0" w:space="0" w:color="auto"/>
      </w:divBdr>
    </w:div>
    <w:div w:id="1556938857">
      <w:bodyDiv w:val="1"/>
      <w:marLeft w:val="0"/>
      <w:marRight w:val="0"/>
      <w:marTop w:val="0"/>
      <w:marBottom w:val="0"/>
      <w:divBdr>
        <w:top w:val="none" w:sz="0" w:space="0" w:color="auto"/>
        <w:left w:val="none" w:sz="0" w:space="0" w:color="auto"/>
        <w:bottom w:val="none" w:sz="0" w:space="0" w:color="auto"/>
        <w:right w:val="none" w:sz="0" w:space="0" w:color="auto"/>
      </w:divBdr>
    </w:div>
    <w:div w:id="1559903874">
      <w:bodyDiv w:val="1"/>
      <w:marLeft w:val="0"/>
      <w:marRight w:val="0"/>
      <w:marTop w:val="0"/>
      <w:marBottom w:val="0"/>
      <w:divBdr>
        <w:top w:val="none" w:sz="0" w:space="0" w:color="auto"/>
        <w:left w:val="none" w:sz="0" w:space="0" w:color="auto"/>
        <w:bottom w:val="none" w:sz="0" w:space="0" w:color="auto"/>
        <w:right w:val="none" w:sz="0" w:space="0" w:color="auto"/>
      </w:divBdr>
    </w:div>
    <w:div w:id="1563102826">
      <w:bodyDiv w:val="1"/>
      <w:marLeft w:val="0"/>
      <w:marRight w:val="0"/>
      <w:marTop w:val="0"/>
      <w:marBottom w:val="0"/>
      <w:divBdr>
        <w:top w:val="none" w:sz="0" w:space="0" w:color="auto"/>
        <w:left w:val="none" w:sz="0" w:space="0" w:color="auto"/>
        <w:bottom w:val="none" w:sz="0" w:space="0" w:color="auto"/>
        <w:right w:val="none" w:sz="0" w:space="0" w:color="auto"/>
      </w:divBdr>
    </w:div>
    <w:div w:id="1571501281">
      <w:bodyDiv w:val="1"/>
      <w:marLeft w:val="0"/>
      <w:marRight w:val="0"/>
      <w:marTop w:val="0"/>
      <w:marBottom w:val="0"/>
      <w:divBdr>
        <w:top w:val="none" w:sz="0" w:space="0" w:color="auto"/>
        <w:left w:val="none" w:sz="0" w:space="0" w:color="auto"/>
        <w:bottom w:val="none" w:sz="0" w:space="0" w:color="auto"/>
        <w:right w:val="none" w:sz="0" w:space="0" w:color="auto"/>
      </w:divBdr>
    </w:div>
    <w:div w:id="1579636716">
      <w:bodyDiv w:val="1"/>
      <w:marLeft w:val="0"/>
      <w:marRight w:val="0"/>
      <w:marTop w:val="0"/>
      <w:marBottom w:val="0"/>
      <w:divBdr>
        <w:top w:val="none" w:sz="0" w:space="0" w:color="auto"/>
        <w:left w:val="none" w:sz="0" w:space="0" w:color="auto"/>
        <w:bottom w:val="none" w:sz="0" w:space="0" w:color="auto"/>
        <w:right w:val="none" w:sz="0" w:space="0" w:color="auto"/>
      </w:divBdr>
    </w:div>
    <w:div w:id="1580020899">
      <w:bodyDiv w:val="1"/>
      <w:marLeft w:val="0"/>
      <w:marRight w:val="0"/>
      <w:marTop w:val="0"/>
      <w:marBottom w:val="0"/>
      <w:divBdr>
        <w:top w:val="none" w:sz="0" w:space="0" w:color="auto"/>
        <w:left w:val="none" w:sz="0" w:space="0" w:color="auto"/>
        <w:bottom w:val="none" w:sz="0" w:space="0" w:color="auto"/>
        <w:right w:val="none" w:sz="0" w:space="0" w:color="auto"/>
      </w:divBdr>
    </w:div>
    <w:div w:id="1590580968">
      <w:bodyDiv w:val="1"/>
      <w:marLeft w:val="0"/>
      <w:marRight w:val="0"/>
      <w:marTop w:val="0"/>
      <w:marBottom w:val="0"/>
      <w:divBdr>
        <w:top w:val="none" w:sz="0" w:space="0" w:color="auto"/>
        <w:left w:val="none" w:sz="0" w:space="0" w:color="auto"/>
        <w:bottom w:val="none" w:sz="0" w:space="0" w:color="auto"/>
        <w:right w:val="none" w:sz="0" w:space="0" w:color="auto"/>
      </w:divBdr>
    </w:div>
    <w:div w:id="1591431665">
      <w:bodyDiv w:val="1"/>
      <w:marLeft w:val="0"/>
      <w:marRight w:val="0"/>
      <w:marTop w:val="0"/>
      <w:marBottom w:val="0"/>
      <w:divBdr>
        <w:top w:val="none" w:sz="0" w:space="0" w:color="auto"/>
        <w:left w:val="none" w:sz="0" w:space="0" w:color="auto"/>
        <w:bottom w:val="none" w:sz="0" w:space="0" w:color="auto"/>
        <w:right w:val="none" w:sz="0" w:space="0" w:color="auto"/>
      </w:divBdr>
    </w:div>
    <w:div w:id="1592354003">
      <w:bodyDiv w:val="1"/>
      <w:marLeft w:val="0"/>
      <w:marRight w:val="0"/>
      <w:marTop w:val="0"/>
      <w:marBottom w:val="0"/>
      <w:divBdr>
        <w:top w:val="none" w:sz="0" w:space="0" w:color="auto"/>
        <w:left w:val="none" w:sz="0" w:space="0" w:color="auto"/>
        <w:bottom w:val="none" w:sz="0" w:space="0" w:color="auto"/>
        <w:right w:val="none" w:sz="0" w:space="0" w:color="auto"/>
      </w:divBdr>
    </w:div>
    <w:div w:id="1598824826">
      <w:bodyDiv w:val="1"/>
      <w:marLeft w:val="0"/>
      <w:marRight w:val="0"/>
      <w:marTop w:val="0"/>
      <w:marBottom w:val="0"/>
      <w:divBdr>
        <w:top w:val="none" w:sz="0" w:space="0" w:color="auto"/>
        <w:left w:val="none" w:sz="0" w:space="0" w:color="auto"/>
        <w:bottom w:val="none" w:sz="0" w:space="0" w:color="auto"/>
        <w:right w:val="none" w:sz="0" w:space="0" w:color="auto"/>
      </w:divBdr>
    </w:div>
    <w:div w:id="1601058615">
      <w:bodyDiv w:val="1"/>
      <w:marLeft w:val="0"/>
      <w:marRight w:val="0"/>
      <w:marTop w:val="0"/>
      <w:marBottom w:val="0"/>
      <w:divBdr>
        <w:top w:val="none" w:sz="0" w:space="0" w:color="auto"/>
        <w:left w:val="none" w:sz="0" w:space="0" w:color="auto"/>
        <w:bottom w:val="none" w:sz="0" w:space="0" w:color="auto"/>
        <w:right w:val="none" w:sz="0" w:space="0" w:color="auto"/>
      </w:divBdr>
    </w:div>
    <w:div w:id="1603801716">
      <w:bodyDiv w:val="1"/>
      <w:marLeft w:val="0"/>
      <w:marRight w:val="0"/>
      <w:marTop w:val="0"/>
      <w:marBottom w:val="0"/>
      <w:divBdr>
        <w:top w:val="none" w:sz="0" w:space="0" w:color="auto"/>
        <w:left w:val="none" w:sz="0" w:space="0" w:color="auto"/>
        <w:bottom w:val="none" w:sz="0" w:space="0" w:color="auto"/>
        <w:right w:val="none" w:sz="0" w:space="0" w:color="auto"/>
      </w:divBdr>
    </w:div>
    <w:div w:id="1616912114">
      <w:bodyDiv w:val="1"/>
      <w:marLeft w:val="0"/>
      <w:marRight w:val="0"/>
      <w:marTop w:val="0"/>
      <w:marBottom w:val="0"/>
      <w:divBdr>
        <w:top w:val="none" w:sz="0" w:space="0" w:color="auto"/>
        <w:left w:val="none" w:sz="0" w:space="0" w:color="auto"/>
        <w:bottom w:val="none" w:sz="0" w:space="0" w:color="auto"/>
        <w:right w:val="none" w:sz="0" w:space="0" w:color="auto"/>
      </w:divBdr>
    </w:div>
    <w:div w:id="1618024911">
      <w:bodyDiv w:val="1"/>
      <w:marLeft w:val="0"/>
      <w:marRight w:val="0"/>
      <w:marTop w:val="0"/>
      <w:marBottom w:val="0"/>
      <w:divBdr>
        <w:top w:val="none" w:sz="0" w:space="0" w:color="auto"/>
        <w:left w:val="none" w:sz="0" w:space="0" w:color="auto"/>
        <w:bottom w:val="none" w:sz="0" w:space="0" w:color="auto"/>
        <w:right w:val="none" w:sz="0" w:space="0" w:color="auto"/>
      </w:divBdr>
    </w:div>
    <w:div w:id="1619796804">
      <w:bodyDiv w:val="1"/>
      <w:marLeft w:val="0"/>
      <w:marRight w:val="0"/>
      <w:marTop w:val="0"/>
      <w:marBottom w:val="0"/>
      <w:divBdr>
        <w:top w:val="none" w:sz="0" w:space="0" w:color="auto"/>
        <w:left w:val="none" w:sz="0" w:space="0" w:color="auto"/>
        <w:bottom w:val="none" w:sz="0" w:space="0" w:color="auto"/>
        <w:right w:val="none" w:sz="0" w:space="0" w:color="auto"/>
      </w:divBdr>
    </w:div>
    <w:div w:id="1619948963">
      <w:bodyDiv w:val="1"/>
      <w:marLeft w:val="0"/>
      <w:marRight w:val="0"/>
      <w:marTop w:val="0"/>
      <w:marBottom w:val="0"/>
      <w:divBdr>
        <w:top w:val="none" w:sz="0" w:space="0" w:color="auto"/>
        <w:left w:val="none" w:sz="0" w:space="0" w:color="auto"/>
        <w:bottom w:val="none" w:sz="0" w:space="0" w:color="auto"/>
        <w:right w:val="none" w:sz="0" w:space="0" w:color="auto"/>
      </w:divBdr>
    </w:div>
    <w:div w:id="1620717846">
      <w:bodyDiv w:val="1"/>
      <w:marLeft w:val="0"/>
      <w:marRight w:val="0"/>
      <w:marTop w:val="0"/>
      <w:marBottom w:val="0"/>
      <w:divBdr>
        <w:top w:val="none" w:sz="0" w:space="0" w:color="auto"/>
        <w:left w:val="none" w:sz="0" w:space="0" w:color="auto"/>
        <w:bottom w:val="none" w:sz="0" w:space="0" w:color="auto"/>
        <w:right w:val="none" w:sz="0" w:space="0" w:color="auto"/>
      </w:divBdr>
      <w:divsChild>
        <w:div w:id="191307331">
          <w:marLeft w:val="480"/>
          <w:marRight w:val="0"/>
          <w:marTop w:val="0"/>
          <w:marBottom w:val="0"/>
          <w:divBdr>
            <w:top w:val="none" w:sz="0" w:space="0" w:color="auto"/>
            <w:left w:val="none" w:sz="0" w:space="0" w:color="auto"/>
            <w:bottom w:val="none" w:sz="0" w:space="0" w:color="auto"/>
            <w:right w:val="none" w:sz="0" w:space="0" w:color="auto"/>
          </w:divBdr>
        </w:div>
        <w:div w:id="1937857513">
          <w:marLeft w:val="480"/>
          <w:marRight w:val="0"/>
          <w:marTop w:val="0"/>
          <w:marBottom w:val="0"/>
          <w:divBdr>
            <w:top w:val="none" w:sz="0" w:space="0" w:color="auto"/>
            <w:left w:val="none" w:sz="0" w:space="0" w:color="auto"/>
            <w:bottom w:val="none" w:sz="0" w:space="0" w:color="auto"/>
            <w:right w:val="none" w:sz="0" w:space="0" w:color="auto"/>
          </w:divBdr>
        </w:div>
        <w:div w:id="208688666">
          <w:marLeft w:val="480"/>
          <w:marRight w:val="0"/>
          <w:marTop w:val="0"/>
          <w:marBottom w:val="0"/>
          <w:divBdr>
            <w:top w:val="none" w:sz="0" w:space="0" w:color="auto"/>
            <w:left w:val="none" w:sz="0" w:space="0" w:color="auto"/>
            <w:bottom w:val="none" w:sz="0" w:space="0" w:color="auto"/>
            <w:right w:val="none" w:sz="0" w:space="0" w:color="auto"/>
          </w:divBdr>
        </w:div>
        <w:div w:id="1280648575">
          <w:marLeft w:val="480"/>
          <w:marRight w:val="0"/>
          <w:marTop w:val="0"/>
          <w:marBottom w:val="0"/>
          <w:divBdr>
            <w:top w:val="none" w:sz="0" w:space="0" w:color="auto"/>
            <w:left w:val="none" w:sz="0" w:space="0" w:color="auto"/>
            <w:bottom w:val="none" w:sz="0" w:space="0" w:color="auto"/>
            <w:right w:val="none" w:sz="0" w:space="0" w:color="auto"/>
          </w:divBdr>
        </w:div>
        <w:div w:id="118227634">
          <w:marLeft w:val="480"/>
          <w:marRight w:val="0"/>
          <w:marTop w:val="0"/>
          <w:marBottom w:val="0"/>
          <w:divBdr>
            <w:top w:val="none" w:sz="0" w:space="0" w:color="auto"/>
            <w:left w:val="none" w:sz="0" w:space="0" w:color="auto"/>
            <w:bottom w:val="none" w:sz="0" w:space="0" w:color="auto"/>
            <w:right w:val="none" w:sz="0" w:space="0" w:color="auto"/>
          </w:divBdr>
        </w:div>
        <w:div w:id="1937058803">
          <w:marLeft w:val="480"/>
          <w:marRight w:val="0"/>
          <w:marTop w:val="0"/>
          <w:marBottom w:val="0"/>
          <w:divBdr>
            <w:top w:val="none" w:sz="0" w:space="0" w:color="auto"/>
            <w:left w:val="none" w:sz="0" w:space="0" w:color="auto"/>
            <w:bottom w:val="none" w:sz="0" w:space="0" w:color="auto"/>
            <w:right w:val="none" w:sz="0" w:space="0" w:color="auto"/>
          </w:divBdr>
        </w:div>
        <w:div w:id="483088969">
          <w:marLeft w:val="480"/>
          <w:marRight w:val="0"/>
          <w:marTop w:val="0"/>
          <w:marBottom w:val="0"/>
          <w:divBdr>
            <w:top w:val="none" w:sz="0" w:space="0" w:color="auto"/>
            <w:left w:val="none" w:sz="0" w:space="0" w:color="auto"/>
            <w:bottom w:val="none" w:sz="0" w:space="0" w:color="auto"/>
            <w:right w:val="none" w:sz="0" w:space="0" w:color="auto"/>
          </w:divBdr>
        </w:div>
        <w:div w:id="892158429">
          <w:marLeft w:val="480"/>
          <w:marRight w:val="0"/>
          <w:marTop w:val="0"/>
          <w:marBottom w:val="0"/>
          <w:divBdr>
            <w:top w:val="none" w:sz="0" w:space="0" w:color="auto"/>
            <w:left w:val="none" w:sz="0" w:space="0" w:color="auto"/>
            <w:bottom w:val="none" w:sz="0" w:space="0" w:color="auto"/>
            <w:right w:val="none" w:sz="0" w:space="0" w:color="auto"/>
          </w:divBdr>
        </w:div>
        <w:div w:id="1610119916">
          <w:marLeft w:val="480"/>
          <w:marRight w:val="0"/>
          <w:marTop w:val="0"/>
          <w:marBottom w:val="0"/>
          <w:divBdr>
            <w:top w:val="none" w:sz="0" w:space="0" w:color="auto"/>
            <w:left w:val="none" w:sz="0" w:space="0" w:color="auto"/>
            <w:bottom w:val="none" w:sz="0" w:space="0" w:color="auto"/>
            <w:right w:val="none" w:sz="0" w:space="0" w:color="auto"/>
          </w:divBdr>
        </w:div>
        <w:div w:id="1270043343">
          <w:marLeft w:val="480"/>
          <w:marRight w:val="0"/>
          <w:marTop w:val="0"/>
          <w:marBottom w:val="0"/>
          <w:divBdr>
            <w:top w:val="none" w:sz="0" w:space="0" w:color="auto"/>
            <w:left w:val="none" w:sz="0" w:space="0" w:color="auto"/>
            <w:bottom w:val="none" w:sz="0" w:space="0" w:color="auto"/>
            <w:right w:val="none" w:sz="0" w:space="0" w:color="auto"/>
          </w:divBdr>
        </w:div>
        <w:div w:id="1642727842">
          <w:marLeft w:val="480"/>
          <w:marRight w:val="0"/>
          <w:marTop w:val="0"/>
          <w:marBottom w:val="0"/>
          <w:divBdr>
            <w:top w:val="none" w:sz="0" w:space="0" w:color="auto"/>
            <w:left w:val="none" w:sz="0" w:space="0" w:color="auto"/>
            <w:bottom w:val="none" w:sz="0" w:space="0" w:color="auto"/>
            <w:right w:val="none" w:sz="0" w:space="0" w:color="auto"/>
          </w:divBdr>
        </w:div>
        <w:div w:id="199827854">
          <w:marLeft w:val="480"/>
          <w:marRight w:val="0"/>
          <w:marTop w:val="0"/>
          <w:marBottom w:val="0"/>
          <w:divBdr>
            <w:top w:val="none" w:sz="0" w:space="0" w:color="auto"/>
            <w:left w:val="none" w:sz="0" w:space="0" w:color="auto"/>
            <w:bottom w:val="none" w:sz="0" w:space="0" w:color="auto"/>
            <w:right w:val="none" w:sz="0" w:space="0" w:color="auto"/>
          </w:divBdr>
        </w:div>
        <w:div w:id="1325863545">
          <w:marLeft w:val="480"/>
          <w:marRight w:val="0"/>
          <w:marTop w:val="0"/>
          <w:marBottom w:val="0"/>
          <w:divBdr>
            <w:top w:val="none" w:sz="0" w:space="0" w:color="auto"/>
            <w:left w:val="none" w:sz="0" w:space="0" w:color="auto"/>
            <w:bottom w:val="none" w:sz="0" w:space="0" w:color="auto"/>
            <w:right w:val="none" w:sz="0" w:space="0" w:color="auto"/>
          </w:divBdr>
        </w:div>
        <w:div w:id="808979745">
          <w:marLeft w:val="480"/>
          <w:marRight w:val="0"/>
          <w:marTop w:val="0"/>
          <w:marBottom w:val="0"/>
          <w:divBdr>
            <w:top w:val="none" w:sz="0" w:space="0" w:color="auto"/>
            <w:left w:val="none" w:sz="0" w:space="0" w:color="auto"/>
            <w:bottom w:val="none" w:sz="0" w:space="0" w:color="auto"/>
            <w:right w:val="none" w:sz="0" w:space="0" w:color="auto"/>
          </w:divBdr>
        </w:div>
        <w:div w:id="1082871687">
          <w:marLeft w:val="480"/>
          <w:marRight w:val="0"/>
          <w:marTop w:val="0"/>
          <w:marBottom w:val="0"/>
          <w:divBdr>
            <w:top w:val="none" w:sz="0" w:space="0" w:color="auto"/>
            <w:left w:val="none" w:sz="0" w:space="0" w:color="auto"/>
            <w:bottom w:val="none" w:sz="0" w:space="0" w:color="auto"/>
            <w:right w:val="none" w:sz="0" w:space="0" w:color="auto"/>
          </w:divBdr>
        </w:div>
        <w:div w:id="490027791">
          <w:marLeft w:val="480"/>
          <w:marRight w:val="0"/>
          <w:marTop w:val="0"/>
          <w:marBottom w:val="0"/>
          <w:divBdr>
            <w:top w:val="none" w:sz="0" w:space="0" w:color="auto"/>
            <w:left w:val="none" w:sz="0" w:space="0" w:color="auto"/>
            <w:bottom w:val="none" w:sz="0" w:space="0" w:color="auto"/>
            <w:right w:val="none" w:sz="0" w:space="0" w:color="auto"/>
          </w:divBdr>
        </w:div>
        <w:div w:id="1483692460">
          <w:marLeft w:val="480"/>
          <w:marRight w:val="0"/>
          <w:marTop w:val="0"/>
          <w:marBottom w:val="0"/>
          <w:divBdr>
            <w:top w:val="none" w:sz="0" w:space="0" w:color="auto"/>
            <w:left w:val="none" w:sz="0" w:space="0" w:color="auto"/>
            <w:bottom w:val="none" w:sz="0" w:space="0" w:color="auto"/>
            <w:right w:val="none" w:sz="0" w:space="0" w:color="auto"/>
          </w:divBdr>
        </w:div>
        <w:div w:id="834305173">
          <w:marLeft w:val="480"/>
          <w:marRight w:val="0"/>
          <w:marTop w:val="0"/>
          <w:marBottom w:val="0"/>
          <w:divBdr>
            <w:top w:val="none" w:sz="0" w:space="0" w:color="auto"/>
            <w:left w:val="none" w:sz="0" w:space="0" w:color="auto"/>
            <w:bottom w:val="none" w:sz="0" w:space="0" w:color="auto"/>
            <w:right w:val="none" w:sz="0" w:space="0" w:color="auto"/>
          </w:divBdr>
        </w:div>
        <w:div w:id="2102143425">
          <w:marLeft w:val="480"/>
          <w:marRight w:val="0"/>
          <w:marTop w:val="0"/>
          <w:marBottom w:val="0"/>
          <w:divBdr>
            <w:top w:val="none" w:sz="0" w:space="0" w:color="auto"/>
            <w:left w:val="none" w:sz="0" w:space="0" w:color="auto"/>
            <w:bottom w:val="none" w:sz="0" w:space="0" w:color="auto"/>
            <w:right w:val="none" w:sz="0" w:space="0" w:color="auto"/>
          </w:divBdr>
        </w:div>
        <w:div w:id="1830561940">
          <w:marLeft w:val="480"/>
          <w:marRight w:val="0"/>
          <w:marTop w:val="0"/>
          <w:marBottom w:val="0"/>
          <w:divBdr>
            <w:top w:val="none" w:sz="0" w:space="0" w:color="auto"/>
            <w:left w:val="none" w:sz="0" w:space="0" w:color="auto"/>
            <w:bottom w:val="none" w:sz="0" w:space="0" w:color="auto"/>
            <w:right w:val="none" w:sz="0" w:space="0" w:color="auto"/>
          </w:divBdr>
        </w:div>
        <w:div w:id="993264656">
          <w:marLeft w:val="480"/>
          <w:marRight w:val="0"/>
          <w:marTop w:val="0"/>
          <w:marBottom w:val="0"/>
          <w:divBdr>
            <w:top w:val="none" w:sz="0" w:space="0" w:color="auto"/>
            <w:left w:val="none" w:sz="0" w:space="0" w:color="auto"/>
            <w:bottom w:val="none" w:sz="0" w:space="0" w:color="auto"/>
            <w:right w:val="none" w:sz="0" w:space="0" w:color="auto"/>
          </w:divBdr>
        </w:div>
        <w:div w:id="1590506736">
          <w:marLeft w:val="480"/>
          <w:marRight w:val="0"/>
          <w:marTop w:val="0"/>
          <w:marBottom w:val="0"/>
          <w:divBdr>
            <w:top w:val="none" w:sz="0" w:space="0" w:color="auto"/>
            <w:left w:val="none" w:sz="0" w:space="0" w:color="auto"/>
            <w:bottom w:val="none" w:sz="0" w:space="0" w:color="auto"/>
            <w:right w:val="none" w:sz="0" w:space="0" w:color="auto"/>
          </w:divBdr>
        </w:div>
        <w:div w:id="2055305187">
          <w:marLeft w:val="480"/>
          <w:marRight w:val="0"/>
          <w:marTop w:val="0"/>
          <w:marBottom w:val="0"/>
          <w:divBdr>
            <w:top w:val="none" w:sz="0" w:space="0" w:color="auto"/>
            <w:left w:val="none" w:sz="0" w:space="0" w:color="auto"/>
            <w:bottom w:val="none" w:sz="0" w:space="0" w:color="auto"/>
            <w:right w:val="none" w:sz="0" w:space="0" w:color="auto"/>
          </w:divBdr>
        </w:div>
        <w:div w:id="2096240032">
          <w:marLeft w:val="480"/>
          <w:marRight w:val="0"/>
          <w:marTop w:val="0"/>
          <w:marBottom w:val="0"/>
          <w:divBdr>
            <w:top w:val="none" w:sz="0" w:space="0" w:color="auto"/>
            <w:left w:val="none" w:sz="0" w:space="0" w:color="auto"/>
            <w:bottom w:val="none" w:sz="0" w:space="0" w:color="auto"/>
            <w:right w:val="none" w:sz="0" w:space="0" w:color="auto"/>
          </w:divBdr>
        </w:div>
        <w:div w:id="761608647">
          <w:marLeft w:val="480"/>
          <w:marRight w:val="0"/>
          <w:marTop w:val="0"/>
          <w:marBottom w:val="0"/>
          <w:divBdr>
            <w:top w:val="none" w:sz="0" w:space="0" w:color="auto"/>
            <w:left w:val="none" w:sz="0" w:space="0" w:color="auto"/>
            <w:bottom w:val="none" w:sz="0" w:space="0" w:color="auto"/>
            <w:right w:val="none" w:sz="0" w:space="0" w:color="auto"/>
          </w:divBdr>
        </w:div>
        <w:div w:id="623849567">
          <w:marLeft w:val="480"/>
          <w:marRight w:val="0"/>
          <w:marTop w:val="0"/>
          <w:marBottom w:val="0"/>
          <w:divBdr>
            <w:top w:val="none" w:sz="0" w:space="0" w:color="auto"/>
            <w:left w:val="none" w:sz="0" w:space="0" w:color="auto"/>
            <w:bottom w:val="none" w:sz="0" w:space="0" w:color="auto"/>
            <w:right w:val="none" w:sz="0" w:space="0" w:color="auto"/>
          </w:divBdr>
        </w:div>
        <w:div w:id="832796289">
          <w:marLeft w:val="480"/>
          <w:marRight w:val="0"/>
          <w:marTop w:val="0"/>
          <w:marBottom w:val="0"/>
          <w:divBdr>
            <w:top w:val="none" w:sz="0" w:space="0" w:color="auto"/>
            <w:left w:val="none" w:sz="0" w:space="0" w:color="auto"/>
            <w:bottom w:val="none" w:sz="0" w:space="0" w:color="auto"/>
            <w:right w:val="none" w:sz="0" w:space="0" w:color="auto"/>
          </w:divBdr>
        </w:div>
        <w:div w:id="1712028536">
          <w:marLeft w:val="480"/>
          <w:marRight w:val="0"/>
          <w:marTop w:val="0"/>
          <w:marBottom w:val="0"/>
          <w:divBdr>
            <w:top w:val="none" w:sz="0" w:space="0" w:color="auto"/>
            <w:left w:val="none" w:sz="0" w:space="0" w:color="auto"/>
            <w:bottom w:val="none" w:sz="0" w:space="0" w:color="auto"/>
            <w:right w:val="none" w:sz="0" w:space="0" w:color="auto"/>
          </w:divBdr>
        </w:div>
        <w:div w:id="1420364824">
          <w:marLeft w:val="480"/>
          <w:marRight w:val="0"/>
          <w:marTop w:val="0"/>
          <w:marBottom w:val="0"/>
          <w:divBdr>
            <w:top w:val="none" w:sz="0" w:space="0" w:color="auto"/>
            <w:left w:val="none" w:sz="0" w:space="0" w:color="auto"/>
            <w:bottom w:val="none" w:sz="0" w:space="0" w:color="auto"/>
            <w:right w:val="none" w:sz="0" w:space="0" w:color="auto"/>
          </w:divBdr>
        </w:div>
        <w:div w:id="1837920947">
          <w:marLeft w:val="480"/>
          <w:marRight w:val="0"/>
          <w:marTop w:val="0"/>
          <w:marBottom w:val="0"/>
          <w:divBdr>
            <w:top w:val="none" w:sz="0" w:space="0" w:color="auto"/>
            <w:left w:val="none" w:sz="0" w:space="0" w:color="auto"/>
            <w:bottom w:val="none" w:sz="0" w:space="0" w:color="auto"/>
            <w:right w:val="none" w:sz="0" w:space="0" w:color="auto"/>
          </w:divBdr>
        </w:div>
        <w:div w:id="1563180461">
          <w:marLeft w:val="480"/>
          <w:marRight w:val="0"/>
          <w:marTop w:val="0"/>
          <w:marBottom w:val="0"/>
          <w:divBdr>
            <w:top w:val="none" w:sz="0" w:space="0" w:color="auto"/>
            <w:left w:val="none" w:sz="0" w:space="0" w:color="auto"/>
            <w:bottom w:val="none" w:sz="0" w:space="0" w:color="auto"/>
            <w:right w:val="none" w:sz="0" w:space="0" w:color="auto"/>
          </w:divBdr>
        </w:div>
        <w:div w:id="635065196">
          <w:marLeft w:val="480"/>
          <w:marRight w:val="0"/>
          <w:marTop w:val="0"/>
          <w:marBottom w:val="0"/>
          <w:divBdr>
            <w:top w:val="none" w:sz="0" w:space="0" w:color="auto"/>
            <w:left w:val="none" w:sz="0" w:space="0" w:color="auto"/>
            <w:bottom w:val="none" w:sz="0" w:space="0" w:color="auto"/>
            <w:right w:val="none" w:sz="0" w:space="0" w:color="auto"/>
          </w:divBdr>
        </w:div>
        <w:div w:id="2116094444">
          <w:marLeft w:val="480"/>
          <w:marRight w:val="0"/>
          <w:marTop w:val="0"/>
          <w:marBottom w:val="0"/>
          <w:divBdr>
            <w:top w:val="none" w:sz="0" w:space="0" w:color="auto"/>
            <w:left w:val="none" w:sz="0" w:space="0" w:color="auto"/>
            <w:bottom w:val="none" w:sz="0" w:space="0" w:color="auto"/>
            <w:right w:val="none" w:sz="0" w:space="0" w:color="auto"/>
          </w:divBdr>
        </w:div>
        <w:div w:id="840968639">
          <w:marLeft w:val="480"/>
          <w:marRight w:val="0"/>
          <w:marTop w:val="0"/>
          <w:marBottom w:val="0"/>
          <w:divBdr>
            <w:top w:val="none" w:sz="0" w:space="0" w:color="auto"/>
            <w:left w:val="none" w:sz="0" w:space="0" w:color="auto"/>
            <w:bottom w:val="none" w:sz="0" w:space="0" w:color="auto"/>
            <w:right w:val="none" w:sz="0" w:space="0" w:color="auto"/>
          </w:divBdr>
        </w:div>
        <w:div w:id="418672844">
          <w:marLeft w:val="480"/>
          <w:marRight w:val="0"/>
          <w:marTop w:val="0"/>
          <w:marBottom w:val="0"/>
          <w:divBdr>
            <w:top w:val="none" w:sz="0" w:space="0" w:color="auto"/>
            <w:left w:val="none" w:sz="0" w:space="0" w:color="auto"/>
            <w:bottom w:val="none" w:sz="0" w:space="0" w:color="auto"/>
            <w:right w:val="none" w:sz="0" w:space="0" w:color="auto"/>
          </w:divBdr>
        </w:div>
        <w:div w:id="1675838809">
          <w:marLeft w:val="480"/>
          <w:marRight w:val="0"/>
          <w:marTop w:val="0"/>
          <w:marBottom w:val="0"/>
          <w:divBdr>
            <w:top w:val="none" w:sz="0" w:space="0" w:color="auto"/>
            <w:left w:val="none" w:sz="0" w:space="0" w:color="auto"/>
            <w:bottom w:val="none" w:sz="0" w:space="0" w:color="auto"/>
            <w:right w:val="none" w:sz="0" w:space="0" w:color="auto"/>
          </w:divBdr>
        </w:div>
        <w:div w:id="99303433">
          <w:marLeft w:val="480"/>
          <w:marRight w:val="0"/>
          <w:marTop w:val="0"/>
          <w:marBottom w:val="0"/>
          <w:divBdr>
            <w:top w:val="none" w:sz="0" w:space="0" w:color="auto"/>
            <w:left w:val="none" w:sz="0" w:space="0" w:color="auto"/>
            <w:bottom w:val="none" w:sz="0" w:space="0" w:color="auto"/>
            <w:right w:val="none" w:sz="0" w:space="0" w:color="auto"/>
          </w:divBdr>
        </w:div>
        <w:div w:id="990216039">
          <w:marLeft w:val="480"/>
          <w:marRight w:val="0"/>
          <w:marTop w:val="0"/>
          <w:marBottom w:val="0"/>
          <w:divBdr>
            <w:top w:val="none" w:sz="0" w:space="0" w:color="auto"/>
            <w:left w:val="none" w:sz="0" w:space="0" w:color="auto"/>
            <w:bottom w:val="none" w:sz="0" w:space="0" w:color="auto"/>
            <w:right w:val="none" w:sz="0" w:space="0" w:color="auto"/>
          </w:divBdr>
        </w:div>
        <w:div w:id="1243685170">
          <w:marLeft w:val="480"/>
          <w:marRight w:val="0"/>
          <w:marTop w:val="0"/>
          <w:marBottom w:val="0"/>
          <w:divBdr>
            <w:top w:val="none" w:sz="0" w:space="0" w:color="auto"/>
            <w:left w:val="none" w:sz="0" w:space="0" w:color="auto"/>
            <w:bottom w:val="none" w:sz="0" w:space="0" w:color="auto"/>
            <w:right w:val="none" w:sz="0" w:space="0" w:color="auto"/>
          </w:divBdr>
        </w:div>
        <w:div w:id="439380675">
          <w:marLeft w:val="480"/>
          <w:marRight w:val="0"/>
          <w:marTop w:val="0"/>
          <w:marBottom w:val="0"/>
          <w:divBdr>
            <w:top w:val="none" w:sz="0" w:space="0" w:color="auto"/>
            <w:left w:val="none" w:sz="0" w:space="0" w:color="auto"/>
            <w:bottom w:val="none" w:sz="0" w:space="0" w:color="auto"/>
            <w:right w:val="none" w:sz="0" w:space="0" w:color="auto"/>
          </w:divBdr>
        </w:div>
        <w:div w:id="1703944858">
          <w:marLeft w:val="480"/>
          <w:marRight w:val="0"/>
          <w:marTop w:val="0"/>
          <w:marBottom w:val="0"/>
          <w:divBdr>
            <w:top w:val="none" w:sz="0" w:space="0" w:color="auto"/>
            <w:left w:val="none" w:sz="0" w:space="0" w:color="auto"/>
            <w:bottom w:val="none" w:sz="0" w:space="0" w:color="auto"/>
            <w:right w:val="none" w:sz="0" w:space="0" w:color="auto"/>
          </w:divBdr>
        </w:div>
        <w:div w:id="31612669">
          <w:marLeft w:val="480"/>
          <w:marRight w:val="0"/>
          <w:marTop w:val="0"/>
          <w:marBottom w:val="0"/>
          <w:divBdr>
            <w:top w:val="none" w:sz="0" w:space="0" w:color="auto"/>
            <w:left w:val="none" w:sz="0" w:space="0" w:color="auto"/>
            <w:bottom w:val="none" w:sz="0" w:space="0" w:color="auto"/>
            <w:right w:val="none" w:sz="0" w:space="0" w:color="auto"/>
          </w:divBdr>
        </w:div>
        <w:div w:id="642151619">
          <w:marLeft w:val="480"/>
          <w:marRight w:val="0"/>
          <w:marTop w:val="0"/>
          <w:marBottom w:val="0"/>
          <w:divBdr>
            <w:top w:val="none" w:sz="0" w:space="0" w:color="auto"/>
            <w:left w:val="none" w:sz="0" w:space="0" w:color="auto"/>
            <w:bottom w:val="none" w:sz="0" w:space="0" w:color="auto"/>
            <w:right w:val="none" w:sz="0" w:space="0" w:color="auto"/>
          </w:divBdr>
        </w:div>
        <w:div w:id="269122178">
          <w:marLeft w:val="480"/>
          <w:marRight w:val="0"/>
          <w:marTop w:val="0"/>
          <w:marBottom w:val="0"/>
          <w:divBdr>
            <w:top w:val="none" w:sz="0" w:space="0" w:color="auto"/>
            <w:left w:val="none" w:sz="0" w:space="0" w:color="auto"/>
            <w:bottom w:val="none" w:sz="0" w:space="0" w:color="auto"/>
            <w:right w:val="none" w:sz="0" w:space="0" w:color="auto"/>
          </w:divBdr>
        </w:div>
        <w:div w:id="1780445987">
          <w:marLeft w:val="480"/>
          <w:marRight w:val="0"/>
          <w:marTop w:val="0"/>
          <w:marBottom w:val="0"/>
          <w:divBdr>
            <w:top w:val="none" w:sz="0" w:space="0" w:color="auto"/>
            <w:left w:val="none" w:sz="0" w:space="0" w:color="auto"/>
            <w:bottom w:val="none" w:sz="0" w:space="0" w:color="auto"/>
            <w:right w:val="none" w:sz="0" w:space="0" w:color="auto"/>
          </w:divBdr>
        </w:div>
        <w:div w:id="627856812">
          <w:marLeft w:val="480"/>
          <w:marRight w:val="0"/>
          <w:marTop w:val="0"/>
          <w:marBottom w:val="0"/>
          <w:divBdr>
            <w:top w:val="none" w:sz="0" w:space="0" w:color="auto"/>
            <w:left w:val="none" w:sz="0" w:space="0" w:color="auto"/>
            <w:bottom w:val="none" w:sz="0" w:space="0" w:color="auto"/>
            <w:right w:val="none" w:sz="0" w:space="0" w:color="auto"/>
          </w:divBdr>
        </w:div>
        <w:div w:id="1222329291">
          <w:marLeft w:val="480"/>
          <w:marRight w:val="0"/>
          <w:marTop w:val="0"/>
          <w:marBottom w:val="0"/>
          <w:divBdr>
            <w:top w:val="none" w:sz="0" w:space="0" w:color="auto"/>
            <w:left w:val="none" w:sz="0" w:space="0" w:color="auto"/>
            <w:bottom w:val="none" w:sz="0" w:space="0" w:color="auto"/>
            <w:right w:val="none" w:sz="0" w:space="0" w:color="auto"/>
          </w:divBdr>
        </w:div>
        <w:div w:id="1866167967">
          <w:marLeft w:val="480"/>
          <w:marRight w:val="0"/>
          <w:marTop w:val="0"/>
          <w:marBottom w:val="0"/>
          <w:divBdr>
            <w:top w:val="none" w:sz="0" w:space="0" w:color="auto"/>
            <w:left w:val="none" w:sz="0" w:space="0" w:color="auto"/>
            <w:bottom w:val="none" w:sz="0" w:space="0" w:color="auto"/>
            <w:right w:val="none" w:sz="0" w:space="0" w:color="auto"/>
          </w:divBdr>
        </w:div>
        <w:div w:id="1713386774">
          <w:marLeft w:val="480"/>
          <w:marRight w:val="0"/>
          <w:marTop w:val="0"/>
          <w:marBottom w:val="0"/>
          <w:divBdr>
            <w:top w:val="none" w:sz="0" w:space="0" w:color="auto"/>
            <w:left w:val="none" w:sz="0" w:space="0" w:color="auto"/>
            <w:bottom w:val="none" w:sz="0" w:space="0" w:color="auto"/>
            <w:right w:val="none" w:sz="0" w:space="0" w:color="auto"/>
          </w:divBdr>
        </w:div>
        <w:div w:id="842741764">
          <w:marLeft w:val="480"/>
          <w:marRight w:val="0"/>
          <w:marTop w:val="0"/>
          <w:marBottom w:val="0"/>
          <w:divBdr>
            <w:top w:val="none" w:sz="0" w:space="0" w:color="auto"/>
            <w:left w:val="none" w:sz="0" w:space="0" w:color="auto"/>
            <w:bottom w:val="none" w:sz="0" w:space="0" w:color="auto"/>
            <w:right w:val="none" w:sz="0" w:space="0" w:color="auto"/>
          </w:divBdr>
        </w:div>
        <w:div w:id="276301824">
          <w:marLeft w:val="480"/>
          <w:marRight w:val="0"/>
          <w:marTop w:val="0"/>
          <w:marBottom w:val="0"/>
          <w:divBdr>
            <w:top w:val="none" w:sz="0" w:space="0" w:color="auto"/>
            <w:left w:val="none" w:sz="0" w:space="0" w:color="auto"/>
            <w:bottom w:val="none" w:sz="0" w:space="0" w:color="auto"/>
            <w:right w:val="none" w:sz="0" w:space="0" w:color="auto"/>
          </w:divBdr>
        </w:div>
      </w:divsChild>
    </w:div>
    <w:div w:id="1623489983">
      <w:bodyDiv w:val="1"/>
      <w:marLeft w:val="0"/>
      <w:marRight w:val="0"/>
      <w:marTop w:val="0"/>
      <w:marBottom w:val="0"/>
      <w:divBdr>
        <w:top w:val="none" w:sz="0" w:space="0" w:color="auto"/>
        <w:left w:val="none" w:sz="0" w:space="0" w:color="auto"/>
        <w:bottom w:val="none" w:sz="0" w:space="0" w:color="auto"/>
        <w:right w:val="none" w:sz="0" w:space="0" w:color="auto"/>
      </w:divBdr>
    </w:div>
    <w:div w:id="1639913287">
      <w:bodyDiv w:val="1"/>
      <w:marLeft w:val="0"/>
      <w:marRight w:val="0"/>
      <w:marTop w:val="0"/>
      <w:marBottom w:val="0"/>
      <w:divBdr>
        <w:top w:val="none" w:sz="0" w:space="0" w:color="auto"/>
        <w:left w:val="none" w:sz="0" w:space="0" w:color="auto"/>
        <w:bottom w:val="none" w:sz="0" w:space="0" w:color="auto"/>
        <w:right w:val="none" w:sz="0" w:space="0" w:color="auto"/>
      </w:divBdr>
    </w:div>
    <w:div w:id="1640921432">
      <w:bodyDiv w:val="1"/>
      <w:marLeft w:val="0"/>
      <w:marRight w:val="0"/>
      <w:marTop w:val="0"/>
      <w:marBottom w:val="0"/>
      <w:divBdr>
        <w:top w:val="none" w:sz="0" w:space="0" w:color="auto"/>
        <w:left w:val="none" w:sz="0" w:space="0" w:color="auto"/>
        <w:bottom w:val="none" w:sz="0" w:space="0" w:color="auto"/>
        <w:right w:val="none" w:sz="0" w:space="0" w:color="auto"/>
      </w:divBdr>
    </w:div>
    <w:div w:id="1642810333">
      <w:bodyDiv w:val="1"/>
      <w:marLeft w:val="0"/>
      <w:marRight w:val="0"/>
      <w:marTop w:val="0"/>
      <w:marBottom w:val="0"/>
      <w:divBdr>
        <w:top w:val="none" w:sz="0" w:space="0" w:color="auto"/>
        <w:left w:val="none" w:sz="0" w:space="0" w:color="auto"/>
        <w:bottom w:val="none" w:sz="0" w:space="0" w:color="auto"/>
        <w:right w:val="none" w:sz="0" w:space="0" w:color="auto"/>
      </w:divBdr>
      <w:divsChild>
        <w:div w:id="1869416246">
          <w:marLeft w:val="480"/>
          <w:marRight w:val="0"/>
          <w:marTop w:val="0"/>
          <w:marBottom w:val="0"/>
          <w:divBdr>
            <w:top w:val="none" w:sz="0" w:space="0" w:color="auto"/>
            <w:left w:val="none" w:sz="0" w:space="0" w:color="auto"/>
            <w:bottom w:val="none" w:sz="0" w:space="0" w:color="auto"/>
            <w:right w:val="none" w:sz="0" w:space="0" w:color="auto"/>
          </w:divBdr>
        </w:div>
        <w:div w:id="650132334">
          <w:marLeft w:val="480"/>
          <w:marRight w:val="0"/>
          <w:marTop w:val="0"/>
          <w:marBottom w:val="0"/>
          <w:divBdr>
            <w:top w:val="none" w:sz="0" w:space="0" w:color="auto"/>
            <w:left w:val="none" w:sz="0" w:space="0" w:color="auto"/>
            <w:bottom w:val="none" w:sz="0" w:space="0" w:color="auto"/>
            <w:right w:val="none" w:sz="0" w:space="0" w:color="auto"/>
          </w:divBdr>
        </w:div>
        <w:div w:id="396393416">
          <w:marLeft w:val="480"/>
          <w:marRight w:val="0"/>
          <w:marTop w:val="0"/>
          <w:marBottom w:val="0"/>
          <w:divBdr>
            <w:top w:val="none" w:sz="0" w:space="0" w:color="auto"/>
            <w:left w:val="none" w:sz="0" w:space="0" w:color="auto"/>
            <w:bottom w:val="none" w:sz="0" w:space="0" w:color="auto"/>
            <w:right w:val="none" w:sz="0" w:space="0" w:color="auto"/>
          </w:divBdr>
        </w:div>
        <w:div w:id="1330064129">
          <w:marLeft w:val="480"/>
          <w:marRight w:val="0"/>
          <w:marTop w:val="0"/>
          <w:marBottom w:val="0"/>
          <w:divBdr>
            <w:top w:val="none" w:sz="0" w:space="0" w:color="auto"/>
            <w:left w:val="none" w:sz="0" w:space="0" w:color="auto"/>
            <w:bottom w:val="none" w:sz="0" w:space="0" w:color="auto"/>
            <w:right w:val="none" w:sz="0" w:space="0" w:color="auto"/>
          </w:divBdr>
        </w:div>
        <w:div w:id="1803157691">
          <w:marLeft w:val="480"/>
          <w:marRight w:val="0"/>
          <w:marTop w:val="0"/>
          <w:marBottom w:val="0"/>
          <w:divBdr>
            <w:top w:val="none" w:sz="0" w:space="0" w:color="auto"/>
            <w:left w:val="none" w:sz="0" w:space="0" w:color="auto"/>
            <w:bottom w:val="none" w:sz="0" w:space="0" w:color="auto"/>
            <w:right w:val="none" w:sz="0" w:space="0" w:color="auto"/>
          </w:divBdr>
        </w:div>
        <w:div w:id="175967985">
          <w:marLeft w:val="480"/>
          <w:marRight w:val="0"/>
          <w:marTop w:val="0"/>
          <w:marBottom w:val="0"/>
          <w:divBdr>
            <w:top w:val="none" w:sz="0" w:space="0" w:color="auto"/>
            <w:left w:val="none" w:sz="0" w:space="0" w:color="auto"/>
            <w:bottom w:val="none" w:sz="0" w:space="0" w:color="auto"/>
            <w:right w:val="none" w:sz="0" w:space="0" w:color="auto"/>
          </w:divBdr>
        </w:div>
        <w:div w:id="1227641316">
          <w:marLeft w:val="480"/>
          <w:marRight w:val="0"/>
          <w:marTop w:val="0"/>
          <w:marBottom w:val="0"/>
          <w:divBdr>
            <w:top w:val="none" w:sz="0" w:space="0" w:color="auto"/>
            <w:left w:val="none" w:sz="0" w:space="0" w:color="auto"/>
            <w:bottom w:val="none" w:sz="0" w:space="0" w:color="auto"/>
            <w:right w:val="none" w:sz="0" w:space="0" w:color="auto"/>
          </w:divBdr>
        </w:div>
        <w:div w:id="786392813">
          <w:marLeft w:val="480"/>
          <w:marRight w:val="0"/>
          <w:marTop w:val="0"/>
          <w:marBottom w:val="0"/>
          <w:divBdr>
            <w:top w:val="none" w:sz="0" w:space="0" w:color="auto"/>
            <w:left w:val="none" w:sz="0" w:space="0" w:color="auto"/>
            <w:bottom w:val="none" w:sz="0" w:space="0" w:color="auto"/>
            <w:right w:val="none" w:sz="0" w:space="0" w:color="auto"/>
          </w:divBdr>
        </w:div>
        <w:div w:id="1195389126">
          <w:marLeft w:val="480"/>
          <w:marRight w:val="0"/>
          <w:marTop w:val="0"/>
          <w:marBottom w:val="0"/>
          <w:divBdr>
            <w:top w:val="none" w:sz="0" w:space="0" w:color="auto"/>
            <w:left w:val="none" w:sz="0" w:space="0" w:color="auto"/>
            <w:bottom w:val="none" w:sz="0" w:space="0" w:color="auto"/>
            <w:right w:val="none" w:sz="0" w:space="0" w:color="auto"/>
          </w:divBdr>
        </w:div>
        <w:div w:id="968320202">
          <w:marLeft w:val="480"/>
          <w:marRight w:val="0"/>
          <w:marTop w:val="0"/>
          <w:marBottom w:val="0"/>
          <w:divBdr>
            <w:top w:val="none" w:sz="0" w:space="0" w:color="auto"/>
            <w:left w:val="none" w:sz="0" w:space="0" w:color="auto"/>
            <w:bottom w:val="none" w:sz="0" w:space="0" w:color="auto"/>
            <w:right w:val="none" w:sz="0" w:space="0" w:color="auto"/>
          </w:divBdr>
        </w:div>
        <w:div w:id="1027636282">
          <w:marLeft w:val="480"/>
          <w:marRight w:val="0"/>
          <w:marTop w:val="0"/>
          <w:marBottom w:val="0"/>
          <w:divBdr>
            <w:top w:val="none" w:sz="0" w:space="0" w:color="auto"/>
            <w:left w:val="none" w:sz="0" w:space="0" w:color="auto"/>
            <w:bottom w:val="none" w:sz="0" w:space="0" w:color="auto"/>
            <w:right w:val="none" w:sz="0" w:space="0" w:color="auto"/>
          </w:divBdr>
        </w:div>
        <w:div w:id="2080126774">
          <w:marLeft w:val="480"/>
          <w:marRight w:val="0"/>
          <w:marTop w:val="0"/>
          <w:marBottom w:val="0"/>
          <w:divBdr>
            <w:top w:val="none" w:sz="0" w:space="0" w:color="auto"/>
            <w:left w:val="none" w:sz="0" w:space="0" w:color="auto"/>
            <w:bottom w:val="none" w:sz="0" w:space="0" w:color="auto"/>
            <w:right w:val="none" w:sz="0" w:space="0" w:color="auto"/>
          </w:divBdr>
        </w:div>
        <w:div w:id="446506254">
          <w:marLeft w:val="480"/>
          <w:marRight w:val="0"/>
          <w:marTop w:val="0"/>
          <w:marBottom w:val="0"/>
          <w:divBdr>
            <w:top w:val="none" w:sz="0" w:space="0" w:color="auto"/>
            <w:left w:val="none" w:sz="0" w:space="0" w:color="auto"/>
            <w:bottom w:val="none" w:sz="0" w:space="0" w:color="auto"/>
            <w:right w:val="none" w:sz="0" w:space="0" w:color="auto"/>
          </w:divBdr>
        </w:div>
        <w:div w:id="465122317">
          <w:marLeft w:val="480"/>
          <w:marRight w:val="0"/>
          <w:marTop w:val="0"/>
          <w:marBottom w:val="0"/>
          <w:divBdr>
            <w:top w:val="none" w:sz="0" w:space="0" w:color="auto"/>
            <w:left w:val="none" w:sz="0" w:space="0" w:color="auto"/>
            <w:bottom w:val="none" w:sz="0" w:space="0" w:color="auto"/>
            <w:right w:val="none" w:sz="0" w:space="0" w:color="auto"/>
          </w:divBdr>
        </w:div>
        <w:div w:id="1751803483">
          <w:marLeft w:val="480"/>
          <w:marRight w:val="0"/>
          <w:marTop w:val="0"/>
          <w:marBottom w:val="0"/>
          <w:divBdr>
            <w:top w:val="none" w:sz="0" w:space="0" w:color="auto"/>
            <w:left w:val="none" w:sz="0" w:space="0" w:color="auto"/>
            <w:bottom w:val="none" w:sz="0" w:space="0" w:color="auto"/>
            <w:right w:val="none" w:sz="0" w:space="0" w:color="auto"/>
          </w:divBdr>
        </w:div>
        <w:div w:id="1677154123">
          <w:marLeft w:val="480"/>
          <w:marRight w:val="0"/>
          <w:marTop w:val="0"/>
          <w:marBottom w:val="0"/>
          <w:divBdr>
            <w:top w:val="none" w:sz="0" w:space="0" w:color="auto"/>
            <w:left w:val="none" w:sz="0" w:space="0" w:color="auto"/>
            <w:bottom w:val="none" w:sz="0" w:space="0" w:color="auto"/>
            <w:right w:val="none" w:sz="0" w:space="0" w:color="auto"/>
          </w:divBdr>
        </w:div>
        <w:div w:id="1781148344">
          <w:marLeft w:val="480"/>
          <w:marRight w:val="0"/>
          <w:marTop w:val="0"/>
          <w:marBottom w:val="0"/>
          <w:divBdr>
            <w:top w:val="none" w:sz="0" w:space="0" w:color="auto"/>
            <w:left w:val="none" w:sz="0" w:space="0" w:color="auto"/>
            <w:bottom w:val="none" w:sz="0" w:space="0" w:color="auto"/>
            <w:right w:val="none" w:sz="0" w:space="0" w:color="auto"/>
          </w:divBdr>
        </w:div>
        <w:div w:id="1556813638">
          <w:marLeft w:val="480"/>
          <w:marRight w:val="0"/>
          <w:marTop w:val="0"/>
          <w:marBottom w:val="0"/>
          <w:divBdr>
            <w:top w:val="none" w:sz="0" w:space="0" w:color="auto"/>
            <w:left w:val="none" w:sz="0" w:space="0" w:color="auto"/>
            <w:bottom w:val="none" w:sz="0" w:space="0" w:color="auto"/>
            <w:right w:val="none" w:sz="0" w:space="0" w:color="auto"/>
          </w:divBdr>
        </w:div>
        <w:div w:id="1511947578">
          <w:marLeft w:val="480"/>
          <w:marRight w:val="0"/>
          <w:marTop w:val="0"/>
          <w:marBottom w:val="0"/>
          <w:divBdr>
            <w:top w:val="none" w:sz="0" w:space="0" w:color="auto"/>
            <w:left w:val="none" w:sz="0" w:space="0" w:color="auto"/>
            <w:bottom w:val="none" w:sz="0" w:space="0" w:color="auto"/>
            <w:right w:val="none" w:sz="0" w:space="0" w:color="auto"/>
          </w:divBdr>
        </w:div>
        <w:div w:id="1073552005">
          <w:marLeft w:val="480"/>
          <w:marRight w:val="0"/>
          <w:marTop w:val="0"/>
          <w:marBottom w:val="0"/>
          <w:divBdr>
            <w:top w:val="none" w:sz="0" w:space="0" w:color="auto"/>
            <w:left w:val="none" w:sz="0" w:space="0" w:color="auto"/>
            <w:bottom w:val="none" w:sz="0" w:space="0" w:color="auto"/>
            <w:right w:val="none" w:sz="0" w:space="0" w:color="auto"/>
          </w:divBdr>
        </w:div>
        <w:div w:id="1663970361">
          <w:marLeft w:val="480"/>
          <w:marRight w:val="0"/>
          <w:marTop w:val="0"/>
          <w:marBottom w:val="0"/>
          <w:divBdr>
            <w:top w:val="none" w:sz="0" w:space="0" w:color="auto"/>
            <w:left w:val="none" w:sz="0" w:space="0" w:color="auto"/>
            <w:bottom w:val="none" w:sz="0" w:space="0" w:color="auto"/>
            <w:right w:val="none" w:sz="0" w:space="0" w:color="auto"/>
          </w:divBdr>
        </w:div>
        <w:div w:id="209612736">
          <w:marLeft w:val="480"/>
          <w:marRight w:val="0"/>
          <w:marTop w:val="0"/>
          <w:marBottom w:val="0"/>
          <w:divBdr>
            <w:top w:val="none" w:sz="0" w:space="0" w:color="auto"/>
            <w:left w:val="none" w:sz="0" w:space="0" w:color="auto"/>
            <w:bottom w:val="none" w:sz="0" w:space="0" w:color="auto"/>
            <w:right w:val="none" w:sz="0" w:space="0" w:color="auto"/>
          </w:divBdr>
        </w:div>
        <w:div w:id="1206865287">
          <w:marLeft w:val="480"/>
          <w:marRight w:val="0"/>
          <w:marTop w:val="0"/>
          <w:marBottom w:val="0"/>
          <w:divBdr>
            <w:top w:val="none" w:sz="0" w:space="0" w:color="auto"/>
            <w:left w:val="none" w:sz="0" w:space="0" w:color="auto"/>
            <w:bottom w:val="none" w:sz="0" w:space="0" w:color="auto"/>
            <w:right w:val="none" w:sz="0" w:space="0" w:color="auto"/>
          </w:divBdr>
        </w:div>
        <w:div w:id="1448499375">
          <w:marLeft w:val="480"/>
          <w:marRight w:val="0"/>
          <w:marTop w:val="0"/>
          <w:marBottom w:val="0"/>
          <w:divBdr>
            <w:top w:val="none" w:sz="0" w:space="0" w:color="auto"/>
            <w:left w:val="none" w:sz="0" w:space="0" w:color="auto"/>
            <w:bottom w:val="none" w:sz="0" w:space="0" w:color="auto"/>
            <w:right w:val="none" w:sz="0" w:space="0" w:color="auto"/>
          </w:divBdr>
        </w:div>
        <w:div w:id="1584877779">
          <w:marLeft w:val="480"/>
          <w:marRight w:val="0"/>
          <w:marTop w:val="0"/>
          <w:marBottom w:val="0"/>
          <w:divBdr>
            <w:top w:val="none" w:sz="0" w:space="0" w:color="auto"/>
            <w:left w:val="none" w:sz="0" w:space="0" w:color="auto"/>
            <w:bottom w:val="none" w:sz="0" w:space="0" w:color="auto"/>
            <w:right w:val="none" w:sz="0" w:space="0" w:color="auto"/>
          </w:divBdr>
        </w:div>
        <w:div w:id="1386678087">
          <w:marLeft w:val="480"/>
          <w:marRight w:val="0"/>
          <w:marTop w:val="0"/>
          <w:marBottom w:val="0"/>
          <w:divBdr>
            <w:top w:val="none" w:sz="0" w:space="0" w:color="auto"/>
            <w:left w:val="none" w:sz="0" w:space="0" w:color="auto"/>
            <w:bottom w:val="none" w:sz="0" w:space="0" w:color="auto"/>
            <w:right w:val="none" w:sz="0" w:space="0" w:color="auto"/>
          </w:divBdr>
        </w:div>
        <w:div w:id="1073312106">
          <w:marLeft w:val="480"/>
          <w:marRight w:val="0"/>
          <w:marTop w:val="0"/>
          <w:marBottom w:val="0"/>
          <w:divBdr>
            <w:top w:val="none" w:sz="0" w:space="0" w:color="auto"/>
            <w:left w:val="none" w:sz="0" w:space="0" w:color="auto"/>
            <w:bottom w:val="none" w:sz="0" w:space="0" w:color="auto"/>
            <w:right w:val="none" w:sz="0" w:space="0" w:color="auto"/>
          </w:divBdr>
        </w:div>
        <w:div w:id="182016286">
          <w:marLeft w:val="480"/>
          <w:marRight w:val="0"/>
          <w:marTop w:val="0"/>
          <w:marBottom w:val="0"/>
          <w:divBdr>
            <w:top w:val="none" w:sz="0" w:space="0" w:color="auto"/>
            <w:left w:val="none" w:sz="0" w:space="0" w:color="auto"/>
            <w:bottom w:val="none" w:sz="0" w:space="0" w:color="auto"/>
            <w:right w:val="none" w:sz="0" w:space="0" w:color="auto"/>
          </w:divBdr>
        </w:div>
        <w:div w:id="1841698671">
          <w:marLeft w:val="480"/>
          <w:marRight w:val="0"/>
          <w:marTop w:val="0"/>
          <w:marBottom w:val="0"/>
          <w:divBdr>
            <w:top w:val="none" w:sz="0" w:space="0" w:color="auto"/>
            <w:left w:val="none" w:sz="0" w:space="0" w:color="auto"/>
            <w:bottom w:val="none" w:sz="0" w:space="0" w:color="auto"/>
            <w:right w:val="none" w:sz="0" w:space="0" w:color="auto"/>
          </w:divBdr>
        </w:div>
        <w:div w:id="2085027958">
          <w:marLeft w:val="480"/>
          <w:marRight w:val="0"/>
          <w:marTop w:val="0"/>
          <w:marBottom w:val="0"/>
          <w:divBdr>
            <w:top w:val="none" w:sz="0" w:space="0" w:color="auto"/>
            <w:left w:val="none" w:sz="0" w:space="0" w:color="auto"/>
            <w:bottom w:val="none" w:sz="0" w:space="0" w:color="auto"/>
            <w:right w:val="none" w:sz="0" w:space="0" w:color="auto"/>
          </w:divBdr>
        </w:div>
        <w:div w:id="940801282">
          <w:marLeft w:val="480"/>
          <w:marRight w:val="0"/>
          <w:marTop w:val="0"/>
          <w:marBottom w:val="0"/>
          <w:divBdr>
            <w:top w:val="none" w:sz="0" w:space="0" w:color="auto"/>
            <w:left w:val="none" w:sz="0" w:space="0" w:color="auto"/>
            <w:bottom w:val="none" w:sz="0" w:space="0" w:color="auto"/>
            <w:right w:val="none" w:sz="0" w:space="0" w:color="auto"/>
          </w:divBdr>
        </w:div>
        <w:div w:id="1839416610">
          <w:marLeft w:val="480"/>
          <w:marRight w:val="0"/>
          <w:marTop w:val="0"/>
          <w:marBottom w:val="0"/>
          <w:divBdr>
            <w:top w:val="none" w:sz="0" w:space="0" w:color="auto"/>
            <w:left w:val="none" w:sz="0" w:space="0" w:color="auto"/>
            <w:bottom w:val="none" w:sz="0" w:space="0" w:color="auto"/>
            <w:right w:val="none" w:sz="0" w:space="0" w:color="auto"/>
          </w:divBdr>
        </w:div>
        <w:div w:id="1129129270">
          <w:marLeft w:val="480"/>
          <w:marRight w:val="0"/>
          <w:marTop w:val="0"/>
          <w:marBottom w:val="0"/>
          <w:divBdr>
            <w:top w:val="none" w:sz="0" w:space="0" w:color="auto"/>
            <w:left w:val="none" w:sz="0" w:space="0" w:color="auto"/>
            <w:bottom w:val="none" w:sz="0" w:space="0" w:color="auto"/>
            <w:right w:val="none" w:sz="0" w:space="0" w:color="auto"/>
          </w:divBdr>
        </w:div>
        <w:div w:id="270548790">
          <w:marLeft w:val="480"/>
          <w:marRight w:val="0"/>
          <w:marTop w:val="0"/>
          <w:marBottom w:val="0"/>
          <w:divBdr>
            <w:top w:val="none" w:sz="0" w:space="0" w:color="auto"/>
            <w:left w:val="none" w:sz="0" w:space="0" w:color="auto"/>
            <w:bottom w:val="none" w:sz="0" w:space="0" w:color="auto"/>
            <w:right w:val="none" w:sz="0" w:space="0" w:color="auto"/>
          </w:divBdr>
        </w:div>
        <w:div w:id="449396130">
          <w:marLeft w:val="480"/>
          <w:marRight w:val="0"/>
          <w:marTop w:val="0"/>
          <w:marBottom w:val="0"/>
          <w:divBdr>
            <w:top w:val="none" w:sz="0" w:space="0" w:color="auto"/>
            <w:left w:val="none" w:sz="0" w:space="0" w:color="auto"/>
            <w:bottom w:val="none" w:sz="0" w:space="0" w:color="auto"/>
            <w:right w:val="none" w:sz="0" w:space="0" w:color="auto"/>
          </w:divBdr>
        </w:div>
        <w:div w:id="355926442">
          <w:marLeft w:val="480"/>
          <w:marRight w:val="0"/>
          <w:marTop w:val="0"/>
          <w:marBottom w:val="0"/>
          <w:divBdr>
            <w:top w:val="none" w:sz="0" w:space="0" w:color="auto"/>
            <w:left w:val="none" w:sz="0" w:space="0" w:color="auto"/>
            <w:bottom w:val="none" w:sz="0" w:space="0" w:color="auto"/>
            <w:right w:val="none" w:sz="0" w:space="0" w:color="auto"/>
          </w:divBdr>
        </w:div>
        <w:div w:id="1839729281">
          <w:marLeft w:val="480"/>
          <w:marRight w:val="0"/>
          <w:marTop w:val="0"/>
          <w:marBottom w:val="0"/>
          <w:divBdr>
            <w:top w:val="none" w:sz="0" w:space="0" w:color="auto"/>
            <w:left w:val="none" w:sz="0" w:space="0" w:color="auto"/>
            <w:bottom w:val="none" w:sz="0" w:space="0" w:color="auto"/>
            <w:right w:val="none" w:sz="0" w:space="0" w:color="auto"/>
          </w:divBdr>
        </w:div>
        <w:div w:id="2114786774">
          <w:marLeft w:val="480"/>
          <w:marRight w:val="0"/>
          <w:marTop w:val="0"/>
          <w:marBottom w:val="0"/>
          <w:divBdr>
            <w:top w:val="none" w:sz="0" w:space="0" w:color="auto"/>
            <w:left w:val="none" w:sz="0" w:space="0" w:color="auto"/>
            <w:bottom w:val="none" w:sz="0" w:space="0" w:color="auto"/>
            <w:right w:val="none" w:sz="0" w:space="0" w:color="auto"/>
          </w:divBdr>
        </w:div>
        <w:div w:id="1193688676">
          <w:marLeft w:val="480"/>
          <w:marRight w:val="0"/>
          <w:marTop w:val="0"/>
          <w:marBottom w:val="0"/>
          <w:divBdr>
            <w:top w:val="none" w:sz="0" w:space="0" w:color="auto"/>
            <w:left w:val="none" w:sz="0" w:space="0" w:color="auto"/>
            <w:bottom w:val="none" w:sz="0" w:space="0" w:color="auto"/>
            <w:right w:val="none" w:sz="0" w:space="0" w:color="auto"/>
          </w:divBdr>
        </w:div>
        <w:div w:id="362365527">
          <w:marLeft w:val="480"/>
          <w:marRight w:val="0"/>
          <w:marTop w:val="0"/>
          <w:marBottom w:val="0"/>
          <w:divBdr>
            <w:top w:val="none" w:sz="0" w:space="0" w:color="auto"/>
            <w:left w:val="none" w:sz="0" w:space="0" w:color="auto"/>
            <w:bottom w:val="none" w:sz="0" w:space="0" w:color="auto"/>
            <w:right w:val="none" w:sz="0" w:space="0" w:color="auto"/>
          </w:divBdr>
        </w:div>
        <w:div w:id="793527359">
          <w:marLeft w:val="480"/>
          <w:marRight w:val="0"/>
          <w:marTop w:val="0"/>
          <w:marBottom w:val="0"/>
          <w:divBdr>
            <w:top w:val="none" w:sz="0" w:space="0" w:color="auto"/>
            <w:left w:val="none" w:sz="0" w:space="0" w:color="auto"/>
            <w:bottom w:val="none" w:sz="0" w:space="0" w:color="auto"/>
            <w:right w:val="none" w:sz="0" w:space="0" w:color="auto"/>
          </w:divBdr>
        </w:div>
        <w:div w:id="1135025266">
          <w:marLeft w:val="480"/>
          <w:marRight w:val="0"/>
          <w:marTop w:val="0"/>
          <w:marBottom w:val="0"/>
          <w:divBdr>
            <w:top w:val="none" w:sz="0" w:space="0" w:color="auto"/>
            <w:left w:val="none" w:sz="0" w:space="0" w:color="auto"/>
            <w:bottom w:val="none" w:sz="0" w:space="0" w:color="auto"/>
            <w:right w:val="none" w:sz="0" w:space="0" w:color="auto"/>
          </w:divBdr>
        </w:div>
        <w:div w:id="1444417863">
          <w:marLeft w:val="480"/>
          <w:marRight w:val="0"/>
          <w:marTop w:val="0"/>
          <w:marBottom w:val="0"/>
          <w:divBdr>
            <w:top w:val="none" w:sz="0" w:space="0" w:color="auto"/>
            <w:left w:val="none" w:sz="0" w:space="0" w:color="auto"/>
            <w:bottom w:val="none" w:sz="0" w:space="0" w:color="auto"/>
            <w:right w:val="none" w:sz="0" w:space="0" w:color="auto"/>
          </w:divBdr>
        </w:div>
        <w:div w:id="1354696447">
          <w:marLeft w:val="480"/>
          <w:marRight w:val="0"/>
          <w:marTop w:val="0"/>
          <w:marBottom w:val="0"/>
          <w:divBdr>
            <w:top w:val="none" w:sz="0" w:space="0" w:color="auto"/>
            <w:left w:val="none" w:sz="0" w:space="0" w:color="auto"/>
            <w:bottom w:val="none" w:sz="0" w:space="0" w:color="auto"/>
            <w:right w:val="none" w:sz="0" w:space="0" w:color="auto"/>
          </w:divBdr>
        </w:div>
        <w:div w:id="2057117362">
          <w:marLeft w:val="480"/>
          <w:marRight w:val="0"/>
          <w:marTop w:val="0"/>
          <w:marBottom w:val="0"/>
          <w:divBdr>
            <w:top w:val="none" w:sz="0" w:space="0" w:color="auto"/>
            <w:left w:val="none" w:sz="0" w:space="0" w:color="auto"/>
            <w:bottom w:val="none" w:sz="0" w:space="0" w:color="auto"/>
            <w:right w:val="none" w:sz="0" w:space="0" w:color="auto"/>
          </w:divBdr>
        </w:div>
        <w:div w:id="293145267">
          <w:marLeft w:val="480"/>
          <w:marRight w:val="0"/>
          <w:marTop w:val="0"/>
          <w:marBottom w:val="0"/>
          <w:divBdr>
            <w:top w:val="none" w:sz="0" w:space="0" w:color="auto"/>
            <w:left w:val="none" w:sz="0" w:space="0" w:color="auto"/>
            <w:bottom w:val="none" w:sz="0" w:space="0" w:color="auto"/>
            <w:right w:val="none" w:sz="0" w:space="0" w:color="auto"/>
          </w:divBdr>
        </w:div>
        <w:div w:id="1830436401">
          <w:marLeft w:val="480"/>
          <w:marRight w:val="0"/>
          <w:marTop w:val="0"/>
          <w:marBottom w:val="0"/>
          <w:divBdr>
            <w:top w:val="none" w:sz="0" w:space="0" w:color="auto"/>
            <w:left w:val="none" w:sz="0" w:space="0" w:color="auto"/>
            <w:bottom w:val="none" w:sz="0" w:space="0" w:color="auto"/>
            <w:right w:val="none" w:sz="0" w:space="0" w:color="auto"/>
          </w:divBdr>
        </w:div>
        <w:div w:id="56364860">
          <w:marLeft w:val="480"/>
          <w:marRight w:val="0"/>
          <w:marTop w:val="0"/>
          <w:marBottom w:val="0"/>
          <w:divBdr>
            <w:top w:val="none" w:sz="0" w:space="0" w:color="auto"/>
            <w:left w:val="none" w:sz="0" w:space="0" w:color="auto"/>
            <w:bottom w:val="none" w:sz="0" w:space="0" w:color="auto"/>
            <w:right w:val="none" w:sz="0" w:space="0" w:color="auto"/>
          </w:divBdr>
        </w:div>
        <w:div w:id="1893419113">
          <w:marLeft w:val="480"/>
          <w:marRight w:val="0"/>
          <w:marTop w:val="0"/>
          <w:marBottom w:val="0"/>
          <w:divBdr>
            <w:top w:val="none" w:sz="0" w:space="0" w:color="auto"/>
            <w:left w:val="none" w:sz="0" w:space="0" w:color="auto"/>
            <w:bottom w:val="none" w:sz="0" w:space="0" w:color="auto"/>
            <w:right w:val="none" w:sz="0" w:space="0" w:color="auto"/>
          </w:divBdr>
        </w:div>
        <w:div w:id="321011959">
          <w:marLeft w:val="480"/>
          <w:marRight w:val="0"/>
          <w:marTop w:val="0"/>
          <w:marBottom w:val="0"/>
          <w:divBdr>
            <w:top w:val="none" w:sz="0" w:space="0" w:color="auto"/>
            <w:left w:val="none" w:sz="0" w:space="0" w:color="auto"/>
            <w:bottom w:val="none" w:sz="0" w:space="0" w:color="auto"/>
            <w:right w:val="none" w:sz="0" w:space="0" w:color="auto"/>
          </w:divBdr>
        </w:div>
        <w:div w:id="1846093017">
          <w:marLeft w:val="480"/>
          <w:marRight w:val="0"/>
          <w:marTop w:val="0"/>
          <w:marBottom w:val="0"/>
          <w:divBdr>
            <w:top w:val="none" w:sz="0" w:space="0" w:color="auto"/>
            <w:left w:val="none" w:sz="0" w:space="0" w:color="auto"/>
            <w:bottom w:val="none" w:sz="0" w:space="0" w:color="auto"/>
            <w:right w:val="none" w:sz="0" w:space="0" w:color="auto"/>
          </w:divBdr>
        </w:div>
        <w:div w:id="688916450">
          <w:marLeft w:val="480"/>
          <w:marRight w:val="0"/>
          <w:marTop w:val="0"/>
          <w:marBottom w:val="0"/>
          <w:divBdr>
            <w:top w:val="none" w:sz="0" w:space="0" w:color="auto"/>
            <w:left w:val="none" w:sz="0" w:space="0" w:color="auto"/>
            <w:bottom w:val="none" w:sz="0" w:space="0" w:color="auto"/>
            <w:right w:val="none" w:sz="0" w:space="0" w:color="auto"/>
          </w:divBdr>
        </w:div>
        <w:div w:id="1952785666">
          <w:marLeft w:val="480"/>
          <w:marRight w:val="0"/>
          <w:marTop w:val="0"/>
          <w:marBottom w:val="0"/>
          <w:divBdr>
            <w:top w:val="none" w:sz="0" w:space="0" w:color="auto"/>
            <w:left w:val="none" w:sz="0" w:space="0" w:color="auto"/>
            <w:bottom w:val="none" w:sz="0" w:space="0" w:color="auto"/>
            <w:right w:val="none" w:sz="0" w:space="0" w:color="auto"/>
          </w:divBdr>
        </w:div>
        <w:div w:id="1168710305">
          <w:marLeft w:val="480"/>
          <w:marRight w:val="0"/>
          <w:marTop w:val="0"/>
          <w:marBottom w:val="0"/>
          <w:divBdr>
            <w:top w:val="none" w:sz="0" w:space="0" w:color="auto"/>
            <w:left w:val="none" w:sz="0" w:space="0" w:color="auto"/>
            <w:bottom w:val="none" w:sz="0" w:space="0" w:color="auto"/>
            <w:right w:val="none" w:sz="0" w:space="0" w:color="auto"/>
          </w:divBdr>
        </w:div>
        <w:div w:id="384917247">
          <w:marLeft w:val="480"/>
          <w:marRight w:val="0"/>
          <w:marTop w:val="0"/>
          <w:marBottom w:val="0"/>
          <w:divBdr>
            <w:top w:val="none" w:sz="0" w:space="0" w:color="auto"/>
            <w:left w:val="none" w:sz="0" w:space="0" w:color="auto"/>
            <w:bottom w:val="none" w:sz="0" w:space="0" w:color="auto"/>
            <w:right w:val="none" w:sz="0" w:space="0" w:color="auto"/>
          </w:divBdr>
        </w:div>
        <w:div w:id="136191487">
          <w:marLeft w:val="480"/>
          <w:marRight w:val="0"/>
          <w:marTop w:val="0"/>
          <w:marBottom w:val="0"/>
          <w:divBdr>
            <w:top w:val="none" w:sz="0" w:space="0" w:color="auto"/>
            <w:left w:val="none" w:sz="0" w:space="0" w:color="auto"/>
            <w:bottom w:val="none" w:sz="0" w:space="0" w:color="auto"/>
            <w:right w:val="none" w:sz="0" w:space="0" w:color="auto"/>
          </w:divBdr>
        </w:div>
        <w:div w:id="1080448251">
          <w:marLeft w:val="480"/>
          <w:marRight w:val="0"/>
          <w:marTop w:val="0"/>
          <w:marBottom w:val="0"/>
          <w:divBdr>
            <w:top w:val="none" w:sz="0" w:space="0" w:color="auto"/>
            <w:left w:val="none" w:sz="0" w:space="0" w:color="auto"/>
            <w:bottom w:val="none" w:sz="0" w:space="0" w:color="auto"/>
            <w:right w:val="none" w:sz="0" w:space="0" w:color="auto"/>
          </w:divBdr>
        </w:div>
        <w:div w:id="1404639511">
          <w:marLeft w:val="480"/>
          <w:marRight w:val="0"/>
          <w:marTop w:val="0"/>
          <w:marBottom w:val="0"/>
          <w:divBdr>
            <w:top w:val="none" w:sz="0" w:space="0" w:color="auto"/>
            <w:left w:val="none" w:sz="0" w:space="0" w:color="auto"/>
            <w:bottom w:val="none" w:sz="0" w:space="0" w:color="auto"/>
            <w:right w:val="none" w:sz="0" w:space="0" w:color="auto"/>
          </w:divBdr>
        </w:div>
        <w:div w:id="487676051">
          <w:marLeft w:val="480"/>
          <w:marRight w:val="0"/>
          <w:marTop w:val="0"/>
          <w:marBottom w:val="0"/>
          <w:divBdr>
            <w:top w:val="none" w:sz="0" w:space="0" w:color="auto"/>
            <w:left w:val="none" w:sz="0" w:space="0" w:color="auto"/>
            <w:bottom w:val="none" w:sz="0" w:space="0" w:color="auto"/>
            <w:right w:val="none" w:sz="0" w:space="0" w:color="auto"/>
          </w:divBdr>
        </w:div>
        <w:div w:id="433012059">
          <w:marLeft w:val="480"/>
          <w:marRight w:val="0"/>
          <w:marTop w:val="0"/>
          <w:marBottom w:val="0"/>
          <w:divBdr>
            <w:top w:val="none" w:sz="0" w:space="0" w:color="auto"/>
            <w:left w:val="none" w:sz="0" w:space="0" w:color="auto"/>
            <w:bottom w:val="none" w:sz="0" w:space="0" w:color="auto"/>
            <w:right w:val="none" w:sz="0" w:space="0" w:color="auto"/>
          </w:divBdr>
        </w:div>
        <w:div w:id="1432163808">
          <w:marLeft w:val="480"/>
          <w:marRight w:val="0"/>
          <w:marTop w:val="0"/>
          <w:marBottom w:val="0"/>
          <w:divBdr>
            <w:top w:val="none" w:sz="0" w:space="0" w:color="auto"/>
            <w:left w:val="none" w:sz="0" w:space="0" w:color="auto"/>
            <w:bottom w:val="none" w:sz="0" w:space="0" w:color="auto"/>
            <w:right w:val="none" w:sz="0" w:space="0" w:color="auto"/>
          </w:divBdr>
        </w:div>
        <w:div w:id="1407220523">
          <w:marLeft w:val="480"/>
          <w:marRight w:val="0"/>
          <w:marTop w:val="0"/>
          <w:marBottom w:val="0"/>
          <w:divBdr>
            <w:top w:val="none" w:sz="0" w:space="0" w:color="auto"/>
            <w:left w:val="none" w:sz="0" w:space="0" w:color="auto"/>
            <w:bottom w:val="none" w:sz="0" w:space="0" w:color="auto"/>
            <w:right w:val="none" w:sz="0" w:space="0" w:color="auto"/>
          </w:divBdr>
        </w:div>
        <w:div w:id="1134055547">
          <w:marLeft w:val="480"/>
          <w:marRight w:val="0"/>
          <w:marTop w:val="0"/>
          <w:marBottom w:val="0"/>
          <w:divBdr>
            <w:top w:val="none" w:sz="0" w:space="0" w:color="auto"/>
            <w:left w:val="none" w:sz="0" w:space="0" w:color="auto"/>
            <w:bottom w:val="none" w:sz="0" w:space="0" w:color="auto"/>
            <w:right w:val="none" w:sz="0" w:space="0" w:color="auto"/>
          </w:divBdr>
        </w:div>
        <w:div w:id="431977913">
          <w:marLeft w:val="480"/>
          <w:marRight w:val="0"/>
          <w:marTop w:val="0"/>
          <w:marBottom w:val="0"/>
          <w:divBdr>
            <w:top w:val="none" w:sz="0" w:space="0" w:color="auto"/>
            <w:left w:val="none" w:sz="0" w:space="0" w:color="auto"/>
            <w:bottom w:val="none" w:sz="0" w:space="0" w:color="auto"/>
            <w:right w:val="none" w:sz="0" w:space="0" w:color="auto"/>
          </w:divBdr>
        </w:div>
        <w:div w:id="1808352256">
          <w:marLeft w:val="480"/>
          <w:marRight w:val="0"/>
          <w:marTop w:val="0"/>
          <w:marBottom w:val="0"/>
          <w:divBdr>
            <w:top w:val="none" w:sz="0" w:space="0" w:color="auto"/>
            <w:left w:val="none" w:sz="0" w:space="0" w:color="auto"/>
            <w:bottom w:val="none" w:sz="0" w:space="0" w:color="auto"/>
            <w:right w:val="none" w:sz="0" w:space="0" w:color="auto"/>
          </w:divBdr>
        </w:div>
      </w:divsChild>
    </w:div>
    <w:div w:id="1651666699">
      <w:bodyDiv w:val="1"/>
      <w:marLeft w:val="0"/>
      <w:marRight w:val="0"/>
      <w:marTop w:val="0"/>
      <w:marBottom w:val="0"/>
      <w:divBdr>
        <w:top w:val="none" w:sz="0" w:space="0" w:color="auto"/>
        <w:left w:val="none" w:sz="0" w:space="0" w:color="auto"/>
        <w:bottom w:val="none" w:sz="0" w:space="0" w:color="auto"/>
        <w:right w:val="none" w:sz="0" w:space="0" w:color="auto"/>
      </w:divBdr>
    </w:div>
    <w:div w:id="1654943206">
      <w:bodyDiv w:val="1"/>
      <w:marLeft w:val="0"/>
      <w:marRight w:val="0"/>
      <w:marTop w:val="0"/>
      <w:marBottom w:val="0"/>
      <w:divBdr>
        <w:top w:val="none" w:sz="0" w:space="0" w:color="auto"/>
        <w:left w:val="none" w:sz="0" w:space="0" w:color="auto"/>
        <w:bottom w:val="none" w:sz="0" w:space="0" w:color="auto"/>
        <w:right w:val="none" w:sz="0" w:space="0" w:color="auto"/>
      </w:divBdr>
    </w:div>
    <w:div w:id="1657807526">
      <w:bodyDiv w:val="1"/>
      <w:marLeft w:val="0"/>
      <w:marRight w:val="0"/>
      <w:marTop w:val="0"/>
      <w:marBottom w:val="0"/>
      <w:divBdr>
        <w:top w:val="none" w:sz="0" w:space="0" w:color="auto"/>
        <w:left w:val="none" w:sz="0" w:space="0" w:color="auto"/>
        <w:bottom w:val="none" w:sz="0" w:space="0" w:color="auto"/>
        <w:right w:val="none" w:sz="0" w:space="0" w:color="auto"/>
      </w:divBdr>
    </w:div>
    <w:div w:id="1666322019">
      <w:bodyDiv w:val="1"/>
      <w:marLeft w:val="0"/>
      <w:marRight w:val="0"/>
      <w:marTop w:val="0"/>
      <w:marBottom w:val="0"/>
      <w:divBdr>
        <w:top w:val="none" w:sz="0" w:space="0" w:color="auto"/>
        <w:left w:val="none" w:sz="0" w:space="0" w:color="auto"/>
        <w:bottom w:val="none" w:sz="0" w:space="0" w:color="auto"/>
        <w:right w:val="none" w:sz="0" w:space="0" w:color="auto"/>
      </w:divBdr>
    </w:div>
    <w:div w:id="1666736710">
      <w:bodyDiv w:val="1"/>
      <w:marLeft w:val="0"/>
      <w:marRight w:val="0"/>
      <w:marTop w:val="0"/>
      <w:marBottom w:val="0"/>
      <w:divBdr>
        <w:top w:val="none" w:sz="0" w:space="0" w:color="auto"/>
        <w:left w:val="none" w:sz="0" w:space="0" w:color="auto"/>
        <w:bottom w:val="none" w:sz="0" w:space="0" w:color="auto"/>
        <w:right w:val="none" w:sz="0" w:space="0" w:color="auto"/>
      </w:divBdr>
    </w:div>
    <w:div w:id="1671979908">
      <w:bodyDiv w:val="1"/>
      <w:marLeft w:val="0"/>
      <w:marRight w:val="0"/>
      <w:marTop w:val="0"/>
      <w:marBottom w:val="0"/>
      <w:divBdr>
        <w:top w:val="none" w:sz="0" w:space="0" w:color="auto"/>
        <w:left w:val="none" w:sz="0" w:space="0" w:color="auto"/>
        <w:bottom w:val="none" w:sz="0" w:space="0" w:color="auto"/>
        <w:right w:val="none" w:sz="0" w:space="0" w:color="auto"/>
      </w:divBdr>
    </w:div>
    <w:div w:id="1673801766">
      <w:bodyDiv w:val="1"/>
      <w:marLeft w:val="0"/>
      <w:marRight w:val="0"/>
      <w:marTop w:val="0"/>
      <w:marBottom w:val="0"/>
      <w:divBdr>
        <w:top w:val="none" w:sz="0" w:space="0" w:color="auto"/>
        <w:left w:val="none" w:sz="0" w:space="0" w:color="auto"/>
        <w:bottom w:val="none" w:sz="0" w:space="0" w:color="auto"/>
        <w:right w:val="none" w:sz="0" w:space="0" w:color="auto"/>
      </w:divBdr>
    </w:div>
    <w:div w:id="1673869480">
      <w:bodyDiv w:val="1"/>
      <w:marLeft w:val="0"/>
      <w:marRight w:val="0"/>
      <w:marTop w:val="0"/>
      <w:marBottom w:val="0"/>
      <w:divBdr>
        <w:top w:val="none" w:sz="0" w:space="0" w:color="auto"/>
        <w:left w:val="none" w:sz="0" w:space="0" w:color="auto"/>
        <w:bottom w:val="none" w:sz="0" w:space="0" w:color="auto"/>
        <w:right w:val="none" w:sz="0" w:space="0" w:color="auto"/>
      </w:divBdr>
    </w:div>
    <w:div w:id="1675038227">
      <w:bodyDiv w:val="1"/>
      <w:marLeft w:val="0"/>
      <w:marRight w:val="0"/>
      <w:marTop w:val="0"/>
      <w:marBottom w:val="0"/>
      <w:divBdr>
        <w:top w:val="none" w:sz="0" w:space="0" w:color="auto"/>
        <w:left w:val="none" w:sz="0" w:space="0" w:color="auto"/>
        <w:bottom w:val="none" w:sz="0" w:space="0" w:color="auto"/>
        <w:right w:val="none" w:sz="0" w:space="0" w:color="auto"/>
      </w:divBdr>
    </w:div>
    <w:div w:id="1675962182">
      <w:bodyDiv w:val="1"/>
      <w:marLeft w:val="0"/>
      <w:marRight w:val="0"/>
      <w:marTop w:val="0"/>
      <w:marBottom w:val="0"/>
      <w:divBdr>
        <w:top w:val="none" w:sz="0" w:space="0" w:color="auto"/>
        <w:left w:val="none" w:sz="0" w:space="0" w:color="auto"/>
        <w:bottom w:val="none" w:sz="0" w:space="0" w:color="auto"/>
        <w:right w:val="none" w:sz="0" w:space="0" w:color="auto"/>
      </w:divBdr>
    </w:div>
    <w:div w:id="1690720291">
      <w:bodyDiv w:val="1"/>
      <w:marLeft w:val="0"/>
      <w:marRight w:val="0"/>
      <w:marTop w:val="0"/>
      <w:marBottom w:val="0"/>
      <w:divBdr>
        <w:top w:val="none" w:sz="0" w:space="0" w:color="auto"/>
        <w:left w:val="none" w:sz="0" w:space="0" w:color="auto"/>
        <w:bottom w:val="none" w:sz="0" w:space="0" w:color="auto"/>
        <w:right w:val="none" w:sz="0" w:space="0" w:color="auto"/>
      </w:divBdr>
      <w:divsChild>
        <w:div w:id="143739731">
          <w:marLeft w:val="480"/>
          <w:marRight w:val="0"/>
          <w:marTop w:val="0"/>
          <w:marBottom w:val="0"/>
          <w:divBdr>
            <w:top w:val="none" w:sz="0" w:space="0" w:color="auto"/>
            <w:left w:val="none" w:sz="0" w:space="0" w:color="auto"/>
            <w:bottom w:val="none" w:sz="0" w:space="0" w:color="auto"/>
            <w:right w:val="none" w:sz="0" w:space="0" w:color="auto"/>
          </w:divBdr>
        </w:div>
        <w:div w:id="1500079439">
          <w:marLeft w:val="480"/>
          <w:marRight w:val="0"/>
          <w:marTop w:val="0"/>
          <w:marBottom w:val="0"/>
          <w:divBdr>
            <w:top w:val="none" w:sz="0" w:space="0" w:color="auto"/>
            <w:left w:val="none" w:sz="0" w:space="0" w:color="auto"/>
            <w:bottom w:val="none" w:sz="0" w:space="0" w:color="auto"/>
            <w:right w:val="none" w:sz="0" w:space="0" w:color="auto"/>
          </w:divBdr>
        </w:div>
        <w:div w:id="659238574">
          <w:marLeft w:val="480"/>
          <w:marRight w:val="0"/>
          <w:marTop w:val="0"/>
          <w:marBottom w:val="0"/>
          <w:divBdr>
            <w:top w:val="none" w:sz="0" w:space="0" w:color="auto"/>
            <w:left w:val="none" w:sz="0" w:space="0" w:color="auto"/>
            <w:bottom w:val="none" w:sz="0" w:space="0" w:color="auto"/>
            <w:right w:val="none" w:sz="0" w:space="0" w:color="auto"/>
          </w:divBdr>
        </w:div>
        <w:div w:id="1330402371">
          <w:marLeft w:val="480"/>
          <w:marRight w:val="0"/>
          <w:marTop w:val="0"/>
          <w:marBottom w:val="0"/>
          <w:divBdr>
            <w:top w:val="none" w:sz="0" w:space="0" w:color="auto"/>
            <w:left w:val="none" w:sz="0" w:space="0" w:color="auto"/>
            <w:bottom w:val="none" w:sz="0" w:space="0" w:color="auto"/>
            <w:right w:val="none" w:sz="0" w:space="0" w:color="auto"/>
          </w:divBdr>
        </w:div>
        <w:div w:id="918294863">
          <w:marLeft w:val="480"/>
          <w:marRight w:val="0"/>
          <w:marTop w:val="0"/>
          <w:marBottom w:val="0"/>
          <w:divBdr>
            <w:top w:val="none" w:sz="0" w:space="0" w:color="auto"/>
            <w:left w:val="none" w:sz="0" w:space="0" w:color="auto"/>
            <w:bottom w:val="none" w:sz="0" w:space="0" w:color="auto"/>
            <w:right w:val="none" w:sz="0" w:space="0" w:color="auto"/>
          </w:divBdr>
        </w:div>
        <w:div w:id="39745092">
          <w:marLeft w:val="480"/>
          <w:marRight w:val="0"/>
          <w:marTop w:val="0"/>
          <w:marBottom w:val="0"/>
          <w:divBdr>
            <w:top w:val="none" w:sz="0" w:space="0" w:color="auto"/>
            <w:left w:val="none" w:sz="0" w:space="0" w:color="auto"/>
            <w:bottom w:val="none" w:sz="0" w:space="0" w:color="auto"/>
            <w:right w:val="none" w:sz="0" w:space="0" w:color="auto"/>
          </w:divBdr>
        </w:div>
        <w:div w:id="1068503801">
          <w:marLeft w:val="480"/>
          <w:marRight w:val="0"/>
          <w:marTop w:val="0"/>
          <w:marBottom w:val="0"/>
          <w:divBdr>
            <w:top w:val="none" w:sz="0" w:space="0" w:color="auto"/>
            <w:left w:val="none" w:sz="0" w:space="0" w:color="auto"/>
            <w:bottom w:val="none" w:sz="0" w:space="0" w:color="auto"/>
            <w:right w:val="none" w:sz="0" w:space="0" w:color="auto"/>
          </w:divBdr>
        </w:div>
        <w:div w:id="1958901692">
          <w:marLeft w:val="480"/>
          <w:marRight w:val="0"/>
          <w:marTop w:val="0"/>
          <w:marBottom w:val="0"/>
          <w:divBdr>
            <w:top w:val="none" w:sz="0" w:space="0" w:color="auto"/>
            <w:left w:val="none" w:sz="0" w:space="0" w:color="auto"/>
            <w:bottom w:val="none" w:sz="0" w:space="0" w:color="auto"/>
            <w:right w:val="none" w:sz="0" w:space="0" w:color="auto"/>
          </w:divBdr>
        </w:div>
        <w:div w:id="464086104">
          <w:marLeft w:val="480"/>
          <w:marRight w:val="0"/>
          <w:marTop w:val="0"/>
          <w:marBottom w:val="0"/>
          <w:divBdr>
            <w:top w:val="none" w:sz="0" w:space="0" w:color="auto"/>
            <w:left w:val="none" w:sz="0" w:space="0" w:color="auto"/>
            <w:bottom w:val="none" w:sz="0" w:space="0" w:color="auto"/>
            <w:right w:val="none" w:sz="0" w:space="0" w:color="auto"/>
          </w:divBdr>
        </w:div>
        <w:div w:id="786433642">
          <w:marLeft w:val="480"/>
          <w:marRight w:val="0"/>
          <w:marTop w:val="0"/>
          <w:marBottom w:val="0"/>
          <w:divBdr>
            <w:top w:val="none" w:sz="0" w:space="0" w:color="auto"/>
            <w:left w:val="none" w:sz="0" w:space="0" w:color="auto"/>
            <w:bottom w:val="none" w:sz="0" w:space="0" w:color="auto"/>
            <w:right w:val="none" w:sz="0" w:space="0" w:color="auto"/>
          </w:divBdr>
        </w:div>
        <w:div w:id="282732610">
          <w:marLeft w:val="480"/>
          <w:marRight w:val="0"/>
          <w:marTop w:val="0"/>
          <w:marBottom w:val="0"/>
          <w:divBdr>
            <w:top w:val="none" w:sz="0" w:space="0" w:color="auto"/>
            <w:left w:val="none" w:sz="0" w:space="0" w:color="auto"/>
            <w:bottom w:val="none" w:sz="0" w:space="0" w:color="auto"/>
            <w:right w:val="none" w:sz="0" w:space="0" w:color="auto"/>
          </w:divBdr>
        </w:div>
        <w:div w:id="315765045">
          <w:marLeft w:val="480"/>
          <w:marRight w:val="0"/>
          <w:marTop w:val="0"/>
          <w:marBottom w:val="0"/>
          <w:divBdr>
            <w:top w:val="none" w:sz="0" w:space="0" w:color="auto"/>
            <w:left w:val="none" w:sz="0" w:space="0" w:color="auto"/>
            <w:bottom w:val="none" w:sz="0" w:space="0" w:color="auto"/>
            <w:right w:val="none" w:sz="0" w:space="0" w:color="auto"/>
          </w:divBdr>
        </w:div>
        <w:div w:id="1217812609">
          <w:marLeft w:val="480"/>
          <w:marRight w:val="0"/>
          <w:marTop w:val="0"/>
          <w:marBottom w:val="0"/>
          <w:divBdr>
            <w:top w:val="none" w:sz="0" w:space="0" w:color="auto"/>
            <w:left w:val="none" w:sz="0" w:space="0" w:color="auto"/>
            <w:bottom w:val="none" w:sz="0" w:space="0" w:color="auto"/>
            <w:right w:val="none" w:sz="0" w:space="0" w:color="auto"/>
          </w:divBdr>
        </w:div>
        <w:div w:id="1765761086">
          <w:marLeft w:val="480"/>
          <w:marRight w:val="0"/>
          <w:marTop w:val="0"/>
          <w:marBottom w:val="0"/>
          <w:divBdr>
            <w:top w:val="none" w:sz="0" w:space="0" w:color="auto"/>
            <w:left w:val="none" w:sz="0" w:space="0" w:color="auto"/>
            <w:bottom w:val="none" w:sz="0" w:space="0" w:color="auto"/>
            <w:right w:val="none" w:sz="0" w:space="0" w:color="auto"/>
          </w:divBdr>
        </w:div>
        <w:div w:id="1196309515">
          <w:marLeft w:val="480"/>
          <w:marRight w:val="0"/>
          <w:marTop w:val="0"/>
          <w:marBottom w:val="0"/>
          <w:divBdr>
            <w:top w:val="none" w:sz="0" w:space="0" w:color="auto"/>
            <w:left w:val="none" w:sz="0" w:space="0" w:color="auto"/>
            <w:bottom w:val="none" w:sz="0" w:space="0" w:color="auto"/>
            <w:right w:val="none" w:sz="0" w:space="0" w:color="auto"/>
          </w:divBdr>
        </w:div>
        <w:div w:id="333265823">
          <w:marLeft w:val="480"/>
          <w:marRight w:val="0"/>
          <w:marTop w:val="0"/>
          <w:marBottom w:val="0"/>
          <w:divBdr>
            <w:top w:val="none" w:sz="0" w:space="0" w:color="auto"/>
            <w:left w:val="none" w:sz="0" w:space="0" w:color="auto"/>
            <w:bottom w:val="none" w:sz="0" w:space="0" w:color="auto"/>
            <w:right w:val="none" w:sz="0" w:space="0" w:color="auto"/>
          </w:divBdr>
        </w:div>
        <w:div w:id="1669402216">
          <w:marLeft w:val="480"/>
          <w:marRight w:val="0"/>
          <w:marTop w:val="0"/>
          <w:marBottom w:val="0"/>
          <w:divBdr>
            <w:top w:val="none" w:sz="0" w:space="0" w:color="auto"/>
            <w:left w:val="none" w:sz="0" w:space="0" w:color="auto"/>
            <w:bottom w:val="none" w:sz="0" w:space="0" w:color="auto"/>
            <w:right w:val="none" w:sz="0" w:space="0" w:color="auto"/>
          </w:divBdr>
        </w:div>
        <w:div w:id="825323702">
          <w:marLeft w:val="480"/>
          <w:marRight w:val="0"/>
          <w:marTop w:val="0"/>
          <w:marBottom w:val="0"/>
          <w:divBdr>
            <w:top w:val="none" w:sz="0" w:space="0" w:color="auto"/>
            <w:left w:val="none" w:sz="0" w:space="0" w:color="auto"/>
            <w:bottom w:val="none" w:sz="0" w:space="0" w:color="auto"/>
            <w:right w:val="none" w:sz="0" w:space="0" w:color="auto"/>
          </w:divBdr>
        </w:div>
        <w:div w:id="644285668">
          <w:marLeft w:val="480"/>
          <w:marRight w:val="0"/>
          <w:marTop w:val="0"/>
          <w:marBottom w:val="0"/>
          <w:divBdr>
            <w:top w:val="none" w:sz="0" w:space="0" w:color="auto"/>
            <w:left w:val="none" w:sz="0" w:space="0" w:color="auto"/>
            <w:bottom w:val="none" w:sz="0" w:space="0" w:color="auto"/>
            <w:right w:val="none" w:sz="0" w:space="0" w:color="auto"/>
          </w:divBdr>
        </w:div>
        <w:div w:id="957369872">
          <w:marLeft w:val="480"/>
          <w:marRight w:val="0"/>
          <w:marTop w:val="0"/>
          <w:marBottom w:val="0"/>
          <w:divBdr>
            <w:top w:val="none" w:sz="0" w:space="0" w:color="auto"/>
            <w:left w:val="none" w:sz="0" w:space="0" w:color="auto"/>
            <w:bottom w:val="none" w:sz="0" w:space="0" w:color="auto"/>
            <w:right w:val="none" w:sz="0" w:space="0" w:color="auto"/>
          </w:divBdr>
        </w:div>
        <w:div w:id="1381438973">
          <w:marLeft w:val="480"/>
          <w:marRight w:val="0"/>
          <w:marTop w:val="0"/>
          <w:marBottom w:val="0"/>
          <w:divBdr>
            <w:top w:val="none" w:sz="0" w:space="0" w:color="auto"/>
            <w:left w:val="none" w:sz="0" w:space="0" w:color="auto"/>
            <w:bottom w:val="none" w:sz="0" w:space="0" w:color="auto"/>
            <w:right w:val="none" w:sz="0" w:space="0" w:color="auto"/>
          </w:divBdr>
        </w:div>
        <w:div w:id="585892076">
          <w:marLeft w:val="480"/>
          <w:marRight w:val="0"/>
          <w:marTop w:val="0"/>
          <w:marBottom w:val="0"/>
          <w:divBdr>
            <w:top w:val="none" w:sz="0" w:space="0" w:color="auto"/>
            <w:left w:val="none" w:sz="0" w:space="0" w:color="auto"/>
            <w:bottom w:val="none" w:sz="0" w:space="0" w:color="auto"/>
            <w:right w:val="none" w:sz="0" w:space="0" w:color="auto"/>
          </w:divBdr>
        </w:div>
        <w:div w:id="1695956764">
          <w:marLeft w:val="480"/>
          <w:marRight w:val="0"/>
          <w:marTop w:val="0"/>
          <w:marBottom w:val="0"/>
          <w:divBdr>
            <w:top w:val="none" w:sz="0" w:space="0" w:color="auto"/>
            <w:left w:val="none" w:sz="0" w:space="0" w:color="auto"/>
            <w:bottom w:val="none" w:sz="0" w:space="0" w:color="auto"/>
            <w:right w:val="none" w:sz="0" w:space="0" w:color="auto"/>
          </w:divBdr>
        </w:div>
        <w:div w:id="760493336">
          <w:marLeft w:val="480"/>
          <w:marRight w:val="0"/>
          <w:marTop w:val="0"/>
          <w:marBottom w:val="0"/>
          <w:divBdr>
            <w:top w:val="none" w:sz="0" w:space="0" w:color="auto"/>
            <w:left w:val="none" w:sz="0" w:space="0" w:color="auto"/>
            <w:bottom w:val="none" w:sz="0" w:space="0" w:color="auto"/>
            <w:right w:val="none" w:sz="0" w:space="0" w:color="auto"/>
          </w:divBdr>
        </w:div>
        <w:div w:id="2063287703">
          <w:marLeft w:val="480"/>
          <w:marRight w:val="0"/>
          <w:marTop w:val="0"/>
          <w:marBottom w:val="0"/>
          <w:divBdr>
            <w:top w:val="none" w:sz="0" w:space="0" w:color="auto"/>
            <w:left w:val="none" w:sz="0" w:space="0" w:color="auto"/>
            <w:bottom w:val="none" w:sz="0" w:space="0" w:color="auto"/>
            <w:right w:val="none" w:sz="0" w:space="0" w:color="auto"/>
          </w:divBdr>
        </w:div>
        <w:div w:id="1200050256">
          <w:marLeft w:val="480"/>
          <w:marRight w:val="0"/>
          <w:marTop w:val="0"/>
          <w:marBottom w:val="0"/>
          <w:divBdr>
            <w:top w:val="none" w:sz="0" w:space="0" w:color="auto"/>
            <w:left w:val="none" w:sz="0" w:space="0" w:color="auto"/>
            <w:bottom w:val="none" w:sz="0" w:space="0" w:color="auto"/>
            <w:right w:val="none" w:sz="0" w:space="0" w:color="auto"/>
          </w:divBdr>
        </w:div>
        <w:div w:id="791366002">
          <w:marLeft w:val="480"/>
          <w:marRight w:val="0"/>
          <w:marTop w:val="0"/>
          <w:marBottom w:val="0"/>
          <w:divBdr>
            <w:top w:val="none" w:sz="0" w:space="0" w:color="auto"/>
            <w:left w:val="none" w:sz="0" w:space="0" w:color="auto"/>
            <w:bottom w:val="none" w:sz="0" w:space="0" w:color="auto"/>
            <w:right w:val="none" w:sz="0" w:space="0" w:color="auto"/>
          </w:divBdr>
        </w:div>
        <w:div w:id="1113129715">
          <w:marLeft w:val="480"/>
          <w:marRight w:val="0"/>
          <w:marTop w:val="0"/>
          <w:marBottom w:val="0"/>
          <w:divBdr>
            <w:top w:val="none" w:sz="0" w:space="0" w:color="auto"/>
            <w:left w:val="none" w:sz="0" w:space="0" w:color="auto"/>
            <w:bottom w:val="none" w:sz="0" w:space="0" w:color="auto"/>
            <w:right w:val="none" w:sz="0" w:space="0" w:color="auto"/>
          </w:divBdr>
        </w:div>
        <w:div w:id="882256660">
          <w:marLeft w:val="480"/>
          <w:marRight w:val="0"/>
          <w:marTop w:val="0"/>
          <w:marBottom w:val="0"/>
          <w:divBdr>
            <w:top w:val="none" w:sz="0" w:space="0" w:color="auto"/>
            <w:left w:val="none" w:sz="0" w:space="0" w:color="auto"/>
            <w:bottom w:val="none" w:sz="0" w:space="0" w:color="auto"/>
            <w:right w:val="none" w:sz="0" w:space="0" w:color="auto"/>
          </w:divBdr>
        </w:div>
        <w:div w:id="1039668567">
          <w:marLeft w:val="480"/>
          <w:marRight w:val="0"/>
          <w:marTop w:val="0"/>
          <w:marBottom w:val="0"/>
          <w:divBdr>
            <w:top w:val="none" w:sz="0" w:space="0" w:color="auto"/>
            <w:left w:val="none" w:sz="0" w:space="0" w:color="auto"/>
            <w:bottom w:val="none" w:sz="0" w:space="0" w:color="auto"/>
            <w:right w:val="none" w:sz="0" w:space="0" w:color="auto"/>
          </w:divBdr>
        </w:div>
        <w:div w:id="1048917895">
          <w:marLeft w:val="480"/>
          <w:marRight w:val="0"/>
          <w:marTop w:val="0"/>
          <w:marBottom w:val="0"/>
          <w:divBdr>
            <w:top w:val="none" w:sz="0" w:space="0" w:color="auto"/>
            <w:left w:val="none" w:sz="0" w:space="0" w:color="auto"/>
            <w:bottom w:val="none" w:sz="0" w:space="0" w:color="auto"/>
            <w:right w:val="none" w:sz="0" w:space="0" w:color="auto"/>
          </w:divBdr>
        </w:div>
        <w:div w:id="1086653117">
          <w:marLeft w:val="480"/>
          <w:marRight w:val="0"/>
          <w:marTop w:val="0"/>
          <w:marBottom w:val="0"/>
          <w:divBdr>
            <w:top w:val="none" w:sz="0" w:space="0" w:color="auto"/>
            <w:left w:val="none" w:sz="0" w:space="0" w:color="auto"/>
            <w:bottom w:val="none" w:sz="0" w:space="0" w:color="auto"/>
            <w:right w:val="none" w:sz="0" w:space="0" w:color="auto"/>
          </w:divBdr>
        </w:div>
        <w:div w:id="110980637">
          <w:marLeft w:val="480"/>
          <w:marRight w:val="0"/>
          <w:marTop w:val="0"/>
          <w:marBottom w:val="0"/>
          <w:divBdr>
            <w:top w:val="none" w:sz="0" w:space="0" w:color="auto"/>
            <w:left w:val="none" w:sz="0" w:space="0" w:color="auto"/>
            <w:bottom w:val="none" w:sz="0" w:space="0" w:color="auto"/>
            <w:right w:val="none" w:sz="0" w:space="0" w:color="auto"/>
          </w:divBdr>
        </w:div>
        <w:div w:id="2090106844">
          <w:marLeft w:val="480"/>
          <w:marRight w:val="0"/>
          <w:marTop w:val="0"/>
          <w:marBottom w:val="0"/>
          <w:divBdr>
            <w:top w:val="none" w:sz="0" w:space="0" w:color="auto"/>
            <w:left w:val="none" w:sz="0" w:space="0" w:color="auto"/>
            <w:bottom w:val="none" w:sz="0" w:space="0" w:color="auto"/>
            <w:right w:val="none" w:sz="0" w:space="0" w:color="auto"/>
          </w:divBdr>
        </w:div>
        <w:div w:id="1406100764">
          <w:marLeft w:val="480"/>
          <w:marRight w:val="0"/>
          <w:marTop w:val="0"/>
          <w:marBottom w:val="0"/>
          <w:divBdr>
            <w:top w:val="none" w:sz="0" w:space="0" w:color="auto"/>
            <w:left w:val="none" w:sz="0" w:space="0" w:color="auto"/>
            <w:bottom w:val="none" w:sz="0" w:space="0" w:color="auto"/>
            <w:right w:val="none" w:sz="0" w:space="0" w:color="auto"/>
          </w:divBdr>
        </w:div>
        <w:div w:id="2032339841">
          <w:marLeft w:val="480"/>
          <w:marRight w:val="0"/>
          <w:marTop w:val="0"/>
          <w:marBottom w:val="0"/>
          <w:divBdr>
            <w:top w:val="none" w:sz="0" w:space="0" w:color="auto"/>
            <w:left w:val="none" w:sz="0" w:space="0" w:color="auto"/>
            <w:bottom w:val="none" w:sz="0" w:space="0" w:color="auto"/>
            <w:right w:val="none" w:sz="0" w:space="0" w:color="auto"/>
          </w:divBdr>
        </w:div>
        <w:div w:id="1861504071">
          <w:marLeft w:val="480"/>
          <w:marRight w:val="0"/>
          <w:marTop w:val="0"/>
          <w:marBottom w:val="0"/>
          <w:divBdr>
            <w:top w:val="none" w:sz="0" w:space="0" w:color="auto"/>
            <w:left w:val="none" w:sz="0" w:space="0" w:color="auto"/>
            <w:bottom w:val="none" w:sz="0" w:space="0" w:color="auto"/>
            <w:right w:val="none" w:sz="0" w:space="0" w:color="auto"/>
          </w:divBdr>
        </w:div>
        <w:div w:id="1483500141">
          <w:marLeft w:val="480"/>
          <w:marRight w:val="0"/>
          <w:marTop w:val="0"/>
          <w:marBottom w:val="0"/>
          <w:divBdr>
            <w:top w:val="none" w:sz="0" w:space="0" w:color="auto"/>
            <w:left w:val="none" w:sz="0" w:space="0" w:color="auto"/>
            <w:bottom w:val="none" w:sz="0" w:space="0" w:color="auto"/>
            <w:right w:val="none" w:sz="0" w:space="0" w:color="auto"/>
          </w:divBdr>
        </w:div>
        <w:div w:id="1874533357">
          <w:marLeft w:val="480"/>
          <w:marRight w:val="0"/>
          <w:marTop w:val="0"/>
          <w:marBottom w:val="0"/>
          <w:divBdr>
            <w:top w:val="none" w:sz="0" w:space="0" w:color="auto"/>
            <w:left w:val="none" w:sz="0" w:space="0" w:color="auto"/>
            <w:bottom w:val="none" w:sz="0" w:space="0" w:color="auto"/>
            <w:right w:val="none" w:sz="0" w:space="0" w:color="auto"/>
          </w:divBdr>
        </w:div>
        <w:div w:id="1773545506">
          <w:marLeft w:val="480"/>
          <w:marRight w:val="0"/>
          <w:marTop w:val="0"/>
          <w:marBottom w:val="0"/>
          <w:divBdr>
            <w:top w:val="none" w:sz="0" w:space="0" w:color="auto"/>
            <w:left w:val="none" w:sz="0" w:space="0" w:color="auto"/>
            <w:bottom w:val="none" w:sz="0" w:space="0" w:color="auto"/>
            <w:right w:val="none" w:sz="0" w:space="0" w:color="auto"/>
          </w:divBdr>
        </w:div>
        <w:div w:id="556085875">
          <w:marLeft w:val="480"/>
          <w:marRight w:val="0"/>
          <w:marTop w:val="0"/>
          <w:marBottom w:val="0"/>
          <w:divBdr>
            <w:top w:val="none" w:sz="0" w:space="0" w:color="auto"/>
            <w:left w:val="none" w:sz="0" w:space="0" w:color="auto"/>
            <w:bottom w:val="none" w:sz="0" w:space="0" w:color="auto"/>
            <w:right w:val="none" w:sz="0" w:space="0" w:color="auto"/>
          </w:divBdr>
        </w:div>
        <w:div w:id="226503691">
          <w:marLeft w:val="480"/>
          <w:marRight w:val="0"/>
          <w:marTop w:val="0"/>
          <w:marBottom w:val="0"/>
          <w:divBdr>
            <w:top w:val="none" w:sz="0" w:space="0" w:color="auto"/>
            <w:left w:val="none" w:sz="0" w:space="0" w:color="auto"/>
            <w:bottom w:val="none" w:sz="0" w:space="0" w:color="auto"/>
            <w:right w:val="none" w:sz="0" w:space="0" w:color="auto"/>
          </w:divBdr>
        </w:div>
        <w:div w:id="777942432">
          <w:marLeft w:val="480"/>
          <w:marRight w:val="0"/>
          <w:marTop w:val="0"/>
          <w:marBottom w:val="0"/>
          <w:divBdr>
            <w:top w:val="none" w:sz="0" w:space="0" w:color="auto"/>
            <w:left w:val="none" w:sz="0" w:space="0" w:color="auto"/>
            <w:bottom w:val="none" w:sz="0" w:space="0" w:color="auto"/>
            <w:right w:val="none" w:sz="0" w:space="0" w:color="auto"/>
          </w:divBdr>
        </w:div>
        <w:div w:id="374742540">
          <w:marLeft w:val="480"/>
          <w:marRight w:val="0"/>
          <w:marTop w:val="0"/>
          <w:marBottom w:val="0"/>
          <w:divBdr>
            <w:top w:val="none" w:sz="0" w:space="0" w:color="auto"/>
            <w:left w:val="none" w:sz="0" w:space="0" w:color="auto"/>
            <w:bottom w:val="none" w:sz="0" w:space="0" w:color="auto"/>
            <w:right w:val="none" w:sz="0" w:space="0" w:color="auto"/>
          </w:divBdr>
        </w:div>
        <w:div w:id="1188517764">
          <w:marLeft w:val="480"/>
          <w:marRight w:val="0"/>
          <w:marTop w:val="0"/>
          <w:marBottom w:val="0"/>
          <w:divBdr>
            <w:top w:val="none" w:sz="0" w:space="0" w:color="auto"/>
            <w:left w:val="none" w:sz="0" w:space="0" w:color="auto"/>
            <w:bottom w:val="none" w:sz="0" w:space="0" w:color="auto"/>
            <w:right w:val="none" w:sz="0" w:space="0" w:color="auto"/>
          </w:divBdr>
        </w:div>
        <w:div w:id="195654463">
          <w:marLeft w:val="480"/>
          <w:marRight w:val="0"/>
          <w:marTop w:val="0"/>
          <w:marBottom w:val="0"/>
          <w:divBdr>
            <w:top w:val="none" w:sz="0" w:space="0" w:color="auto"/>
            <w:left w:val="none" w:sz="0" w:space="0" w:color="auto"/>
            <w:bottom w:val="none" w:sz="0" w:space="0" w:color="auto"/>
            <w:right w:val="none" w:sz="0" w:space="0" w:color="auto"/>
          </w:divBdr>
        </w:div>
        <w:div w:id="1807963428">
          <w:marLeft w:val="480"/>
          <w:marRight w:val="0"/>
          <w:marTop w:val="0"/>
          <w:marBottom w:val="0"/>
          <w:divBdr>
            <w:top w:val="none" w:sz="0" w:space="0" w:color="auto"/>
            <w:left w:val="none" w:sz="0" w:space="0" w:color="auto"/>
            <w:bottom w:val="none" w:sz="0" w:space="0" w:color="auto"/>
            <w:right w:val="none" w:sz="0" w:space="0" w:color="auto"/>
          </w:divBdr>
        </w:div>
        <w:div w:id="1949504177">
          <w:marLeft w:val="480"/>
          <w:marRight w:val="0"/>
          <w:marTop w:val="0"/>
          <w:marBottom w:val="0"/>
          <w:divBdr>
            <w:top w:val="none" w:sz="0" w:space="0" w:color="auto"/>
            <w:left w:val="none" w:sz="0" w:space="0" w:color="auto"/>
            <w:bottom w:val="none" w:sz="0" w:space="0" w:color="auto"/>
            <w:right w:val="none" w:sz="0" w:space="0" w:color="auto"/>
          </w:divBdr>
        </w:div>
        <w:div w:id="523984364">
          <w:marLeft w:val="480"/>
          <w:marRight w:val="0"/>
          <w:marTop w:val="0"/>
          <w:marBottom w:val="0"/>
          <w:divBdr>
            <w:top w:val="none" w:sz="0" w:space="0" w:color="auto"/>
            <w:left w:val="none" w:sz="0" w:space="0" w:color="auto"/>
            <w:bottom w:val="none" w:sz="0" w:space="0" w:color="auto"/>
            <w:right w:val="none" w:sz="0" w:space="0" w:color="auto"/>
          </w:divBdr>
        </w:div>
        <w:div w:id="1462109572">
          <w:marLeft w:val="480"/>
          <w:marRight w:val="0"/>
          <w:marTop w:val="0"/>
          <w:marBottom w:val="0"/>
          <w:divBdr>
            <w:top w:val="none" w:sz="0" w:space="0" w:color="auto"/>
            <w:left w:val="none" w:sz="0" w:space="0" w:color="auto"/>
            <w:bottom w:val="none" w:sz="0" w:space="0" w:color="auto"/>
            <w:right w:val="none" w:sz="0" w:space="0" w:color="auto"/>
          </w:divBdr>
        </w:div>
        <w:div w:id="589319729">
          <w:marLeft w:val="480"/>
          <w:marRight w:val="0"/>
          <w:marTop w:val="0"/>
          <w:marBottom w:val="0"/>
          <w:divBdr>
            <w:top w:val="none" w:sz="0" w:space="0" w:color="auto"/>
            <w:left w:val="none" w:sz="0" w:space="0" w:color="auto"/>
            <w:bottom w:val="none" w:sz="0" w:space="0" w:color="auto"/>
            <w:right w:val="none" w:sz="0" w:space="0" w:color="auto"/>
          </w:divBdr>
        </w:div>
        <w:div w:id="1193806109">
          <w:marLeft w:val="480"/>
          <w:marRight w:val="0"/>
          <w:marTop w:val="0"/>
          <w:marBottom w:val="0"/>
          <w:divBdr>
            <w:top w:val="none" w:sz="0" w:space="0" w:color="auto"/>
            <w:left w:val="none" w:sz="0" w:space="0" w:color="auto"/>
            <w:bottom w:val="none" w:sz="0" w:space="0" w:color="auto"/>
            <w:right w:val="none" w:sz="0" w:space="0" w:color="auto"/>
          </w:divBdr>
        </w:div>
        <w:div w:id="499665455">
          <w:marLeft w:val="480"/>
          <w:marRight w:val="0"/>
          <w:marTop w:val="0"/>
          <w:marBottom w:val="0"/>
          <w:divBdr>
            <w:top w:val="none" w:sz="0" w:space="0" w:color="auto"/>
            <w:left w:val="none" w:sz="0" w:space="0" w:color="auto"/>
            <w:bottom w:val="none" w:sz="0" w:space="0" w:color="auto"/>
            <w:right w:val="none" w:sz="0" w:space="0" w:color="auto"/>
          </w:divBdr>
        </w:div>
        <w:div w:id="359400035">
          <w:marLeft w:val="480"/>
          <w:marRight w:val="0"/>
          <w:marTop w:val="0"/>
          <w:marBottom w:val="0"/>
          <w:divBdr>
            <w:top w:val="none" w:sz="0" w:space="0" w:color="auto"/>
            <w:left w:val="none" w:sz="0" w:space="0" w:color="auto"/>
            <w:bottom w:val="none" w:sz="0" w:space="0" w:color="auto"/>
            <w:right w:val="none" w:sz="0" w:space="0" w:color="auto"/>
          </w:divBdr>
        </w:div>
        <w:div w:id="100994386">
          <w:marLeft w:val="480"/>
          <w:marRight w:val="0"/>
          <w:marTop w:val="0"/>
          <w:marBottom w:val="0"/>
          <w:divBdr>
            <w:top w:val="none" w:sz="0" w:space="0" w:color="auto"/>
            <w:left w:val="none" w:sz="0" w:space="0" w:color="auto"/>
            <w:bottom w:val="none" w:sz="0" w:space="0" w:color="auto"/>
            <w:right w:val="none" w:sz="0" w:space="0" w:color="auto"/>
          </w:divBdr>
        </w:div>
        <w:div w:id="381055712">
          <w:marLeft w:val="480"/>
          <w:marRight w:val="0"/>
          <w:marTop w:val="0"/>
          <w:marBottom w:val="0"/>
          <w:divBdr>
            <w:top w:val="none" w:sz="0" w:space="0" w:color="auto"/>
            <w:left w:val="none" w:sz="0" w:space="0" w:color="auto"/>
            <w:bottom w:val="none" w:sz="0" w:space="0" w:color="auto"/>
            <w:right w:val="none" w:sz="0" w:space="0" w:color="auto"/>
          </w:divBdr>
        </w:div>
        <w:div w:id="494155088">
          <w:marLeft w:val="480"/>
          <w:marRight w:val="0"/>
          <w:marTop w:val="0"/>
          <w:marBottom w:val="0"/>
          <w:divBdr>
            <w:top w:val="none" w:sz="0" w:space="0" w:color="auto"/>
            <w:left w:val="none" w:sz="0" w:space="0" w:color="auto"/>
            <w:bottom w:val="none" w:sz="0" w:space="0" w:color="auto"/>
            <w:right w:val="none" w:sz="0" w:space="0" w:color="auto"/>
          </w:divBdr>
        </w:div>
        <w:div w:id="1609309530">
          <w:marLeft w:val="480"/>
          <w:marRight w:val="0"/>
          <w:marTop w:val="0"/>
          <w:marBottom w:val="0"/>
          <w:divBdr>
            <w:top w:val="none" w:sz="0" w:space="0" w:color="auto"/>
            <w:left w:val="none" w:sz="0" w:space="0" w:color="auto"/>
            <w:bottom w:val="none" w:sz="0" w:space="0" w:color="auto"/>
            <w:right w:val="none" w:sz="0" w:space="0" w:color="auto"/>
          </w:divBdr>
        </w:div>
        <w:div w:id="271285878">
          <w:marLeft w:val="480"/>
          <w:marRight w:val="0"/>
          <w:marTop w:val="0"/>
          <w:marBottom w:val="0"/>
          <w:divBdr>
            <w:top w:val="none" w:sz="0" w:space="0" w:color="auto"/>
            <w:left w:val="none" w:sz="0" w:space="0" w:color="auto"/>
            <w:bottom w:val="none" w:sz="0" w:space="0" w:color="auto"/>
            <w:right w:val="none" w:sz="0" w:space="0" w:color="auto"/>
          </w:divBdr>
        </w:div>
        <w:div w:id="808746559">
          <w:marLeft w:val="480"/>
          <w:marRight w:val="0"/>
          <w:marTop w:val="0"/>
          <w:marBottom w:val="0"/>
          <w:divBdr>
            <w:top w:val="none" w:sz="0" w:space="0" w:color="auto"/>
            <w:left w:val="none" w:sz="0" w:space="0" w:color="auto"/>
            <w:bottom w:val="none" w:sz="0" w:space="0" w:color="auto"/>
            <w:right w:val="none" w:sz="0" w:space="0" w:color="auto"/>
          </w:divBdr>
        </w:div>
        <w:div w:id="1904372509">
          <w:marLeft w:val="480"/>
          <w:marRight w:val="0"/>
          <w:marTop w:val="0"/>
          <w:marBottom w:val="0"/>
          <w:divBdr>
            <w:top w:val="none" w:sz="0" w:space="0" w:color="auto"/>
            <w:left w:val="none" w:sz="0" w:space="0" w:color="auto"/>
            <w:bottom w:val="none" w:sz="0" w:space="0" w:color="auto"/>
            <w:right w:val="none" w:sz="0" w:space="0" w:color="auto"/>
          </w:divBdr>
        </w:div>
        <w:div w:id="1393432100">
          <w:marLeft w:val="480"/>
          <w:marRight w:val="0"/>
          <w:marTop w:val="0"/>
          <w:marBottom w:val="0"/>
          <w:divBdr>
            <w:top w:val="none" w:sz="0" w:space="0" w:color="auto"/>
            <w:left w:val="none" w:sz="0" w:space="0" w:color="auto"/>
            <w:bottom w:val="none" w:sz="0" w:space="0" w:color="auto"/>
            <w:right w:val="none" w:sz="0" w:space="0" w:color="auto"/>
          </w:divBdr>
        </w:div>
      </w:divsChild>
    </w:div>
    <w:div w:id="1690832350">
      <w:bodyDiv w:val="1"/>
      <w:marLeft w:val="0"/>
      <w:marRight w:val="0"/>
      <w:marTop w:val="0"/>
      <w:marBottom w:val="0"/>
      <w:divBdr>
        <w:top w:val="none" w:sz="0" w:space="0" w:color="auto"/>
        <w:left w:val="none" w:sz="0" w:space="0" w:color="auto"/>
        <w:bottom w:val="none" w:sz="0" w:space="0" w:color="auto"/>
        <w:right w:val="none" w:sz="0" w:space="0" w:color="auto"/>
      </w:divBdr>
    </w:div>
    <w:div w:id="1696271008">
      <w:bodyDiv w:val="1"/>
      <w:marLeft w:val="0"/>
      <w:marRight w:val="0"/>
      <w:marTop w:val="0"/>
      <w:marBottom w:val="0"/>
      <w:divBdr>
        <w:top w:val="none" w:sz="0" w:space="0" w:color="auto"/>
        <w:left w:val="none" w:sz="0" w:space="0" w:color="auto"/>
        <w:bottom w:val="none" w:sz="0" w:space="0" w:color="auto"/>
        <w:right w:val="none" w:sz="0" w:space="0" w:color="auto"/>
      </w:divBdr>
    </w:div>
    <w:div w:id="1703046287">
      <w:bodyDiv w:val="1"/>
      <w:marLeft w:val="0"/>
      <w:marRight w:val="0"/>
      <w:marTop w:val="0"/>
      <w:marBottom w:val="0"/>
      <w:divBdr>
        <w:top w:val="none" w:sz="0" w:space="0" w:color="auto"/>
        <w:left w:val="none" w:sz="0" w:space="0" w:color="auto"/>
        <w:bottom w:val="none" w:sz="0" w:space="0" w:color="auto"/>
        <w:right w:val="none" w:sz="0" w:space="0" w:color="auto"/>
      </w:divBdr>
    </w:div>
    <w:div w:id="1707751483">
      <w:bodyDiv w:val="1"/>
      <w:marLeft w:val="0"/>
      <w:marRight w:val="0"/>
      <w:marTop w:val="0"/>
      <w:marBottom w:val="0"/>
      <w:divBdr>
        <w:top w:val="none" w:sz="0" w:space="0" w:color="auto"/>
        <w:left w:val="none" w:sz="0" w:space="0" w:color="auto"/>
        <w:bottom w:val="none" w:sz="0" w:space="0" w:color="auto"/>
        <w:right w:val="none" w:sz="0" w:space="0" w:color="auto"/>
      </w:divBdr>
    </w:div>
    <w:div w:id="1711033992">
      <w:bodyDiv w:val="1"/>
      <w:marLeft w:val="0"/>
      <w:marRight w:val="0"/>
      <w:marTop w:val="0"/>
      <w:marBottom w:val="0"/>
      <w:divBdr>
        <w:top w:val="none" w:sz="0" w:space="0" w:color="auto"/>
        <w:left w:val="none" w:sz="0" w:space="0" w:color="auto"/>
        <w:bottom w:val="none" w:sz="0" w:space="0" w:color="auto"/>
        <w:right w:val="none" w:sz="0" w:space="0" w:color="auto"/>
      </w:divBdr>
    </w:div>
    <w:div w:id="1713142277">
      <w:bodyDiv w:val="1"/>
      <w:marLeft w:val="0"/>
      <w:marRight w:val="0"/>
      <w:marTop w:val="0"/>
      <w:marBottom w:val="0"/>
      <w:divBdr>
        <w:top w:val="none" w:sz="0" w:space="0" w:color="auto"/>
        <w:left w:val="none" w:sz="0" w:space="0" w:color="auto"/>
        <w:bottom w:val="none" w:sz="0" w:space="0" w:color="auto"/>
        <w:right w:val="none" w:sz="0" w:space="0" w:color="auto"/>
      </w:divBdr>
    </w:div>
    <w:div w:id="1738473627">
      <w:bodyDiv w:val="1"/>
      <w:marLeft w:val="0"/>
      <w:marRight w:val="0"/>
      <w:marTop w:val="0"/>
      <w:marBottom w:val="0"/>
      <w:divBdr>
        <w:top w:val="none" w:sz="0" w:space="0" w:color="auto"/>
        <w:left w:val="none" w:sz="0" w:space="0" w:color="auto"/>
        <w:bottom w:val="none" w:sz="0" w:space="0" w:color="auto"/>
        <w:right w:val="none" w:sz="0" w:space="0" w:color="auto"/>
      </w:divBdr>
    </w:div>
    <w:div w:id="1740133465">
      <w:bodyDiv w:val="1"/>
      <w:marLeft w:val="0"/>
      <w:marRight w:val="0"/>
      <w:marTop w:val="0"/>
      <w:marBottom w:val="0"/>
      <w:divBdr>
        <w:top w:val="none" w:sz="0" w:space="0" w:color="auto"/>
        <w:left w:val="none" w:sz="0" w:space="0" w:color="auto"/>
        <w:bottom w:val="none" w:sz="0" w:space="0" w:color="auto"/>
        <w:right w:val="none" w:sz="0" w:space="0" w:color="auto"/>
      </w:divBdr>
    </w:div>
    <w:div w:id="1756975489">
      <w:bodyDiv w:val="1"/>
      <w:marLeft w:val="0"/>
      <w:marRight w:val="0"/>
      <w:marTop w:val="0"/>
      <w:marBottom w:val="0"/>
      <w:divBdr>
        <w:top w:val="none" w:sz="0" w:space="0" w:color="auto"/>
        <w:left w:val="none" w:sz="0" w:space="0" w:color="auto"/>
        <w:bottom w:val="none" w:sz="0" w:space="0" w:color="auto"/>
        <w:right w:val="none" w:sz="0" w:space="0" w:color="auto"/>
      </w:divBdr>
    </w:div>
    <w:div w:id="1762414913">
      <w:bodyDiv w:val="1"/>
      <w:marLeft w:val="0"/>
      <w:marRight w:val="0"/>
      <w:marTop w:val="0"/>
      <w:marBottom w:val="0"/>
      <w:divBdr>
        <w:top w:val="none" w:sz="0" w:space="0" w:color="auto"/>
        <w:left w:val="none" w:sz="0" w:space="0" w:color="auto"/>
        <w:bottom w:val="none" w:sz="0" w:space="0" w:color="auto"/>
        <w:right w:val="none" w:sz="0" w:space="0" w:color="auto"/>
      </w:divBdr>
      <w:divsChild>
        <w:div w:id="84350625">
          <w:marLeft w:val="640"/>
          <w:marRight w:val="0"/>
          <w:marTop w:val="0"/>
          <w:marBottom w:val="0"/>
          <w:divBdr>
            <w:top w:val="none" w:sz="0" w:space="0" w:color="auto"/>
            <w:left w:val="none" w:sz="0" w:space="0" w:color="auto"/>
            <w:bottom w:val="none" w:sz="0" w:space="0" w:color="auto"/>
            <w:right w:val="none" w:sz="0" w:space="0" w:color="auto"/>
          </w:divBdr>
        </w:div>
        <w:div w:id="505753518">
          <w:marLeft w:val="640"/>
          <w:marRight w:val="0"/>
          <w:marTop w:val="0"/>
          <w:marBottom w:val="0"/>
          <w:divBdr>
            <w:top w:val="none" w:sz="0" w:space="0" w:color="auto"/>
            <w:left w:val="none" w:sz="0" w:space="0" w:color="auto"/>
            <w:bottom w:val="none" w:sz="0" w:space="0" w:color="auto"/>
            <w:right w:val="none" w:sz="0" w:space="0" w:color="auto"/>
          </w:divBdr>
        </w:div>
        <w:div w:id="1294291413">
          <w:marLeft w:val="640"/>
          <w:marRight w:val="0"/>
          <w:marTop w:val="0"/>
          <w:marBottom w:val="0"/>
          <w:divBdr>
            <w:top w:val="none" w:sz="0" w:space="0" w:color="auto"/>
            <w:left w:val="none" w:sz="0" w:space="0" w:color="auto"/>
            <w:bottom w:val="none" w:sz="0" w:space="0" w:color="auto"/>
            <w:right w:val="none" w:sz="0" w:space="0" w:color="auto"/>
          </w:divBdr>
        </w:div>
        <w:div w:id="107820523">
          <w:marLeft w:val="640"/>
          <w:marRight w:val="0"/>
          <w:marTop w:val="0"/>
          <w:marBottom w:val="0"/>
          <w:divBdr>
            <w:top w:val="none" w:sz="0" w:space="0" w:color="auto"/>
            <w:left w:val="none" w:sz="0" w:space="0" w:color="auto"/>
            <w:bottom w:val="none" w:sz="0" w:space="0" w:color="auto"/>
            <w:right w:val="none" w:sz="0" w:space="0" w:color="auto"/>
          </w:divBdr>
        </w:div>
        <w:div w:id="2103718953">
          <w:marLeft w:val="640"/>
          <w:marRight w:val="0"/>
          <w:marTop w:val="0"/>
          <w:marBottom w:val="0"/>
          <w:divBdr>
            <w:top w:val="none" w:sz="0" w:space="0" w:color="auto"/>
            <w:left w:val="none" w:sz="0" w:space="0" w:color="auto"/>
            <w:bottom w:val="none" w:sz="0" w:space="0" w:color="auto"/>
            <w:right w:val="none" w:sz="0" w:space="0" w:color="auto"/>
          </w:divBdr>
        </w:div>
        <w:div w:id="617031916">
          <w:marLeft w:val="640"/>
          <w:marRight w:val="0"/>
          <w:marTop w:val="0"/>
          <w:marBottom w:val="0"/>
          <w:divBdr>
            <w:top w:val="none" w:sz="0" w:space="0" w:color="auto"/>
            <w:left w:val="none" w:sz="0" w:space="0" w:color="auto"/>
            <w:bottom w:val="none" w:sz="0" w:space="0" w:color="auto"/>
            <w:right w:val="none" w:sz="0" w:space="0" w:color="auto"/>
          </w:divBdr>
        </w:div>
        <w:div w:id="2125342221">
          <w:marLeft w:val="640"/>
          <w:marRight w:val="0"/>
          <w:marTop w:val="0"/>
          <w:marBottom w:val="0"/>
          <w:divBdr>
            <w:top w:val="none" w:sz="0" w:space="0" w:color="auto"/>
            <w:left w:val="none" w:sz="0" w:space="0" w:color="auto"/>
            <w:bottom w:val="none" w:sz="0" w:space="0" w:color="auto"/>
            <w:right w:val="none" w:sz="0" w:space="0" w:color="auto"/>
          </w:divBdr>
        </w:div>
        <w:div w:id="1658261267">
          <w:marLeft w:val="640"/>
          <w:marRight w:val="0"/>
          <w:marTop w:val="0"/>
          <w:marBottom w:val="0"/>
          <w:divBdr>
            <w:top w:val="none" w:sz="0" w:space="0" w:color="auto"/>
            <w:left w:val="none" w:sz="0" w:space="0" w:color="auto"/>
            <w:bottom w:val="none" w:sz="0" w:space="0" w:color="auto"/>
            <w:right w:val="none" w:sz="0" w:space="0" w:color="auto"/>
          </w:divBdr>
        </w:div>
        <w:div w:id="1573656088">
          <w:marLeft w:val="640"/>
          <w:marRight w:val="0"/>
          <w:marTop w:val="0"/>
          <w:marBottom w:val="0"/>
          <w:divBdr>
            <w:top w:val="none" w:sz="0" w:space="0" w:color="auto"/>
            <w:left w:val="none" w:sz="0" w:space="0" w:color="auto"/>
            <w:bottom w:val="none" w:sz="0" w:space="0" w:color="auto"/>
            <w:right w:val="none" w:sz="0" w:space="0" w:color="auto"/>
          </w:divBdr>
        </w:div>
        <w:div w:id="615674205">
          <w:marLeft w:val="640"/>
          <w:marRight w:val="0"/>
          <w:marTop w:val="0"/>
          <w:marBottom w:val="0"/>
          <w:divBdr>
            <w:top w:val="none" w:sz="0" w:space="0" w:color="auto"/>
            <w:left w:val="none" w:sz="0" w:space="0" w:color="auto"/>
            <w:bottom w:val="none" w:sz="0" w:space="0" w:color="auto"/>
            <w:right w:val="none" w:sz="0" w:space="0" w:color="auto"/>
          </w:divBdr>
        </w:div>
        <w:div w:id="428939398">
          <w:marLeft w:val="640"/>
          <w:marRight w:val="0"/>
          <w:marTop w:val="0"/>
          <w:marBottom w:val="0"/>
          <w:divBdr>
            <w:top w:val="none" w:sz="0" w:space="0" w:color="auto"/>
            <w:left w:val="none" w:sz="0" w:space="0" w:color="auto"/>
            <w:bottom w:val="none" w:sz="0" w:space="0" w:color="auto"/>
            <w:right w:val="none" w:sz="0" w:space="0" w:color="auto"/>
          </w:divBdr>
        </w:div>
        <w:div w:id="1860465747">
          <w:marLeft w:val="640"/>
          <w:marRight w:val="0"/>
          <w:marTop w:val="0"/>
          <w:marBottom w:val="0"/>
          <w:divBdr>
            <w:top w:val="none" w:sz="0" w:space="0" w:color="auto"/>
            <w:left w:val="none" w:sz="0" w:space="0" w:color="auto"/>
            <w:bottom w:val="none" w:sz="0" w:space="0" w:color="auto"/>
            <w:right w:val="none" w:sz="0" w:space="0" w:color="auto"/>
          </w:divBdr>
        </w:div>
        <w:div w:id="1241676461">
          <w:marLeft w:val="640"/>
          <w:marRight w:val="0"/>
          <w:marTop w:val="0"/>
          <w:marBottom w:val="0"/>
          <w:divBdr>
            <w:top w:val="none" w:sz="0" w:space="0" w:color="auto"/>
            <w:left w:val="none" w:sz="0" w:space="0" w:color="auto"/>
            <w:bottom w:val="none" w:sz="0" w:space="0" w:color="auto"/>
            <w:right w:val="none" w:sz="0" w:space="0" w:color="auto"/>
          </w:divBdr>
        </w:div>
        <w:div w:id="1915772226">
          <w:marLeft w:val="640"/>
          <w:marRight w:val="0"/>
          <w:marTop w:val="0"/>
          <w:marBottom w:val="0"/>
          <w:divBdr>
            <w:top w:val="none" w:sz="0" w:space="0" w:color="auto"/>
            <w:left w:val="none" w:sz="0" w:space="0" w:color="auto"/>
            <w:bottom w:val="none" w:sz="0" w:space="0" w:color="auto"/>
            <w:right w:val="none" w:sz="0" w:space="0" w:color="auto"/>
          </w:divBdr>
        </w:div>
        <w:div w:id="1050953993">
          <w:marLeft w:val="640"/>
          <w:marRight w:val="0"/>
          <w:marTop w:val="0"/>
          <w:marBottom w:val="0"/>
          <w:divBdr>
            <w:top w:val="none" w:sz="0" w:space="0" w:color="auto"/>
            <w:left w:val="none" w:sz="0" w:space="0" w:color="auto"/>
            <w:bottom w:val="none" w:sz="0" w:space="0" w:color="auto"/>
            <w:right w:val="none" w:sz="0" w:space="0" w:color="auto"/>
          </w:divBdr>
        </w:div>
        <w:div w:id="1881896993">
          <w:marLeft w:val="640"/>
          <w:marRight w:val="0"/>
          <w:marTop w:val="0"/>
          <w:marBottom w:val="0"/>
          <w:divBdr>
            <w:top w:val="none" w:sz="0" w:space="0" w:color="auto"/>
            <w:left w:val="none" w:sz="0" w:space="0" w:color="auto"/>
            <w:bottom w:val="none" w:sz="0" w:space="0" w:color="auto"/>
            <w:right w:val="none" w:sz="0" w:space="0" w:color="auto"/>
          </w:divBdr>
        </w:div>
        <w:div w:id="746804849">
          <w:marLeft w:val="640"/>
          <w:marRight w:val="0"/>
          <w:marTop w:val="0"/>
          <w:marBottom w:val="0"/>
          <w:divBdr>
            <w:top w:val="none" w:sz="0" w:space="0" w:color="auto"/>
            <w:left w:val="none" w:sz="0" w:space="0" w:color="auto"/>
            <w:bottom w:val="none" w:sz="0" w:space="0" w:color="auto"/>
            <w:right w:val="none" w:sz="0" w:space="0" w:color="auto"/>
          </w:divBdr>
        </w:div>
        <w:div w:id="1494947801">
          <w:marLeft w:val="640"/>
          <w:marRight w:val="0"/>
          <w:marTop w:val="0"/>
          <w:marBottom w:val="0"/>
          <w:divBdr>
            <w:top w:val="none" w:sz="0" w:space="0" w:color="auto"/>
            <w:left w:val="none" w:sz="0" w:space="0" w:color="auto"/>
            <w:bottom w:val="none" w:sz="0" w:space="0" w:color="auto"/>
            <w:right w:val="none" w:sz="0" w:space="0" w:color="auto"/>
          </w:divBdr>
        </w:div>
        <w:div w:id="1560288180">
          <w:marLeft w:val="640"/>
          <w:marRight w:val="0"/>
          <w:marTop w:val="0"/>
          <w:marBottom w:val="0"/>
          <w:divBdr>
            <w:top w:val="none" w:sz="0" w:space="0" w:color="auto"/>
            <w:left w:val="none" w:sz="0" w:space="0" w:color="auto"/>
            <w:bottom w:val="none" w:sz="0" w:space="0" w:color="auto"/>
            <w:right w:val="none" w:sz="0" w:space="0" w:color="auto"/>
          </w:divBdr>
        </w:div>
        <w:div w:id="1570580792">
          <w:marLeft w:val="640"/>
          <w:marRight w:val="0"/>
          <w:marTop w:val="0"/>
          <w:marBottom w:val="0"/>
          <w:divBdr>
            <w:top w:val="none" w:sz="0" w:space="0" w:color="auto"/>
            <w:left w:val="none" w:sz="0" w:space="0" w:color="auto"/>
            <w:bottom w:val="none" w:sz="0" w:space="0" w:color="auto"/>
            <w:right w:val="none" w:sz="0" w:space="0" w:color="auto"/>
          </w:divBdr>
        </w:div>
        <w:div w:id="1444573516">
          <w:marLeft w:val="640"/>
          <w:marRight w:val="0"/>
          <w:marTop w:val="0"/>
          <w:marBottom w:val="0"/>
          <w:divBdr>
            <w:top w:val="none" w:sz="0" w:space="0" w:color="auto"/>
            <w:left w:val="none" w:sz="0" w:space="0" w:color="auto"/>
            <w:bottom w:val="none" w:sz="0" w:space="0" w:color="auto"/>
            <w:right w:val="none" w:sz="0" w:space="0" w:color="auto"/>
          </w:divBdr>
        </w:div>
        <w:div w:id="272322421">
          <w:marLeft w:val="640"/>
          <w:marRight w:val="0"/>
          <w:marTop w:val="0"/>
          <w:marBottom w:val="0"/>
          <w:divBdr>
            <w:top w:val="none" w:sz="0" w:space="0" w:color="auto"/>
            <w:left w:val="none" w:sz="0" w:space="0" w:color="auto"/>
            <w:bottom w:val="none" w:sz="0" w:space="0" w:color="auto"/>
            <w:right w:val="none" w:sz="0" w:space="0" w:color="auto"/>
          </w:divBdr>
        </w:div>
        <w:div w:id="1284996977">
          <w:marLeft w:val="640"/>
          <w:marRight w:val="0"/>
          <w:marTop w:val="0"/>
          <w:marBottom w:val="0"/>
          <w:divBdr>
            <w:top w:val="none" w:sz="0" w:space="0" w:color="auto"/>
            <w:left w:val="none" w:sz="0" w:space="0" w:color="auto"/>
            <w:bottom w:val="none" w:sz="0" w:space="0" w:color="auto"/>
            <w:right w:val="none" w:sz="0" w:space="0" w:color="auto"/>
          </w:divBdr>
        </w:div>
        <w:div w:id="1061171708">
          <w:marLeft w:val="640"/>
          <w:marRight w:val="0"/>
          <w:marTop w:val="0"/>
          <w:marBottom w:val="0"/>
          <w:divBdr>
            <w:top w:val="none" w:sz="0" w:space="0" w:color="auto"/>
            <w:left w:val="none" w:sz="0" w:space="0" w:color="auto"/>
            <w:bottom w:val="none" w:sz="0" w:space="0" w:color="auto"/>
            <w:right w:val="none" w:sz="0" w:space="0" w:color="auto"/>
          </w:divBdr>
        </w:div>
        <w:div w:id="553273641">
          <w:marLeft w:val="640"/>
          <w:marRight w:val="0"/>
          <w:marTop w:val="0"/>
          <w:marBottom w:val="0"/>
          <w:divBdr>
            <w:top w:val="none" w:sz="0" w:space="0" w:color="auto"/>
            <w:left w:val="none" w:sz="0" w:space="0" w:color="auto"/>
            <w:bottom w:val="none" w:sz="0" w:space="0" w:color="auto"/>
            <w:right w:val="none" w:sz="0" w:space="0" w:color="auto"/>
          </w:divBdr>
        </w:div>
        <w:div w:id="945192555">
          <w:marLeft w:val="640"/>
          <w:marRight w:val="0"/>
          <w:marTop w:val="0"/>
          <w:marBottom w:val="0"/>
          <w:divBdr>
            <w:top w:val="none" w:sz="0" w:space="0" w:color="auto"/>
            <w:left w:val="none" w:sz="0" w:space="0" w:color="auto"/>
            <w:bottom w:val="none" w:sz="0" w:space="0" w:color="auto"/>
            <w:right w:val="none" w:sz="0" w:space="0" w:color="auto"/>
          </w:divBdr>
        </w:div>
        <w:div w:id="1902793111">
          <w:marLeft w:val="640"/>
          <w:marRight w:val="0"/>
          <w:marTop w:val="0"/>
          <w:marBottom w:val="0"/>
          <w:divBdr>
            <w:top w:val="none" w:sz="0" w:space="0" w:color="auto"/>
            <w:left w:val="none" w:sz="0" w:space="0" w:color="auto"/>
            <w:bottom w:val="none" w:sz="0" w:space="0" w:color="auto"/>
            <w:right w:val="none" w:sz="0" w:space="0" w:color="auto"/>
          </w:divBdr>
        </w:div>
        <w:div w:id="1061900950">
          <w:marLeft w:val="640"/>
          <w:marRight w:val="0"/>
          <w:marTop w:val="0"/>
          <w:marBottom w:val="0"/>
          <w:divBdr>
            <w:top w:val="none" w:sz="0" w:space="0" w:color="auto"/>
            <w:left w:val="none" w:sz="0" w:space="0" w:color="auto"/>
            <w:bottom w:val="none" w:sz="0" w:space="0" w:color="auto"/>
            <w:right w:val="none" w:sz="0" w:space="0" w:color="auto"/>
          </w:divBdr>
        </w:div>
        <w:div w:id="1529486750">
          <w:marLeft w:val="640"/>
          <w:marRight w:val="0"/>
          <w:marTop w:val="0"/>
          <w:marBottom w:val="0"/>
          <w:divBdr>
            <w:top w:val="none" w:sz="0" w:space="0" w:color="auto"/>
            <w:left w:val="none" w:sz="0" w:space="0" w:color="auto"/>
            <w:bottom w:val="none" w:sz="0" w:space="0" w:color="auto"/>
            <w:right w:val="none" w:sz="0" w:space="0" w:color="auto"/>
          </w:divBdr>
        </w:div>
        <w:div w:id="974018845">
          <w:marLeft w:val="640"/>
          <w:marRight w:val="0"/>
          <w:marTop w:val="0"/>
          <w:marBottom w:val="0"/>
          <w:divBdr>
            <w:top w:val="none" w:sz="0" w:space="0" w:color="auto"/>
            <w:left w:val="none" w:sz="0" w:space="0" w:color="auto"/>
            <w:bottom w:val="none" w:sz="0" w:space="0" w:color="auto"/>
            <w:right w:val="none" w:sz="0" w:space="0" w:color="auto"/>
          </w:divBdr>
        </w:div>
        <w:div w:id="1375427605">
          <w:marLeft w:val="640"/>
          <w:marRight w:val="0"/>
          <w:marTop w:val="0"/>
          <w:marBottom w:val="0"/>
          <w:divBdr>
            <w:top w:val="none" w:sz="0" w:space="0" w:color="auto"/>
            <w:left w:val="none" w:sz="0" w:space="0" w:color="auto"/>
            <w:bottom w:val="none" w:sz="0" w:space="0" w:color="auto"/>
            <w:right w:val="none" w:sz="0" w:space="0" w:color="auto"/>
          </w:divBdr>
        </w:div>
        <w:div w:id="991835290">
          <w:marLeft w:val="640"/>
          <w:marRight w:val="0"/>
          <w:marTop w:val="0"/>
          <w:marBottom w:val="0"/>
          <w:divBdr>
            <w:top w:val="none" w:sz="0" w:space="0" w:color="auto"/>
            <w:left w:val="none" w:sz="0" w:space="0" w:color="auto"/>
            <w:bottom w:val="none" w:sz="0" w:space="0" w:color="auto"/>
            <w:right w:val="none" w:sz="0" w:space="0" w:color="auto"/>
          </w:divBdr>
        </w:div>
        <w:div w:id="556936520">
          <w:marLeft w:val="640"/>
          <w:marRight w:val="0"/>
          <w:marTop w:val="0"/>
          <w:marBottom w:val="0"/>
          <w:divBdr>
            <w:top w:val="none" w:sz="0" w:space="0" w:color="auto"/>
            <w:left w:val="none" w:sz="0" w:space="0" w:color="auto"/>
            <w:bottom w:val="none" w:sz="0" w:space="0" w:color="auto"/>
            <w:right w:val="none" w:sz="0" w:space="0" w:color="auto"/>
          </w:divBdr>
        </w:div>
        <w:div w:id="1257328841">
          <w:marLeft w:val="640"/>
          <w:marRight w:val="0"/>
          <w:marTop w:val="0"/>
          <w:marBottom w:val="0"/>
          <w:divBdr>
            <w:top w:val="none" w:sz="0" w:space="0" w:color="auto"/>
            <w:left w:val="none" w:sz="0" w:space="0" w:color="auto"/>
            <w:bottom w:val="none" w:sz="0" w:space="0" w:color="auto"/>
            <w:right w:val="none" w:sz="0" w:space="0" w:color="auto"/>
          </w:divBdr>
        </w:div>
        <w:div w:id="1197884733">
          <w:marLeft w:val="640"/>
          <w:marRight w:val="0"/>
          <w:marTop w:val="0"/>
          <w:marBottom w:val="0"/>
          <w:divBdr>
            <w:top w:val="none" w:sz="0" w:space="0" w:color="auto"/>
            <w:left w:val="none" w:sz="0" w:space="0" w:color="auto"/>
            <w:bottom w:val="none" w:sz="0" w:space="0" w:color="auto"/>
            <w:right w:val="none" w:sz="0" w:space="0" w:color="auto"/>
          </w:divBdr>
        </w:div>
        <w:div w:id="1633901831">
          <w:marLeft w:val="640"/>
          <w:marRight w:val="0"/>
          <w:marTop w:val="0"/>
          <w:marBottom w:val="0"/>
          <w:divBdr>
            <w:top w:val="none" w:sz="0" w:space="0" w:color="auto"/>
            <w:left w:val="none" w:sz="0" w:space="0" w:color="auto"/>
            <w:bottom w:val="none" w:sz="0" w:space="0" w:color="auto"/>
            <w:right w:val="none" w:sz="0" w:space="0" w:color="auto"/>
          </w:divBdr>
        </w:div>
        <w:div w:id="2079667640">
          <w:marLeft w:val="640"/>
          <w:marRight w:val="0"/>
          <w:marTop w:val="0"/>
          <w:marBottom w:val="0"/>
          <w:divBdr>
            <w:top w:val="none" w:sz="0" w:space="0" w:color="auto"/>
            <w:left w:val="none" w:sz="0" w:space="0" w:color="auto"/>
            <w:bottom w:val="none" w:sz="0" w:space="0" w:color="auto"/>
            <w:right w:val="none" w:sz="0" w:space="0" w:color="auto"/>
          </w:divBdr>
        </w:div>
        <w:div w:id="1907522253">
          <w:marLeft w:val="640"/>
          <w:marRight w:val="0"/>
          <w:marTop w:val="0"/>
          <w:marBottom w:val="0"/>
          <w:divBdr>
            <w:top w:val="none" w:sz="0" w:space="0" w:color="auto"/>
            <w:left w:val="none" w:sz="0" w:space="0" w:color="auto"/>
            <w:bottom w:val="none" w:sz="0" w:space="0" w:color="auto"/>
            <w:right w:val="none" w:sz="0" w:space="0" w:color="auto"/>
          </w:divBdr>
        </w:div>
        <w:div w:id="1183395703">
          <w:marLeft w:val="640"/>
          <w:marRight w:val="0"/>
          <w:marTop w:val="0"/>
          <w:marBottom w:val="0"/>
          <w:divBdr>
            <w:top w:val="none" w:sz="0" w:space="0" w:color="auto"/>
            <w:left w:val="none" w:sz="0" w:space="0" w:color="auto"/>
            <w:bottom w:val="none" w:sz="0" w:space="0" w:color="auto"/>
            <w:right w:val="none" w:sz="0" w:space="0" w:color="auto"/>
          </w:divBdr>
        </w:div>
        <w:div w:id="2104648694">
          <w:marLeft w:val="640"/>
          <w:marRight w:val="0"/>
          <w:marTop w:val="0"/>
          <w:marBottom w:val="0"/>
          <w:divBdr>
            <w:top w:val="none" w:sz="0" w:space="0" w:color="auto"/>
            <w:left w:val="none" w:sz="0" w:space="0" w:color="auto"/>
            <w:bottom w:val="none" w:sz="0" w:space="0" w:color="auto"/>
            <w:right w:val="none" w:sz="0" w:space="0" w:color="auto"/>
          </w:divBdr>
        </w:div>
        <w:div w:id="1884172238">
          <w:marLeft w:val="640"/>
          <w:marRight w:val="0"/>
          <w:marTop w:val="0"/>
          <w:marBottom w:val="0"/>
          <w:divBdr>
            <w:top w:val="none" w:sz="0" w:space="0" w:color="auto"/>
            <w:left w:val="none" w:sz="0" w:space="0" w:color="auto"/>
            <w:bottom w:val="none" w:sz="0" w:space="0" w:color="auto"/>
            <w:right w:val="none" w:sz="0" w:space="0" w:color="auto"/>
          </w:divBdr>
        </w:div>
        <w:div w:id="347217690">
          <w:marLeft w:val="640"/>
          <w:marRight w:val="0"/>
          <w:marTop w:val="0"/>
          <w:marBottom w:val="0"/>
          <w:divBdr>
            <w:top w:val="none" w:sz="0" w:space="0" w:color="auto"/>
            <w:left w:val="none" w:sz="0" w:space="0" w:color="auto"/>
            <w:bottom w:val="none" w:sz="0" w:space="0" w:color="auto"/>
            <w:right w:val="none" w:sz="0" w:space="0" w:color="auto"/>
          </w:divBdr>
        </w:div>
        <w:div w:id="1116943858">
          <w:marLeft w:val="640"/>
          <w:marRight w:val="0"/>
          <w:marTop w:val="0"/>
          <w:marBottom w:val="0"/>
          <w:divBdr>
            <w:top w:val="none" w:sz="0" w:space="0" w:color="auto"/>
            <w:left w:val="none" w:sz="0" w:space="0" w:color="auto"/>
            <w:bottom w:val="none" w:sz="0" w:space="0" w:color="auto"/>
            <w:right w:val="none" w:sz="0" w:space="0" w:color="auto"/>
          </w:divBdr>
        </w:div>
        <w:div w:id="568999510">
          <w:marLeft w:val="640"/>
          <w:marRight w:val="0"/>
          <w:marTop w:val="0"/>
          <w:marBottom w:val="0"/>
          <w:divBdr>
            <w:top w:val="none" w:sz="0" w:space="0" w:color="auto"/>
            <w:left w:val="none" w:sz="0" w:space="0" w:color="auto"/>
            <w:bottom w:val="none" w:sz="0" w:space="0" w:color="auto"/>
            <w:right w:val="none" w:sz="0" w:space="0" w:color="auto"/>
          </w:divBdr>
        </w:div>
        <w:div w:id="319046884">
          <w:marLeft w:val="640"/>
          <w:marRight w:val="0"/>
          <w:marTop w:val="0"/>
          <w:marBottom w:val="0"/>
          <w:divBdr>
            <w:top w:val="none" w:sz="0" w:space="0" w:color="auto"/>
            <w:left w:val="none" w:sz="0" w:space="0" w:color="auto"/>
            <w:bottom w:val="none" w:sz="0" w:space="0" w:color="auto"/>
            <w:right w:val="none" w:sz="0" w:space="0" w:color="auto"/>
          </w:divBdr>
        </w:div>
        <w:div w:id="41757325">
          <w:marLeft w:val="640"/>
          <w:marRight w:val="0"/>
          <w:marTop w:val="0"/>
          <w:marBottom w:val="0"/>
          <w:divBdr>
            <w:top w:val="none" w:sz="0" w:space="0" w:color="auto"/>
            <w:left w:val="none" w:sz="0" w:space="0" w:color="auto"/>
            <w:bottom w:val="none" w:sz="0" w:space="0" w:color="auto"/>
            <w:right w:val="none" w:sz="0" w:space="0" w:color="auto"/>
          </w:divBdr>
        </w:div>
        <w:div w:id="2018993706">
          <w:marLeft w:val="640"/>
          <w:marRight w:val="0"/>
          <w:marTop w:val="0"/>
          <w:marBottom w:val="0"/>
          <w:divBdr>
            <w:top w:val="none" w:sz="0" w:space="0" w:color="auto"/>
            <w:left w:val="none" w:sz="0" w:space="0" w:color="auto"/>
            <w:bottom w:val="none" w:sz="0" w:space="0" w:color="auto"/>
            <w:right w:val="none" w:sz="0" w:space="0" w:color="auto"/>
          </w:divBdr>
        </w:div>
        <w:div w:id="1869021257">
          <w:marLeft w:val="640"/>
          <w:marRight w:val="0"/>
          <w:marTop w:val="0"/>
          <w:marBottom w:val="0"/>
          <w:divBdr>
            <w:top w:val="none" w:sz="0" w:space="0" w:color="auto"/>
            <w:left w:val="none" w:sz="0" w:space="0" w:color="auto"/>
            <w:bottom w:val="none" w:sz="0" w:space="0" w:color="auto"/>
            <w:right w:val="none" w:sz="0" w:space="0" w:color="auto"/>
          </w:divBdr>
        </w:div>
        <w:div w:id="127553999">
          <w:marLeft w:val="640"/>
          <w:marRight w:val="0"/>
          <w:marTop w:val="0"/>
          <w:marBottom w:val="0"/>
          <w:divBdr>
            <w:top w:val="none" w:sz="0" w:space="0" w:color="auto"/>
            <w:left w:val="none" w:sz="0" w:space="0" w:color="auto"/>
            <w:bottom w:val="none" w:sz="0" w:space="0" w:color="auto"/>
            <w:right w:val="none" w:sz="0" w:space="0" w:color="auto"/>
          </w:divBdr>
        </w:div>
        <w:div w:id="2146239579">
          <w:marLeft w:val="640"/>
          <w:marRight w:val="0"/>
          <w:marTop w:val="0"/>
          <w:marBottom w:val="0"/>
          <w:divBdr>
            <w:top w:val="none" w:sz="0" w:space="0" w:color="auto"/>
            <w:left w:val="none" w:sz="0" w:space="0" w:color="auto"/>
            <w:bottom w:val="none" w:sz="0" w:space="0" w:color="auto"/>
            <w:right w:val="none" w:sz="0" w:space="0" w:color="auto"/>
          </w:divBdr>
        </w:div>
        <w:div w:id="772869668">
          <w:marLeft w:val="640"/>
          <w:marRight w:val="0"/>
          <w:marTop w:val="0"/>
          <w:marBottom w:val="0"/>
          <w:divBdr>
            <w:top w:val="none" w:sz="0" w:space="0" w:color="auto"/>
            <w:left w:val="none" w:sz="0" w:space="0" w:color="auto"/>
            <w:bottom w:val="none" w:sz="0" w:space="0" w:color="auto"/>
            <w:right w:val="none" w:sz="0" w:space="0" w:color="auto"/>
          </w:divBdr>
        </w:div>
        <w:div w:id="2079395345">
          <w:marLeft w:val="640"/>
          <w:marRight w:val="0"/>
          <w:marTop w:val="0"/>
          <w:marBottom w:val="0"/>
          <w:divBdr>
            <w:top w:val="none" w:sz="0" w:space="0" w:color="auto"/>
            <w:left w:val="none" w:sz="0" w:space="0" w:color="auto"/>
            <w:bottom w:val="none" w:sz="0" w:space="0" w:color="auto"/>
            <w:right w:val="none" w:sz="0" w:space="0" w:color="auto"/>
          </w:divBdr>
        </w:div>
        <w:div w:id="515507808">
          <w:marLeft w:val="640"/>
          <w:marRight w:val="0"/>
          <w:marTop w:val="0"/>
          <w:marBottom w:val="0"/>
          <w:divBdr>
            <w:top w:val="none" w:sz="0" w:space="0" w:color="auto"/>
            <w:left w:val="none" w:sz="0" w:space="0" w:color="auto"/>
            <w:bottom w:val="none" w:sz="0" w:space="0" w:color="auto"/>
            <w:right w:val="none" w:sz="0" w:space="0" w:color="auto"/>
          </w:divBdr>
        </w:div>
        <w:div w:id="405997102">
          <w:marLeft w:val="640"/>
          <w:marRight w:val="0"/>
          <w:marTop w:val="0"/>
          <w:marBottom w:val="0"/>
          <w:divBdr>
            <w:top w:val="none" w:sz="0" w:space="0" w:color="auto"/>
            <w:left w:val="none" w:sz="0" w:space="0" w:color="auto"/>
            <w:bottom w:val="none" w:sz="0" w:space="0" w:color="auto"/>
            <w:right w:val="none" w:sz="0" w:space="0" w:color="auto"/>
          </w:divBdr>
        </w:div>
        <w:div w:id="756294449">
          <w:marLeft w:val="640"/>
          <w:marRight w:val="0"/>
          <w:marTop w:val="0"/>
          <w:marBottom w:val="0"/>
          <w:divBdr>
            <w:top w:val="none" w:sz="0" w:space="0" w:color="auto"/>
            <w:left w:val="none" w:sz="0" w:space="0" w:color="auto"/>
            <w:bottom w:val="none" w:sz="0" w:space="0" w:color="auto"/>
            <w:right w:val="none" w:sz="0" w:space="0" w:color="auto"/>
          </w:divBdr>
        </w:div>
        <w:div w:id="707339633">
          <w:marLeft w:val="640"/>
          <w:marRight w:val="0"/>
          <w:marTop w:val="0"/>
          <w:marBottom w:val="0"/>
          <w:divBdr>
            <w:top w:val="none" w:sz="0" w:space="0" w:color="auto"/>
            <w:left w:val="none" w:sz="0" w:space="0" w:color="auto"/>
            <w:bottom w:val="none" w:sz="0" w:space="0" w:color="auto"/>
            <w:right w:val="none" w:sz="0" w:space="0" w:color="auto"/>
          </w:divBdr>
        </w:div>
        <w:div w:id="2008749643">
          <w:marLeft w:val="640"/>
          <w:marRight w:val="0"/>
          <w:marTop w:val="0"/>
          <w:marBottom w:val="0"/>
          <w:divBdr>
            <w:top w:val="none" w:sz="0" w:space="0" w:color="auto"/>
            <w:left w:val="none" w:sz="0" w:space="0" w:color="auto"/>
            <w:bottom w:val="none" w:sz="0" w:space="0" w:color="auto"/>
            <w:right w:val="none" w:sz="0" w:space="0" w:color="auto"/>
          </w:divBdr>
        </w:div>
        <w:div w:id="1141117902">
          <w:marLeft w:val="640"/>
          <w:marRight w:val="0"/>
          <w:marTop w:val="0"/>
          <w:marBottom w:val="0"/>
          <w:divBdr>
            <w:top w:val="none" w:sz="0" w:space="0" w:color="auto"/>
            <w:left w:val="none" w:sz="0" w:space="0" w:color="auto"/>
            <w:bottom w:val="none" w:sz="0" w:space="0" w:color="auto"/>
            <w:right w:val="none" w:sz="0" w:space="0" w:color="auto"/>
          </w:divBdr>
        </w:div>
        <w:div w:id="1511411250">
          <w:marLeft w:val="640"/>
          <w:marRight w:val="0"/>
          <w:marTop w:val="0"/>
          <w:marBottom w:val="0"/>
          <w:divBdr>
            <w:top w:val="none" w:sz="0" w:space="0" w:color="auto"/>
            <w:left w:val="none" w:sz="0" w:space="0" w:color="auto"/>
            <w:bottom w:val="none" w:sz="0" w:space="0" w:color="auto"/>
            <w:right w:val="none" w:sz="0" w:space="0" w:color="auto"/>
          </w:divBdr>
        </w:div>
        <w:div w:id="2142141583">
          <w:marLeft w:val="640"/>
          <w:marRight w:val="0"/>
          <w:marTop w:val="0"/>
          <w:marBottom w:val="0"/>
          <w:divBdr>
            <w:top w:val="none" w:sz="0" w:space="0" w:color="auto"/>
            <w:left w:val="none" w:sz="0" w:space="0" w:color="auto"/>
            <w:bottom w:val="none" w:sz="0" w:space="0" w:color="auto"/>
            <w:right w:val="none" w:sz="0" w:space="0" w:color="auto"/>
          </w:divBdr>
        </w:div>
        <w:div w:id="734939647">
          <w:marLeft w:val="640"/>
          <w:marRight w:val="0"/>
          <w:marTop w:val="0"/>
          <w:marBottom w:val="0"/>
          <w:divBdr>
            <w:top w:val="none" w:sz="0" w:space="0" w:color="auto"/>
            <w:left w:val="none" w:sz="0" w:space="0" w:color="auto"/>
            <w:bottom w:val="none" w:sz="0" w:space="0" w:color="auto"/>
            <w:right w:val="none" w:sz="0" w:space="0" w:color="auto"/>
          </w:divBdr>
        </w:div>
        <w:div w:id="1803768768">
          <w:marLeft w:val="640"/>
          <w:marRight w:val="0"/>
          <w:marTop w:val="0"/>
          <w:marBottom w:val="0"/>
          <w:divBdr>
            <w:top w:val="none" w:sz="0" w:space="0" w:color="auto"/>
            <w:left w:val="none" w:sz="0" w:space="0" w:color="auto"/>
            <w:bottom w:val="none" w:sz="0" w:space="0" w:color="auto"/>
            <w:right w:val="none" w:sz="0" w:space="0" w:color="auto"/>
          </w:divBdr>
        </w:div>
        <w:div w:id="409155875">
          <w:marLeft w:val="640"/>
          <w:marRight w:val="0"/>
          <w:marTop w:val="0"/>
          <w:marBottom w:val="0"/>
          <w:divBdr>
            <w:top w:val="none" w:sz="0" w:space="0" w:color="auto"/>
            <w:left w:val="none" w:sz="0" w:space="0" w:color="auto"/>
            <w:bottom w:val="none" w:sz="0" w:space="0" w:color="auto"/>
            <w:right w:val="none" w:sz="0" w:space="0" w:color="auto"/>
          </w:divBdr>
        </w:div>
        <w:div w:id="2112965208">
          <w:marLeft w:val="640"/>
          <w:marRight w:val="0"/>
          <w:marTop w:val="0"/>
          <w:marBottom w:val="0"/>
          <w:divBdr>
            <w:top w:val="none" w:sz="0" w:space="0" w:color="auto"/>
            <w:left w:val="none" w:sz="0" w:space="0" w:color="auto"/>
            <w:bottom w:val="none" w:sz="0" w:space="0" w:color="auto"/>
            <w:right w:val="none" w:sz="0" w:space="0" w:color="auto"/>
          </w:divBdr>
        </w:div>
        <w:div w:id="524711761">
          <w:marLeft w:val="640"/>
          <w:marRight w:val="0"/>
          <w:marTop w:val="0"/>
          <w:marBottom w:val="0"/>
          <w:divBdr>
            <w:top w:val="none" w:sz="0" w:space="0" w:color="auto"/>
            <w:left w:val="none" w:sz="0" w:space="0" w:color="auto"/>
            <w:bottom w:val="none" w:sz="0" w:space="0" w:color="auto"/>
            <w:right w:val="none" w:sz="0" w:space="0" w:color="auto"/>
          </w:divBdr>
        </w:div>
        <w:div w:id="301152711">
          <w:marLeft w:val="640"/>
          <w:marRight w:val="0"/>
          <w:marTop w:val="0"/>
          <w:marBottom w:val="0"/>
          <w:divBdr>
            <w:top w:val="none" w:sz="0" w:space="0" w:color="auto"/>
            <w:left w:val="none" w:sz="0" w:space="0" w:color="auto"/>
            <w:bottom w:val="none" w:sz="0" w:space="0" w:color="auto"/>
            <w:right w:val="none" w:sz="0" w:space="0" w:color="auto"/>
          </w:divBdr>
        </w:div>
        <w:div w:id="683897586">
          <w:marLeft w:val="640"/>
          <w:marRight w:val="0"/>
          <w:marTop w:val="0"/>
          <w:marBottom w:val="0"/>
          <w:divBdr>
            <w:top w:val="none" w:sz="0" w:space="0" w:color="auto"/>
            <w:left w:val="none" w:sz="0" w:space="0" w:color="auto"/>
            <w:bottom w:val="none" w:sz="0" w:space="0" w:color="auto"/>
            <w:right w:val="none" w:sz="0" w:space="0" w:color="auto"/>
          </w:divBdr>
        </w:div>
        <w:div w:id="1314408745">
          <w:marLeft w:val="640"/>
          <w:marRight w:val="0"/>
          <w:marTop w:val="0"/>
          <w:marBottom w:val="0"/>
          <w:divBdr>
            <w:top w:val="none" w:sz="0" w:space="0" w:color="auto"/>
            <w:left w:val="none" w:sz="0" w:space="0" w:color="auto"/>
            <w:bottom w:val="none" w:sz="0" w:space="0" w:color="auto"/>
            <w:right w:val="none" w:sz="0" w:space="0" w:color="auto"/>
          </w:divBdr>
        </w:div>
        <w:div w:id="1309164945">
          <w:marLeft w:val="640"/>
          <w:marRight w:val="0"/>
          <w:marTop w:val="0"/>
          <w:marBottom w:val="0"/>
          <w:divBdr>
            <w:top w:val="none" w:sz="0" w:space="0" w:color="auto"/>
            <w:left w:val="none" w:sz="0" w:space="0" w:color="auto"/>
            <w:bottom w:val="none" w:sz="0" w:space="0" w:color="auto"/>
            <w:right w:val="none" w:sz="0" w:space="0" w:color="auto"/>
          </w:divBdr>
        </w:div>
      </w:divsChild>
    </w:div>
    <w:div w:id="1762528398">
      <w:bodyDiv w:val="1"/>
      <w:marLeft w:val="0"/>
      <w:marRight w:val="0"/>
      <w:marTop w:val="0"/>
      <w:marBottom w:val="0"/>
      <w:divBdr>
        <w:top w:val="none" w:sz="0" w:space="0" w:color="auto"/>
        <w:left w:val="none" w:sz="0" w:space="0" w:color="auto"/>
        <w:bottom w:val="none" w:sz="0" w:space="0" w:color="auto"/>
        <w:right w:val="none" w:sz="0" w:space="0" w:color="auto"/>
      </w:divBdr>
      <w:divsChild>
        <w:div w:id="1360665341">
          <w:marLeft w:val="640"/>
          <w:marRight w:val="0"/>
          <w:marTop w:val="0"/>
          <w:marBottom w:val="0"/>
          <w:divBdr>
            <w:top w:val="none" w:sz="0" w:space="0" w:color="auto"/>
            <w:left w:val="none" w:sz="0" w:space="0" w:color="auto"/>
            <w:bottom w:val="none" w:sz="0" w:space="0" w:color="auto"/>
            <w:right w:val="none" w:sz="0" w:space="0" w:color="auto"/>
          </w:divBdr>
        </w:div>
        <w:div w:id="1860922179">
          <w:marLeft w:val="640"/>
          <w:marRight w:val="0"/>
          <w:marTop w:val="0"/>
          <w:marBottom w:val="0"/>
          <w:divBdr>
            <w:top w:val="none" w:sz="0" w:space="0" w:color="auto"/>
            <w:left w:val="none" w:sz="0" w:space="0" w:color="auto"/>
            <w:bottom w:val="none" w:sz="0" w:space="0" w:color="auto"/>
            <w:right w:val="none" w:sz="0" w:space="0" w:color="auto"/>
          </w:divBdr>
        </w:div>
        <w:div w:id="2137287852">
          <w:marLeft w:val="640"/>
          <w:marRight w:val="0"/>
          <w:marTop w:val="0"/>
          <w:marBottom w:val="0"/>
          <w:divBdr>
            <w:top w:val="none" w:sz="0" w:space="0" w:color="auto"/>
            <w:left w:val="none" w:sz="0" w:space="0" w:color="auto"/>
            <w:bottom w:val="none" w:sz="0" w:space="0" w:color="auto"/>
            <w:right w:val="none" w:sz="0" w:space="0" w:color="auto"/>
          </w:divBdr>
        </w:div>
        <w:div w:id="575558593">
          <w:marLeft w:val="640"/>
          <w:marRight w:val="0"/>
          <w:marTop w:val="0"/>
          <w:marBottom w:val="0"/>
          <w:divBdr>
            <w:top w:val="none" w:sz="0" w:space="0" w:color="auto"/>
            <w:left w:val="none" w:sz="0" w:space="0" w:color="auto"/>
            <w:bottom w:val="none" w:sz="0" w:space="0" w:color="auto"/>
            <w:right w:val="none" w:sz="0" w:space="0" w:color="auto"/>
          </w:divBdr>
        </w:div>
        <w:div w:id="1152063209">
          <w:marLeft w:val="640"/>
          <w:marRight w:val="0"/>
          <w:marTop w:val="0"/>
          <w:marBottom w:val="0"/>
          <w:divBdr>
            <w:top w:val="none" w:sz="0" w:space="0" w:color="auto"/>
            <w:left w:val="none" w:sz="0" w:space="0" w:color="auto"/>
            <w:bottom w:val="none" w:sz="0" w:space="0" w:color="auto"/>
            <w:right w:val="none" w:sz="0" w:space="0" w:color="auto"/>
          </w:divBdr>
        </w:div>
        <w:div w:id="56174630">
          <w:marLeft w:val="640"/>
          <w:marRight w:val="0"/>
          <w:marTop w:val="0"/>
          <w:marBottom w:val="0"/>
          <w:divBdr>
            <w:top w:val="none" w:sz="0" w:space="0" w:color="auto"/>
            <w:left w:val="none" w:sz="0" w:space="0" w:color="auto"/>
            <w:bottom w:val="none" w:sz="0" w:space="0" w:color="auto"/>
            <w:right w:val="none" w:sz="0" w:space="0" w:color="auto"/>
          </w:divBdr>
        </w:div>
        <w:div w:id="1534459933">
          <w:marLeft w:val="640"/>
          <w:marRight w:val="0"/>
          <w:marTop w:val="0"/>
          <w:marBottom w:val="0"/>
          <w:divBdr>
            <w:top w:val="none" w:sz="0" w:space="0" w:color="auto"/>
            <w:left w:val="none" w:sz="0" w:space="0" w:color="auto"/>
            <w:bottom w:val="none" w:sz="0" w:space="0" w:color="auto"/>
            <w:right w:val="none" w:sz="0" w:space="0" w:color="auto"/>
          </w:divBdr>
        </w:div>
        <w:div w:id="1499230053">
          <w:marLeft w:val="640"/>
          <w:marRight w:val="0"/>
          <w:marTop w:val="0"/>
          <w:marBottom w:val="0"/>
          <w:divBdr>
            <w:top w:val="none" w:sz="0" w:space="0" w:color="auto"/>
            <w:left w:val="none" w:sz="0" w:space="0" w:color="auto"/>
            <w:bottom w:val="none" w:sz="0" w:space="0" w:color="auto"/>
            <w:right w:val="none" w:sz="0" w:space="0" w:color="auto"/>
          </w:divBdr>
        </w:div>
        <w:div w:id="534730356">
          <w:marLeft w:val="640"/>
          <w:marRight w:val="0"/>
          <w:marTop w:val="0"/>
          <w:marBottom w:val="0"/>
          <w:divBdr>
            <w:top w:val="none" w:sz="0" w:space="0" w:color="auto"/>
            <w:left w:val="none" w:sz="0" w:space="0" w:color="auto"/>
            <w:bottom w:val="none" w:sz="0" w:space="0" w:color="auto"/>
            <w:right w:val="none" w:sz="0" w:space="0" w:color="auto"/>
          </w:divBdr>
        </w:div>
        <w:div w:id="900479856">
          <w:marLeft w:val="640"/>
          <w:marRight w:val="0"/>
          <w:marTop w:val="0"/>
          <w:marBottom w:val="0"/>
          <w:divBdr>
            <w:top w:val="none" w:sz="0" w:space="0" w:color="auto"/>
            <w:left w:val="none" w:sz="0" w:space="0" w:color="auto"/>
            <w:bottom w:val="none" w:sz="0" w:space="0" w:color="auto"/>
            <w:right w:val="none" w:sz="0" w:space="0" w:color="auto"/>
          </w:divBdr>
        </w:div>
        <w:div w:id="1676952574">
          <w:marLeft w:val="640"/>
          <w:marRight w:val="0"/>
          <w:marTop w:val="0"/>
          <w:marBottom w:val="0"/>
          <w:divBdr>
            <w:top w:val="none" w:sz="0" w:space="0" w:color="auto"/>
            <w:left w:val="none" w:sz="0" w:space="0" w:color="auto"/>
            <w:bottom w:val="none" w:sz="0" w:space="0" w:color="auto"/>
            <w:right w:val="none" w:sz="0" w:space="0" w:color="auto"/>
          </w:divBdr>
        </w:div>
        <w:div w:id="378939961">
          <w:marLeft w:val="640"/>
          <w:marRight w:val="0"/>
          <w:marTop w:val="0"/>
          <w:marBottom w:val="0"/>
          <w:divBdr>
            <w:top w:val="none" w:sz="0" w:space="0" w:color="auto"/>
            <w:left w:val="none" w:sz="0" w:space="0" w:color="auto"/>
            <w:bottom w:val="none" w:sz="0" w:space="0" w:color="auto"/>
            <w:right w:val="none" w:sz="0" w:space="0" w:color="auto"/>
          </w:divBdr>
        </w:div>
        <w:div w:id="1405953521">
          <w:marLeft w:val="640"/>
          <w:marRight w:val="0"/>
          <w:marTop w:val="0"/>
          <w:marBottom w:val="0"/>
          <w:divBdr>
            <w:top w:val="none" w:sz="0" w:space="0" w:color="auto"/>
            <w:left w:val="none" w:sz="0" w:space="0" w:color="auto"/>
            <w:bottom w:val="none" w:sz="0" w:space="0" w:color="auto"/>
            <w:right w:val="none" w:sz="0" w:space="0" w:color="auto"/>
          </w:divBdr>
        </w:div>
        <w:div w:id="790972881">
          <w:marLeft w:val="640"/>
          <w:marRight w:val="0"/>
          <w:marTop w:val="0"/>
          <w:marBottom w:val="0"/>
          <w:divBdr>
            <w:top w:val="none" w:sz="0" w:space="0" w:color="auto"/>
            <w:left w:val="none" w:sz="0" w:space="0" w:color="auto"/>
            <w:bottom w:val="none" w:sz="0" w:space="0" w:color="auto"/>
            <w:right w:val="none" w:sz="0" w:space="0" w:color="auto"/>
          </w:divBdr>
        </w:div>
        <w:div w:id="1793786936">
          <w:marLeft w:val="640"/>
          <w:marRight w:val="0"/>
          <w:marTop w:val="0"/>
          <w:marBottom w:val="0"/>
          <w:divBdr>
            <w:top w:val="none" w:sz="0" w:space="0" w:color="auto"/>
            <w:left w:val="none" w:sz="0" w:space="0" w:color="auto"/>
            <w:bottom w:val="none" w:sz="0" w:space="0" w:color="auto"/>
            <w:right w:val="none" w:sz="0" w:space="0" w:color="auto"/>
          </w:divBdr>
        </w:div>
        <w:div w:id="1428228286">
          <w:marLeft w:val="640"/>
          <w:marRight w:val="0"/>
          <w:marTop w:val="0"/>
          <w:marBottom w:val="0"/>
          <w:divBdr>
            <w:top w:val="none" w:sz="0" w:space="0" w:color="auto"/>
            <w:left w:val="none" w:sz="0" w:space="0" w:color="auto"/>
            <w:bottom w:val="none" w:sz="0" w:space="0" w:color="auto"/>
            <w:right w:val="none" w:sz="0" w:space="0" w:color="auto"/>
          </w:divBdr>
        </w:div>
        <w:div w:id="2032140481">
          <w:marLeft w:val="640"/>
          <w:marRight w:val="0"/>
          <w:marTop w:val="0"/>
          <w:marBottom w:val="0"/>
          <w:divBdr>
            <w:top w:val="none" w:sz="0" w:space="0" w:color="auto"/>
            <w:left w:val="none" w:sz="0" w:space="0" w:color="auto"/>
            <w:bottom w:val="none" w:sz="0" w:space="0" w:color="auto"/>
            <w:right w:val="none" w:sz="0" w:space="0" w:color="auto"/>
          </w:divBdr>
        </w:div>
        <w:div w:id="1830753104">
          <w:marLeft w:val="640"/>
          <w:marRight w:val="0"/>
          <w:marTop w:val="0"/>
          <w:marBottom w:val="0"/>
          <w:divBdr>
            <w:top w:val="none" w:sz="0" w:space="0" w:color="auto"/>
            <w:left w:val="none" w:sz="0" w:space="0" w:color="auto"/>
            <w:bottom w:val="none" w:sz="0" w:space="0" w:color="auto"/>
            <w:right w:val="none" w:sz="0" w:space="0" w:color="auto"/>
          </w:divBdr>
        </w:div>
        <w:div w:id="1626885589">
          <w:marLeft w:val="640"/>
          <w:marRight w:val="0"/>
          <w:marTop w:val="0"/>
          <w:marBottom w:val="0"/>
          <w:divBdr>
            <w:top w:val="none" w:sz="0" w:space="0" w:color="auto"/>
            <w:left w:val="none" w:sz="0" w:space="0" w:color="auto"/>
            <w:bottom w:val="none" w:sz="0" w:space="0" w:color="auto"/>
            <w:right w:val="none" w:sz="0" w:space="0" w:color="auto"/>
          </w:divBdr>
        </w:div>
        <w:div w:id="2001537949">
          <w:marLeft w:val="640"/>
          <w:marRight w:val="0"/>
          <w:marTop w:val="0"/>
          <w:marBottom w:val="0"/>
          <w:divBdr>
            <w:top w:val="none" w:sz="0" w:space="0" w:color="auto"/>
            <w:left w:val="none" w:sz="0" w:space="0" w:color="auto"/>
            <w:bottom w:val="none" w:sz="0" w:space="0" w:color="auto"/>
            <w:right w:val="none" w:sz="0" w:space="0" w:color="auto"/>
          </w:divBdr>
        </w:div>
        <w:div w:id="360710814">
          <w:marLeft w:val="640"/>
          <w:marRight w:val="0"/>
          <w:marTop w:val="0"/>
          <w:marBottom w:val="0"/>
          <w:divBdr>
            <w:top w:val="none" w:sz="0" w:space="0" w:color="auto"/>
            <w:left w:val="none" w:sz="0" w:space="0" w:color="auto"/>
            <w:bottom w:val="none" w:sz="0" w:space="0" w:color="auto"/>
            <w:right w:val="none" w:sz="0" w:space="0" w:color="auto"/>
          </w:divBdr>
        </w:div>
        <w:div w:id="2080519131">
          <w:marLeft w:val="640"/>
          <w:marRight w:val="0"/>
          <w:marTop w:val="0"/>
          <w:marBottom w:val="0"/>
          <w:divBdr>
            <w:top w:val="none" w:sz="0" w:space="0" w:color="auto"/>
            <w:left w:val="none" w:sz="0" w:space="0" w:color="auto"/>
            <w:bottom w:val="none" w:sz="0" w:space="0" w:color="auto"/>
            <w:right w:val="none" w:sz="0" w:space="0" w:color="auto"/>
          </w:divBdr>
        </w:div>
        <w:div w:id="1711880802">
          <w:marLeft w:val="640"/>
          <w:marRight w:val="0"/>
          <w:marTop w:val="0"/>
          <w:marBottom w:val="0"/>
          <w:divBdr>
            <w:top w:val="none" w:sz="0" w:space="0" w:color="auto"/>
            <w:left w:val="none" w:sz="0" w:space="0" w:color="auto"/>
            <w:bottom w:val="none" w:sz="0" w:space="0" w:color="auto"/>
            <w:right w:val="none" w:sz="0" w:space="0" w:color="auto"/>
          </w:divBdr>
        </w:div>
        <w:div w:id="1505702231">
          <w:marLeft w:val="640"/>
          <w:marRight w:val="0"/>
          <w:marTop w:val="0"/>
          <w:marBottom w:val="0"/>
          <w:divBdr>
            <w:top w:val="none" w:sz="0" w:space="0" w:color="auto"/>
            <w:left w:val="none" w:sz="0" w:space="0" w:color="auto"/>
            <w:bottom w:val="none" w:sz="0" w:space="0" w:color="auto"/>
            <w:right w:val="none" w:sz="0" w:space="0" w:color="auto"/>
          </w:divBdr>
        </w:div>
        <w:div w:id="1892688201">
          <w:marLeft w:val="640"/>
          <w:marRight w:val="0"/>
          <w:marTop w:val="0"/>
          <w:marBottom w:val="0"/>
          <w:divBdr>
            <w:top w:val="none" w:sz="0" w:space="0" w:color="auto"/>
            <w:left w:val="none" w:sz="0" w:space="0" w:color="auto"/>
            <w:bottom w:val="none" w:sz="0" w:space="0" w:color="auto"/>
            <w:right w:val="none" w:sz="0" w:space="0" w:color="auto"/>
          </w:divBdr>
        </w:div>
        <w:div w:id="148912368">
          <w:marLeft w:val="640"/>
          <w:marRight w:val="0"/>
          <w:marTop w:val="0"/>
          <w:marBottom w:val="0"/>
          <w:divBdr>
            <w:top w:val="none" w:sz="0" w:space="0" w:color="auto"/>
            <w:left w:val="none" w:sz="0" w:space="0" w:color="auto"/>
            <w:bottom w:val="none" w:sz="0" w:space="0" w:color="auto"/>
            <w:right w:val="none" w:sz="0" w:space="0" w:color="auto"/>
          </w:divBdr>
        </w:div>
        <w:div w:id="2002736744">
          <w:marLeft w:val="640"/>
          <w:marRight w:val="0"/>
          <w:marTop w:val="0"/>
          <w:marBottom w:val="0"/>
          <w:divBdr>
            <w:top w:val="none" w:sz="0" w:space="0" w:color="auto"/>
            <w:left w:val="none" w:sz="0" w:space="0" w:color="auto"/>
            <w:bottom w:val="none" w:sz="0" w:space="0" w:color="auto"/>
            <w:right w:val="none" w:sz="0" w:space="0" w:color="auto"/>
          </w:divBdr>
        </w:div>
        <w:div w:id="42877831">
          <w:marLeft w:val="640"/>
          <w:marRight w:val="0"/>
          <w:marTop w:val="0"/>
          <w:marBottom w:val="0"/>
          <w:divBdr>
            <w:top w:val="none" w:sz="0" w:space="0" w:color="auto"/>
            <w:left w:val="none" w:sz="0" w:space="0" w:color="auto"/>
            <w:bottom w:val="none" w:sz="0" w:space="0" w:color="auto"/>
            <w:right w:val="none" w:sz="0" w:space="0" w:color="auto"/>
          </w:divBdr>
        </w:div>
        <w:div w:id="636034826">
          <w:marLeft w:val="640"/>
          <w:marRight w:val="0"/>
          <w:marTop w:val="0"/>
          <w:marBottom w:val="0"/>
          <w:divBdr>
            <w:top w:val="none" w:sz="0" w:space="0" w:color="auto"/>
            <w:left w:val="none" w:sz="0" w:space="0" w:color="auto"/>
            <w:bottom w:val="none" w:sz="0" w:space="0" w:color="auto"/>
            <w:right w:val="none" w:sz="0" w:space="0" w:color="auto"/>
          </w:divBdr>
        </w:div>
        <w:div w:id="1084573793">
          <w:marLeft w:val="640"/>
          <w:marRight w:val="0"/>
          <w:marTop w:val="0"/>
          <w:marBottom w:val="0"/>
          <w:divBdr>
            <w:top w:val="none" w:sz="0" w:space="0" w:color="auto"/>
            <w:left w:val="none" w:sz="0" w:space="0" w:color="auto"/>
            <w:bottom w:val="none" w:sz="0" w:space="0" w:color="auto"/>
            <w:right w:val="none" w:sz="0" w:space="0" w:color="auto"/>
          </w:divBdr>
        </w:div>
        <w:div w:id="1585608878">
          <w:marLeft w:val="640"/>
          <w:marRight w:val="0"/>
          <w:marTop w:val="0"/>
          <w:marBottom w:val="0"/>
          <w:divBdr>
            <w:top w:val="none" w:sz="0" w:space="0" w:color="auto"/>
            <w:left w:val="none" w:sz="0" w:space="0" w:color="auto"/>
            <w:bottom w:val="none" w:sz="0" w:space="0" w:color="auto"/>
            <w:right w:val="none" w:sz="0" w:space="0" w:color="auto"/>
          </w:divBdr>
        </w:div>
        <w:div w:id="1647319041">
          <w:marLeft w:val="640"/>
          <w:marRight w:val="0"/>
          <w:marTop w:val="0"/>
          <w:marBottom w:val="0"/>
          <w:divBdr>
            <w:top w:val="none" w:sz="0" w:space="0" w:color="auto"/>
            <w:left w:val="none" w:sz="0" w:space="0" w:color="auto"/>
            <w:bottom w:val="none" w:sz="0" w:space="0" w:color="auto"/>
            <w:right w:val="none" w:sz="0" w:space="0" w:color="auto"/>
          </w:divBdr>
        </w:div>
        <w:div w:id="1953397035">
          <w:marLeft w:val="640"/>
          <w:marRight w:val="0"/>
          <w:marTop w:val="0"/>
          <w:marBottom w:val="0"/>
          <w:divBdr>
            <w:top w:val="none" w:sz="0" w:space="0" w:color="auto"/>
            <w:left w:val="none" w:sz="0" w:space="0" w:color="auto"/>
            <w:bottom w:val="none" w:sz="0" w:space="0" w:color="auto"/>
            <w:right w:val="none" w:sz="0" w:space="0" w:color="auto"/>
          </w:divBdr>
        </w:div>
        <w:div w:id="228461698">
          <w:marLeft w:val="640"/>
          <w:marRight w:val="0"/>
          <w:marTop w:val="0"/>
          <w:marBottom w:val="0"/>
          <w:divBdr>
            <w:top w:val="none" w:sz="0" w:space="0" w:color="auto"/>
            <w:left w:val="none" w:sz="0" w:space="0" w:color="auto"/>
            <w:bottom w:val="none" w:sz="0" w:space="0" w:color="auto"/>
            <w:right w:val="none" w:sz="0" w:space="0" w:color="auto"/>
          </w:divBdr>
        </w:div>
        <w:div w:id="1770463248">
          <w:marLeft w:val="640"/>
          <w:marRight w:val="0"/>
          <w:marTop w:val="0"/>
          <w:marBottom w:val="0"/>
          <w:divBdr>
            <w:top w:val="none" w:sz="0" w:space="0" w:color="auto"/>
            <w:left w:val="none" w:sz="0" w:space="0" w:color="auto"/>
            <w:bottom w:val="none" w:sz="0" w:space="0" w:color="auto"/>
            <w:right w:val="none" w:sz="0" w:space="0" w:color="auto"/>
          </w:divBdr>
        </w:div>
        <w:div w:id="586155798">
          <w:marLeft w:val="640"/>
          <w:marRight w:val="0"/>
          <w:marTop w:val="0"/>
          <w:marBottom w:val="0"/>
          <w:divBdr>
            <w:top w:val="none" w:sz="0" w:space="0" w:color="auto"/>
            <w:left w:val="none" w:sz="0" w:space="0" w:color="auto"/>
            <w:bottom w:val="none" w:sz="0" w:space="0" w:color="auto"/>
            <w:right w:val="none" w:sz="0" w:space="0" w:color="auto"/>
          </w:divBdr>
        </w:div>
        <w:div w:id="1608541614">
          <w:marLeft w:val="640"/>
          <w:marRight w:val="0"/>
          <w:marTop w:val="0"/>
          <w:marBottom w:val="0"/>
          <w:divBdr>
            <w:top w:val="none" w:sz="0" w:space="0" w:color="auto"/>
            <w:left w:val="none" w:sz="0" w:space="0" w:color="auto"/>
            <w:bottom w:val="none" w:sz="0" w:space="0" w:color="auto"/>
            <w:right w:val="none" w:sz="0" w:space="0" w:color="auto"/>
          </w:divBdr>
        </w:div>
        <w:div w:id="1695424205">
          <w:marLeft w:val="640"/>
          <w:marRight w:val="0"/>
          <w:marTop w:val="0"/>
          <w:marBottom w:val="0"/>
          <w:divBdr>
            <w:top w:val="none" w:sz="0" w:space="0" w:color="auto"/>
            <w:left w:val="none" w:sz="0" w:space="0" w:color="auto"/>
            <w:bottom w:val="none" w:sz="0" w:space="0" w:color="auto"/>
            <w:right w:val="none" w:sz="0" w:space="0" w:color="auto"/>
          </w:divBdr>
        </w:div>
        <w:div w:id="638458111">
          <w:marLeft w:val="640"/>
          <w:marRight w:val="0"/>
          <w:marTop w:val="0"/>
          <w:marBottom w:val="0"/>
          <w:divBdr>
            <w:top w:val="none" w:sz="0" w:space="0" w:color="auto"/>
            <w:left w:val="none" w:sz="0" w:space="0" w:color="auto"/>
            <w:bottom w:val="none" w:sz="0" w:space="0" w:color="auto"/>
            <w:right w:val="none" w:sz="0" w:space="0" w:color="auto"/>
          </w:divBdr>
        </w:div>
        <w:div w:id="46728031">
          <w:marLeft w:val="640"/>
          <w:marRight w:val="0"/>
          <w:marTop w:val="0"/>
          <w:marBottom w:val="0"/>
          <w:divBdr>
            <w:top w:val="none" w:sz="0" w:space="0" w:color="auto"/>
            <w:left w:val="none" w:sz="0" w:space="0" w:color="auto"/>
            <w:bottom w:val="none" w:sz="0" w:space="0" w:color="auto"/>
            <w:right w:val="none" w:sz="0" w:space="0" w:color="auto"/>
          </w:divBdr>
        </w:div>
        <w:div w:id="1457983991">
          <w:marLeft w:val="640"/>
          <w:marRight w:val="0"/>
          <w:marTop w:val="0"/>
          <w:marBottom w:val="0"/>
          <w:divBdr>
            <w:top w:val="none" w:sz="0" w:space="0" w:color="auto"/>
            <w:left w:val="none" w:sz="0" w:space="0" w:color="auto"/>
            <w:bottom w:val="none" w:sz="0" w:space="0" w:color="auto"/>
            <w:right w:val="none" w:sz="0" w:space="0" w:color="auto"/>
          </w:divBdr>
        </w:div>
        <w:div w:id="767382822">
          <w:marLeft w:val="640"/>
          <w:marRight w:val="0"/>
          <w:marTop w:val="0"/>
          <w:marBottom w:val="0"/>
          <w:divBdr>
            <w:top w:val="none" w:sz="0" w:space="0" w:color="auto"/>
            <w:left w:val="none" w:sz="0" w:space="0" w:color="auto"/>
            <w:bottom w:val="none" w:sz="0" w:space="0" w:color="auto"/>
            <w:right w:val="none" w:sz="0" w:space="0" w:color="auto"/>
          </w:divBdr>
        </w:div>
        <w:div w:id="990213301">
          <w:marLeft w:val="640"/>
          <w:marRight w:val="0"/>
          <w:marTop w:val="0"/>
          <w:marBottom w:val="0"/>
          <w:divBdr>
            <w:top w:val="none" w:sz="0" w:space="0" w:color="auto"/>
            <w:left w:val="none" w:sz="0" w:space="0" w:color="auto"/>
            <w:bottom w:val="none" w:sz="0" w:space="0" w:color="auto"/>
            <w:right w:val="none" w:sz="0" w:space="0" w:color="auto"/>
          </w:divBdr>
        </w:div>
        <w:div w:id="1964537774">
          <w:marLeft w:val="640"/>
          <w:marRight w:val="0"/>
          <w:marTop w:val="0"/>
          <w:marBottom w:val="0"/>
          <w:divBdr>
            <w:top w:val="none" w:sz="0" w:space="0" w:color="auto"/>
            <w:left w:val="none" w:sz="0" w:space="0" w:color="auto"/>
            <w:bottom w:val="none" w:sz="0" w:space="0" w:color="auto"/>
            <w:right w:val="none" w:sz="0" w:space="0" w:color="auto"/>
          </w:divBdr>
        </w:div>
        <w:div w:id="1974168422">
          <w:marLeft w:val="640"/>
          <w:marRight w:val="0"/>
          <w:marTop w:val="0"/>
          <w:marBottom w:val="0"/>
          <w:divBdr>
            <w:top w:val="none" w:sz="0" w:space="0" w:color="auto"/>
            <w:left w:val="none" w:sz="0" w:space="0" w:color="auto"/>
            <w:bottom w:val="none" w:sz="0" w:space="0" w:color="auto"/>
            <w:right w:val="none" w:sz="0" w:space="0" w:color="auto"/>
          </w:divBdr>
        </w:div>
        <w:div w:id="1111168874">
          <w:marLeft w:val="640"/>
          <w:marRight w:val="0"/>
          <w:marTop w:val="0"/>
          <w:marBottom w:val="0"/>
          <w:divBdr>
            <w:top w:val="none" w:sz="0" w:space="0" w:color="auto"/>
            <w:left w:val="none" w:sz="0" w:space="0" w:color="auto"/>
            <w:bottom w:val="none" w:sz="0" w:space="0" w:color="auto"/>
            <w:right w:val="none" w:sz="0" w:space="0" w:color="auto"/>
          </w:divBdr>
        </w:div>
        <w:div w:id="1199128412">
          <w:marLeft w:val="640"/>
          <w:marRight w:val="0"/>
          <w:marTop w:val="0"/>
          <w:marBottom w:val="0"/>
          <w:divBdr>
            <w:top w:val="none" w:sz="0" w:space="0" w:color="auto"/>
            <w:left w:val="none" w:sz="0" w:space="0" w:color="auto"/>
            <w:bottom w:val="none" w:sz="0" w:space="0" w:color="auto"/>
            <w:right w:val="none" w:sz="0" w:space="0" w:color="auto"/>
          </w:divBdr>
        </w:div>
        <w:div w:id="1199776946">
          <w:marLeft w:val="640"/>
          <w:marRight w:val="0"/>
          <w:marTop w:val="0"/>
          <w:marBottom w:val="0"/>
          <w:divBdr>
            <w:top w:val="none" w:sz="0" w:space="0" w:color="auto"/>
            <w:left w:val="none" w:sz="0" w:space="0" w:color="auto"/>
            <w:bottom w:val="none" w:sz="0" w:space="0" w:color="auto"/>
            <w:right w:val="none" w:sz="0" w:space="0" w:color="auto"/>
          </w:divBdr>
        </w:div>
        <w:div w:id="1648514812">
          <w:marLeft w:val="640"/>
          <w:marRight w:val="0"/>
          <w:marTop w:val="0"/>
          <w:marBottom w:val="0"/>
          <w:divBdr>
            <w:top w:val="none" w:sz="0" w:space="0" w:color="auto"/>
            <w:left w:val="none" w:sz="0" w:space="0" w:color="auto"/>
            <w:bottom w:val="none" w:sz="0" w:space="0" w:color="auto"/>
            <w:right w:val="none" w:sz="0" w:space="0" w:color="auto"/>
          </w:divBdr>
        </w:div>
        <w:div w:id="903367774">
          <w:marLeft w:val="640"/>
          <w:marRight w:val="0"/>
          <w:marTop w:val="0"/>
          <w:marBottom w:val="0"/>
          <w:divBdr>
            <w:top w:val="none" w:sz="0" w:space="0" w:color="auto"/>
            <w:left w:val="none" w:sz="0" w:space="0" w:color="auto"/>
            <w:bottom w:val="none" w:sz="0" w:space="0" w:color="auto"/>
            <w:right w:val="none" w:sz="0" w:space="0" w:color="auto"/>
          </w:divBdr>
        </w:div>
        <w:div w:id="1505700679">
          <w:marLeft w:val="640"/>
          <w:marRight w:val="0"/>
          <w:marTop w:val="0"/>
          <w:marBottom w:val="0"/>
          <w:divBdr>
            <w:top w:val="none" w:sz="0" w:space="0" w:color="auto"/>
            <w:left w:val="none" w:sz="0" w:space="0" w:color="auto"/>
            <w:bottom w:val="none" w:sz="0" w:space="0" w:color="auto"/>
            <w:right w:val="none" w:sz="0" w:space="0" w:color="auto"/>
          </w:divBdr>
        </w:div>
        <w:div w:id="1470396557">
          <w:marLeft w:val="640"/>
          <w:marRight w:val="0"/>
          <w:marTop w:val="0"/>
          <w:marBottom w:val="0"/>
          <w:divBdr>
            <w:top w:val="none" w:sz="0" w:space="0" w:color="auto"/>
            <w:left w:val="none" w:sz="0" w:space="0" w:color="auto"/>
            <w:bottom w:val="none" w:sz="0" w:space="0" w:color="auto"/>
            <w:right w:val="none" w:sz="0" w:space="0" w:color="auto"/>
          </w:divBdr>
        </w:div>
        <w:div w:id="1740324625">
          <w:marLeft w:val="640"/>
          <w:marRight w:val="0"/>
          <w:marTop w:val="0"/>
          <w:marBottom w:val="0"/>
          <w:divBdr>
            <w:top w:val="none" w:sz="0" w:space="0" w:color="auto"/>
            <w:left w:val="none" w:sz="0" w:space="0" w:color="auto"/>
            <w:bottom w:val="none" w:sz="0" w:space="0" w:color="auto"/>
            <w:right w:val="none" w:sz="0" w:space="0" w:color="auto"/>
          </w:divBdr>
        </w:div>
        <w:div w:id="176045052">
          <w:marLeft w:val="640"/>
          <w:marRight w:val="0"/>
          <w:marTop w:val="0"/>
          <w:marBottom w:val="0"/>
          <w:divBdr>
            <w:top w:val="none" w:sz="0" w:space="0" w:color="auto"/>
            <w:left w:val="none" w:sz="0" w:space="0" w:color="auto"/>
            <w:bottom w:val="none" w:sz="0" w:space="0" w:color="auto"/>
            <w:right w:val="none" w:sz="0" w:space="0" w:color="auto"/>
          </w:divBdr>
        </w:div>
        <w:div w:id="1017578392">
          <w:marLeft w:val="640"/>
          <w:marRight w:val="0"/>
          <w:marTop w:val="0"/>
          <w:marBottom w:val="0"/>
          <w:divBdr>
            <w:top w:val="none" w:sz="0" w:space="0" w:color="auto"/>
            <w:left w:val="none" w:sz="0" w:space="0" w:color="auto"/>
            <w:bottom w:val="none" w:sz="0" w:space="0" w:color="auto"/>
            <w:right w:val="none" w:sz="0" w:space="0" w:color="auto"/>
          </w:divBdr>
        </w:div>
        <w:div w:id="1629974148">
          <w:marLeft w:val="640"/>
          <w:marRight w:val="0"/>
          <w:marTop w:val="0"/>
          <w:marBottom w:val="0"/>
          <w:divBdr>
            <w:top w:val="none" w:sz="0" w:space="0" w:color="auto"/>
            <w:left w:val="none" w:sz="0" w:space="0" w:color="auto"/>
            <w:bottom w:val="none" w:sz="0" w:space="0" w:color="auto"/>
            <w:right w:val="none" w:sz="0" w:space="0" w:color="auto"/>
          </w:divBdr>
        </w:div>
        <w:div w:id="1641303717">
          <w:marLeft w:val="640"/>
          <w:marRight w:val="0"/>
          <w:marTop w:val="0"/>
          <w:marBottom w:val="0"/>
          <w:divBdr>
            <w:top w:val="none" w:sz="0" w:space="0" w:color="auto"/>
            <w:left w:val="none" w:sz="0" w:space="0" w:color="auto"/>
            <w:bottom w:val="none" w:sz="0" w:space="0" w:color="auto"/>
            <w:right w:val="none" w:sz="0" w:space="0" w:color="auto"/>
          </w:divBdr>
        </w:div>
        <w:div w:id="871768333">
          <w:marLeft w:val="640"/>
          <w:marRight w:val="0"/>
          <w:marTop w:val="0"/>
          <w:marBottom w:val="0"/>
          <w:divBdr>
            <w:top w:val="none" w:sz="0" w:space="0" w:color="auto"/>
            <w:left w:val="none" w:sz="0" w:space="0" w:color="auto"/>
            <w:bottom w:val="none" w:sz="0" w:space="0" w:color="auto"/>
            <w:right w:val="none" w:sz="0" w:space="0" w:color="auto"/>
          </w:divBdr>
        </w:div>
        <w:div w:id="77411726">
          <w:marLeft w:val="640"/>
          <w:marRight w:val="0"/>
          <w:marTop w:val="0"/>
          <w:marBottom w:val="0"/>
          <w:divBdr>
            <w:top w:val="none" w:sz="0" w:space="0" w:color="auto"/>
            <w:left w:val="none" w:sz="0" w:space="0" w:color="auto"/>
            <w:bottom w:val="none" w:sz="0" w:space="0" w:color="auto"/>
            <w:right w:val="none" w:sz="0" w:space="0" w:color="auto"/>
          </w:divBdr>
        </w:div>
        <w:div w:id="254673583">
          <w:marLeft w:val="640"/>
          <w:marRight w:val="0"/>
          <w:marTop w:val="0"/>
          <w:marBottom w:val="0"/>
          <w:divBdr>
            <w:top w:val="none" w:sz="0" w:space="0" w:color="auto"/>
            <w:left w:val="none" w:sz="0" w:space="0" w:color="auto"/>
            <w:bottom w:val="none" w:sz="0" w:space="0" w:color="auto"/>
            <w:right w:val="none" w:sz="0" w:space="0" w:color="auto"/>
          </w:divBdr>
        </w:div>
        <w:div w:id="1787235101">
          <w:marLeft w:val="640"/>
          <w:marRight w:val="0"/>
          <w:marTop w:val="0"/>
          <w:marBottom w:val="0"/>
          <w:divBdr>
            <w:top w:val="none" w:sz="0" w:space="0" w:color="auto"/>
            <w:left w:val="none" w:sz="0" w:space="0" w:color="auto"/>
            <w:bottom w:val="none" w:sz="0" w:space="0" w:color="auto"/>
            <w:right w:val="none" w:sz="0" w:space="0" w:color="auto"/>
          </w:divBdr>
        </w:div>
        <w:div w:id="1352993675">
          <w:marLeft w:val="640"/>
          <w:marRight w:val="0"/>
          <w:marTop w:val="0"/>
          <w:marBottom w:val="0"/>
          <w:divBdr>
            <w:top w:val="none" w:sz="0" w:space="0" w:color="auto"/>
            <w:left w:val="none" w:sz="0" w:space="0" w:color="auto"/>
            <w:bottom w:val="none" w:sz="0" w:space="0" w:color="auto"/>
            <w:right w:val="none" w:sz="0" w:space="0" w:color="auto"/>
          </w:divBdr>
        </w:div>
        <w:div w:id="1405295440">
          <w:marLeft w:val="640"/>
          <w:marRight w:val="0"/>
          <w:marTop w:val="0"/>
          <w:marBottom w:val="0"/>
          <w:divBdr>
            <w:top w:val="none" w:sz="0" w:space="0" w:color="auto"/>
            <w:left w:val="none" w:sz="0" w:space="0" w:color="auto"/>
            <w:bottom w:val="none" w:sz="0" w:space="0" w:color="auto"/>
            <w:right w:val="none" w:sz="0" w:space="0" w:color="auto"/>
          </w:divBdr>
        </w:div>
        <w:div w:id="1282103787">
          <w:marLeft w:val="640"/>
          <w:marRight w:val="0"/>
          <w:marTop w:val="0"/>
          <w:marBottom w:val="0"/>
          <w:divBdr>
            <w:top w:val="none" w:sz="0" w:space="0" w:color="auto"/>
            <w:left w:val="none" w:sz="0" w:space="0" w:color="auto"/>
            <w:bottom w:val="none" w:sz="0" w:space="0" w:color="auto"/>
            <w:right w:val="none" w:sz="0" w:space="0" w:color="auto"/>
          </w:divBdr>
        </w:div>
        <w:div w:id="1076560241">
          <w:marLeft w:val="640"/>
          <w:marRight w:val="0"/>
          <w:marTop w:val="0"/>
          <w:marBottom w:val="0"/>
          <w:divBdr>
            <w:top w:val="none" w:sz="0" w:space="0" w:color="auto"/>
            <w:left w:val="none" w:sz="0" w:space="0" w:color="auto"/>
            <w:bottom w:val="none" w:sz="0" w:space="0" w:color="auto"/>
            <w:right w:val="none" w:sz="0" w:space="0" w:color="auto"/>
          </w:divBdr>
        </w:div>
        <w:div w:id="1445537134">
          <w:marLeft w:val="640"/>
          <w:marRight w:val="0"/>
          <w:marTop w:val="0"/>
          <w:marBottom w:val="0"/>
          <w:divBdr>
            <w:top w:val="none" w:sz="0" w:space="0" w:color="auto"/>
            <w:left w:val="none" w:sz="0" w:space="0" w:color="auto"/>
            <w:bottom w:val="none" w:sz="0" w:space="0" w:color="auto"/>
            <w:right w:val="none" w:sz="0" w:space="0" w:color="auto"/>
          </w:divBdr>
        </w:div>
        <w:div w:id="2106880198">
          <w:marLeft w:val="640"/>
          <w:marRight w:val="0"/>
          <w:marTop w:val="0"/>
          <w:marBottom w:val="0"/>
          <w:divBdr>
            <w:top w:val="none" w:sz="0" w:space="0" w:color="auto"/>
            <w:left w:val="none" w:sz="0" w:space="0" w:color="auto"/>
            <w:bottom w:val="none" w:sz="0" w:space="0" w:color="auto"/>
            <w:right w:val="none" w:sz="0" w:space="0" w:color="auto"/>
          </w:divBdr>
        </w:div>
        <w:div w:id="356347646">
          <w:marLeft w:val="640"/>
          <w:marRight w:val="0"/>
          <w:marTop w:val="0"/>
          <w:marBottom w:val="0"/>
          <w:divBdr>
            <w:top w:val="none" w:sz="0" w:space="0" w:color="auto"/>
            <w:left w:val="none" w:sz="0" w:space="0" w:color="auto"/>
            <w:bottom w:val="none" w:sz="0" w:space="0" w:color="auto"/>
            <w:right w:val="none" w:sz="0" w:space="0" w:color="auto"/>
          </w:divBdr>
        </w:div>
        <w:div w:id="487285393">
          <w:marLeft w:val="640"/>
          <w:marRight w:val="0"/>
          <w:marTop w:val="0"/>
          <w:marBottom w:val="0"/>
          <w:divBdr>
            <w:top w:val="none" w:sz="0" w:space="0" w:color="auto"/>
            <w:left w:val="none" w:sz="0" w:space="0" w:color="auto"/>
            <w:bottom w:val="none" w:sz="0" w:space="0" w:color="auto"/>
            <w:right w:val="none" w:sz="0" w:space="0" w:color="auto"/>
          </w:divBdr>
        </w:div>
      </w:divsChild>
    </w:div>
    <w:div w:id="1765418534">
      <w:bodyDiv w:val="1"/>
      <w:marLeft w:val="0"/>
      <w:marRight w:val="0"/>
      <w:marTop w:val="0"/>
      <w:marBottom w:val="0"/>
      <w:divBdr>
        <w:top w:val="none" w:sz="0" w:space="0" w:color="auto"/>
        <w:left w:val="none" w:sz="0" w:space="0" w:color="auto"/>
        <w:bottom w:val="none" w:sz="0" w:space="0" w:color="auto"/>
        <w:right w:val="none" w:sz="0" w:space="0" w:color="auto"/>
      </w:divBdr>
    </w:div>
    <w:div w:id="1767530071">
      <w:bodyDiv w:val="1"/>
      <w:marLeft w:val="0"/>
      <w:marRight w:val="0"/>
      <w:marTop w:val="0"/>
      <w:marBottom w:val="0"/>
      <w:divBdr>
        <w:top w:val="none" w:sz="0" w:space="0" w:color="auto"/>
        <w:left w:val="none" w:sz="0" w:space="0" w:color="auto"/>
        <w:bottom w:val="none" w:sz="0" w:space="0" w:color="auto"/>
        <w:right w:val="none" w:sz="0" w:space="0" w:color="auto"/>
      </w:divBdr>
      <w:divsChild>
        <w:div w:id="760876391">
          <w:marLeft w:val="480"/>
          <w:marRight w:val="0"/>
          <w:marTop w:val="0"/>
          <w:marBottom w:val="0"/>
          <w:divBdr>
            <w:top w:val="none" w:sz="0" w:space="0" w:color="auto"/>
            <w:left w:val="none" w:sz="0" w:space="0" w:color="auto"/>
            <w:bottom w:val="none" w:sz="0" w:space="0" w:color="auto"/>
            <w:right w:val="none" w:sz="0" w:space="0" w:color="auto"/>
          </w:divBdr>
        </w:div>
        <w:div w:id="1071121114">
          <w:marLeft w:val="480"/>
          <w:marRight w:val="0"/>
          <w:marTop w:val="0"/>
          <w:marBottom w:val="0"/>
          <w:divBdr>
            <w:top w:val="none" w:sz="0" w:space="0" w:color="auto"/>
            <w:left w:val="none" w:sz="0" w:space="0" w:color="auto"/>
            <w:bottom w:val="none" w:sz="0" w:space="0" w:color="auto"/>
            <w:right w:val="none" w:sz="0" w:space="0" w:color="auto"/>
          </w:divBdr>
        </w:div>
        <w:div w:id="2062707665">
          <w:marLeft w:val="480"/>
          <w:marRight w:val="0"/>
          <w:marTop w:val="0"/>
          <w:marBottom w:val="0"/>
          <w:divBdr>
            <w:top w:val="none" w:sz="0" w:space="0" w:color="auto"/>
            <w:left w:val="none" w:sz="0" w:space="0" w:color="auto"/>
            <w:bottom w:val="none" w:sz="0" w:space="0" w:color="auto"/>
            <w:right w:val="none" w:sz="0" w:space="0" w:color="auto"/>
          </w:divBdr>
        </w:div>
        <w:div w:id="1365210143">
          <w:marLeft w:val="480"/>
          <w:marRight w:val="0"/>
          <w:marTop w:val="0"/>
          <w:marBottom w:val="0"/>
          <w:divBdr>
            <w:top w:val="none" w:sz="0" w:space="0" w:color="auto"/>
            <w:left w:val="none" w:sz="0" w:space="0" w:color="auto"/>
            <w:bottom w:val="none" w:sz="0" w:space="0" w:color="auto"/>
            <w:right w:val="none" w:sz="0" w:space="0" w:color="auto"/>
          </w:divBdr>
        </w:div>
        <w:div w:id="1762677302">
          <w:marLeft w:val="480"/>
          <w:marRight w:val="0"/>
          <w:marTop w:val="0"/>
          <w:marBottom w:val="0"/>
          <w:divBdr>
            <w:top w:val="none" w:sz="0" w:space="0" w:color="auto"/>
            <w:left w:val="none" w:sz="0" w:space="0" w:color="auto"/>
            <w:bottom w:val="none" w:sz="0" w:space="0" w:color="auto"/>
            <w:right w:val="none" w:sz="0" w:space="0" w:color="auto"/>
          </w:divBdr>
        </w:div>
        <w:div w:id="61414258">
          <w:marLeft w:val="480"/>
          <w:marRight w:val="0"/>
          <w:marTop w:val="0"/>
          <w:marBottom w:val="0"/>
          <w:divBdr>
            <w:top w:val="none" w:sz="0" w:space="0" w:color="auto"/>
            <w:left w:val="none" w:sz="0" w:space="0" w:color="auto"/>
            <w:bottom w:val="none" w:sz="0" w:space="0" w:color="auto"/>
            <w:right w:val="none" w:sz="0" w:space="0" w:color="auto"/>
          </w:divBdr>
        </w:div>
        <w:div w:id="1634214887">
          <w:marLeft w:val="480"/>
          <w:marRight w:val="0"/>
          <w:marTop w:val="0"/>
          <w:marBottom w:val="0"/>
          <w:divBdr>
            <w:top w:val="none" w:sz="0" w:space="0" w:color="auto"/>
            <w:left w:val="none" w:sz="0" w:space="0" w:color="auto"/>
            <w:bottom w:val="none" w:sz="0" w:space="0" w:color="auto"/>
            <w:right w:val="none" w:sz="0" w:space="0" w:color="auto"/>
          </w:divBdr>
        </w:div>
        <w:div w:id="1614091853">
          <w:marLeft w:val="480"/>
          <w:marRight w:val="0"/>
          <w:marTop w:val="0"/>
          <w:marBottom w:val="0"/>
          <w:divBdr>
            <w:top w:val="none" w:sz="0" w:space="0" w:color="auto"/>
            <w:left w:val="none" w:sz="0" w:space="0" w:color="auto"/>
            <w:bottom w:val="none" w:sz="0" w:space="0" w:color="auto"/>
            <w:right w:val="none" w:sz="0" w:space="0" w:color="auto"/>
          </w:divBdr>
        </w:div>
        <w:div w:id="419986274">
          <w:marLeft w:val="480"/>
          <w:marRight w:val="0"/>
          <w:marTop w:val="0"/>
          <w:marBottom w:val="0"/>
          <w:divBdr>
            <w:top w:val="none" w:sz="0" w:space="0" w:color="auto"/>
            <w:left w:val="none" w:sz="0" w:space="0" w:color="auto"/>
            <w:bottom w:val="none" w:sz="0" w:space="0" w:color="auto"/>
            <w:right w:val="none" w:sz="0" w:space="0" w:color="auto"/>
          </w:divBdr>
        </w:div>
        <w:div w:id="2031254465">
          <w:marLeft w:val="480"/>
          <w:marRight w:val="0"/>
          <w:marTop w:val="0"/>
          <w:marBottom w:val="0"/>
          <w:divBdr>
            <w:top w:val="none" w:sz="0" w:space="0" w:color="auto"/>
            <w:left w:val="none" w:sz="0" w:space="0" w:color="auto"/>
            <w:bottom w:val="none" w:sz="0" w:space="0" w:color="auto"/>
            <w:right w:val="none" w:sz="0" w:space="0" w:color="auto"/>
          </w:divBdr>
        </w:div>
        <w:div w:id="1127429554">
          <w:marLeft w:val="480"/>
          <w:marRight w:val="0"/>
          <w:marTop w:val="0"/>
          <w:marBottom w:val="0"/>
          <w:divBdr>
            <w:top w:val="none" w:sz="0" w:space="0" w:color="auto"/>
            <w:left w:val="none" w:sz="0" w:space="0" w:color="auto"/>
            <w:bottom w:val="none" w:sz="0" w:space="0" w:color="auto"/>
            <w:right w:val="none" w:sz="0" w:space="0" w:color="auto"/>
          </w:divBdr>
        </w:div>
        <w:div w:id="189220414">
          <w:marLeft w:val="480"/>
          <w:marRight w:val="0"/>
          <w:marTop w:val="0"/>
          <w:marBottom w:val="0"/>
          <w:divBdr>
            <w:top w:val="none" w:sz="0" w:space="0" w:color="auto"/>
            <w:left w:val="none" w:sz="0" w:space="0" w:color="auto"/>
            <w:bottom w:val="none" w:sz="0" w:space="0" w:color="auto"/>
            <w:right w:val="none" w:sz="0" w:space="0" w:color="auto"/>
          </w:divBdr>
        </w:div>
        <w:div w:id="1149249973">
          <w:marLeft w:val="480"/>
          <w:marRight w:val="0"/>
          <w:marTop w:val="0"/>
          <w:marBottom w:val="0"/>
          <w:divBdr>
            <w:top w:val="none" w:sz="0" w:space="0" w:color="auto"/>
            <w:left w:val="none" w:sz="0" w:space="0" w:color="auto"/>
            <w:bottom w:val="none" w:sz="0" w:space="0" w:color="auto"/>
            <w:right w:val="none" w:sz="0" w:space="0" w:color="auto"/>
          </w:divBdr>
        </w:div>
        <w:div w:id="287207938">
          <w:marLeft w:val="480"/>
          <w:marRight w:val="0"/>
          <w:marTop w:val="0"/>
          <w:marBottom w:val="0"/>
          <w:divBdr>
            <w:top w:val="none" w:sz="0" w:space="0" w:color="auto"/>
            <w:left w:val="none" w:sz="0" w:space="0" w:color="auto"/>
            <w:bottom w:val="none" w:sz="0" w:space="0" w:color="auto"/>
            <w:right w:val="none" w:sz="0" w:space="0" w:color="auto"/>
          </w:divBdr>
        </w:div>
        <w:div w:id="1721396756">
          <w:marLeft w:val="480"/>
          <w:marRight w:val="0"/>
          <w:marTop w:val="0"/>
          <w:marBottom w:val="0"/>
          <w:divBdr>
            <w:top w:val="none" w:sz="0" w:space="0" w:color="auto"/>
            <w:left w:val="none" w:sz="0" w:space="0" w:color="auto"/>
            <w:bottom w:val="none" w:sz="0" w:space="0" w:color="auto"/>
            <w:right w:val="none" w:sz="0" w:space="0" w:color="auto"/>
          </w:divBdr>
        </w:div>
        <w:div w:id="272828407">
          <w:marLeft w:val="480"/>
          <w:marRight w:val="0"/>
          <w:marTop w:val="0"/>
          <w:marBottom w:val="0"/>
          <w:divBdr>
            <w:top w:val="none" w:sz="0" w:space="0" w:color="auto"/>
            <w:left w:val="none" w:sz="0" w:space="0" w:color="auto"/>
            <w:bottom w:val="none" w:sz="0" w:space="0" w:color="auto"/>
            <w:right w:val="none" w:sz="0" w:space="0" w:color="auto"/>
          </w:divBdr>
        </w:div>
        <w:div w:id="422146515">
          <w:marLeft w:val="480"/>
          <w:marRight w:val="0"/>
          <w:marTop w:val="0"/>
          <w:marBottom w:val="0"/>
          <w:divBdr>
            <w:top w:val="none" w:sz="0" w:space="0" w:color="auto"/>
            <w:left w:val="none" w:sz="0" w:space="0" w:color="auto"/>
            <w:bottom w:val="none" w:sz="0" w:space="0" w:color="auto"/>
            <w:right w:val="none" w:sz="0" w:space="0" w:color="auto"/>
          </w:divBdr>
        </w:div>
        <w:div w:id="1539203509">
          <w:marLeft w:val="480"/>
          <w:marRight w:val="0"/>
          <w:marTop w:val="0"/>
          <w:marBottom w:val="0"/>
          <w:divBdr>
            <w:top w:val="none" w:sz="0" w:space="0" w:color="auto"/>
            <w:left w:val="none" w:sz="0" w:space="0" w:color="auto"/>
            <w:bottom w:val="none" w:sz="0" w:space="0" w:color="auto"/>
            <w:right w:val="none" w:sz="0" w:space="0" w:color="auto"/>
          </w:divBdr>
        </w:div>
        <w:div w:id="158036233">
          <w:marLeft w:val="480"/>
          <w:marRight w:val="0"/>
          <w:marTop w:val="0"/>
          <w:marBottom w:val="0"/>
          <w:divBdr>
            <w:top w:val="none" w:sz="0" w:space="0" w:color="auto"/>
            <w:left w:val="none" w:sz="0" w:space="0" w:color="auto"/>
            <w:bottom w:val="none" w:sz="0" w:space="0" w:color="auto"/>
            <w:right w:val="none" w:sz="0" w:space="0" w:color="auto"/>
          </w:divBdr>
        </w:div>
        <w:div w:id="253786690">
          <w:marLeft w:val="480"/>
          <w:marRight w:val="0"/>
          <w:marTop w:val="0"/>
          <w:marBottom w:val="0"/>
          <w:divBdr>
            <w:top w:val="none" w:sz="0" w:space="0" w:color="auto"/>
            <w:left w:val="none" w:sz="0" w:space="0" w:color="auto"/>
            <w:bottom w:val="none" w:sz="0" w:space="0" w:color="auto"/>
            <w:right w:val="none" w:sz="0" w:space="0" w:color="auto"/>
          </w:divBdr>
        </w:div>
        <w:div w:id="1909263144">
          <w:marLeft w:val="480"/>
          <w:marRight w:val="0"/>
          <w:marTop w:val="0"/>
          <w:marBottom w:val="0"/>
          <w:divBdr>
            <w:top w:val="none" w:sz="0" w:space="0" w:color="auto"/>
            <w:left w:val="none" w:sz="0" w:space="0" w:color="auto"/>
            <w:bottom w:val="none" w:sz="0" w:space="0" w:color="auto"/>
            <w:right w:val="none" w:sz="0" w:space="0" w:color="auto"/>
          </w:divBdr>
        </w:div>
        <w:div w:id="232009593">
          <w:marLeft w:val="480"/>
          <w:marRight w:val="0"/>
          <w:marTop w:val="0"/>
          <w:marBottom w:val="0"/>
          <w:divBdr>
            <w:top w:val="none" w:sz="0" w:space="0" w:color="auto"/>
            <w:left w:val="none" w:sz="0" w:space="0" w:color="auto"/>
            <w:bottom w:val="none" w:sz="0" w:space="0" w:color="auto"/>
            <w:right w:val="none" w:sz="0" w:space="0" w:color="auto"/>
          </w:divBdr>
        </w:div>
        <w:div w:id="1194224241">
          <w:marLeft w:val="480"/>
          <w:marRight w:val="0"/>
          <w:marTop w:val="0"/>
          <w:marBottom w:val="0"/>
          <w:divBdr>
            <w:top w:val="none" w:sz="0" w:space="0" w:color="auto"/>
            <w:left w:val="none" w:sz="0" w:space="0" w:color="auto"/>
            <w:bottom w:val="none" w:sz="0" w:space="0" w:color="auto"/>
            <w:right w:val="none" w:sz="0" w:space="0" w:color="auto"/>
          </w:divBdr>
        </w:div>
        <w:div w:id="323357861">
          <w:marLeft w:val="480"/>
          <w:marRight w:val="0"/>
          <w:marTop w:val="0"/>
          <w:marBottom w:val="0"/>
          <w:divBdr>
            <w:top w:val="none" w:sz="0" w:space="0" w:color="auto"/>
            <w:left w:val="none" w:sz="0" w:space="0" w:color="auto"/>
            <w:bottom w:val="none" w:sz="0" w:space="0" w:color="auto"/>
            <w:right w:val="none" w:sz="0" w:space="0" w:color="auto"/>
          </w:divBdr>
        </w:div>
        <w:div w:id="881937373">
          <w:marLeft w:val="480"/>
          <w:marRight w:val="0"/>
          <w:marTop w:val="0"/>
          <w:marBottom w:val="0"/>
          <w:divBdr>
            <w:top w:val="none" w:sz="0" w:space="0" w:color="auto"/>
            <w:left w:val="none" w:sz="0" w:space="0" w:color="auto"/>
            <w:bottom w:val="none" w:sz="0" w:space="0" w:color="auto"/>
            <w:right w:val="none" w:sz="0" w:space="0" w:color="auto"/>
          </w:divBdr>
        </w:div>
        <w:div w:id="39480875">
          <w:marLeft w:val="480"/>
          <w:marRight w:val="0"/>
          <w:marTop w:val="0"/>
          <w:marBottom w:val="0"/>
          <w:divBdr>
            <w:top w:val="none" w:sz="0" w:space="0" w:color="auto"/>
            <w:left w:val="none" w:sz="0" w:space="0" w:color="auto"/>
            <w:bottom w:val="none" w:sz="0" w:space="0" w:color="auto"/>
            <w:right w:val="none" w:sz="0" w:space="0" w:color="auto"/>
          </w:divBdr>
        </w:div>
        <w:div w:id="290749137">
          <w:marLeft w:val="480"/>
          <w:marRight w:val="0"/>
          <w:marTop w:val="0"/>
          <w:marBottom w:val="0"/>
          <w:divBdr>
            <w:top w:val="none" w:sz="0" w:space="0" w:color="auto"/>
            <w:left w:val="none" w:sz="0" w:space="0" w:color="auto"/>
            <w:bottom w:val="none" w:sz="0" w:space="0" w:color="auto"/>
            <w:right w:val="none" w:sz="0" w:space="0" w:color="auto"/>
          </w:divBdr>
        </w:div>
        <w:div w:id="1537428976">
          <w:marLeft w:val="480"/>
          <w:marRight w:val="0"/>
          <w:marTop w:val="0"/>
          <w:marBottom w:val="0"/>
          <w:divBdr>
            <w:top w:val="none" w:sz="0" w:space="0" w:color="auto"/>
            <w:left w:val="none" w:sz="0" w:space="0" w:color="auto"/>
            <w:bottom w:val="none" w:sz="0" w:space="0" w:color="auto"/>
            <w:right w:val="none" w:sz="0" w:space="0" w:color="auto"/>
          </w:divBdr>
        </w:div>
        <w:div w:id="2111462576">
          <w:marLeft w:val="480"/>
          <w:marRight w:val="0"/>
          <w:marTop w:val="0"/>
          <w:marBottom w:val="0"/>
          <w:divBdr>
            <w:top w:val="none" w:sz="0" w:space="0" w:color="auto"/>
            <w:left w:val="none" w:sz="0" w:space="0" w:color="auto"/>
            <w:bottom w:val="none" w:sz="0" w:space="0" w:color="auto"/>
            <w:right w:val="none" w:sz="0" w:space="0" w:color="auto"/>
          </w:divBdr>
        </w:div>
        <w:div w:id="1843203534">
          <w:marLeft w:val="480"/>
          <w:marRight w:val="0"/>
          <w:marTop w:val="0"/>
          <w:marBottom w:val="0"/>
          <w:divBdr>
            <w:top w:val="none" w:sz="0" w:space="0" w:color="auto"/>
            <w:left w:val="none" w:sz="0" w:space="0" w:color="auto"/>
            <w:bottom w:val="none" w:sz="0" w:space="0" w:color="auto"/>
            <w:right w:val="none" w:sz="0" w:space="0" w:color="auto"/>
          </w:divBdr>
        </w:div>
        <w:div w:id="490489018">
          <w:marLeft w:val="480"/>
          <w:marRight w:val="0"/>
          <w:marTop w:val="0"/>
          <w:marBottom w:val="0"/>
          <w:divBdr>
            <w:top w:val="none" w:sz="0" w:space="0" w:color="auto"/>
            <w:left w:val="none" w:sz="0" w:space="0" w:color="auto"/>
            <w:bottom w:val="none" w:sz="0" w:space="0" w:color="auto"/>
            <w:right w:val="none" w:sz="0" w:space="0" w:color="auto"/>
          </w:divBdr>
        </w:div>
        <w:div w:id="933788036">
          <w:marLeft w:val="480"/>
          <w:marRight w:val="0"/>
          <w:marTop w:val="0"/>
          <w:marBottom w:val="0"/>
          <w:divBdr>
            <w:top w:val="none" w:sz="0" w:space="0" w:color="auto"/>
            <w:left w:val="none" w:sz="0" w:space="0" w:color="auto"/>
            <w:bottom w:val="none" w:sz="0" w:space="0" w:color="auto"/>
            <w:right w:val="none" w:sz="0" w:space="0" w:color="auto"/>
          </w:divBdr>
        </w:div>
        <w:div w:id="1918318400">
          <w:marLeft w:val="480"/>
          <w:marRight w:val="0"/>
          <w:marTop w:val="0"/>
          <w:marBottom w:val="0"/>
          <w:divBdr>
            <w:top w:val="none" w:sz="0" w:space="0" w:color="auto"/>
            <w:left w:val="none" w:sz="0" w:space="0" w:color="auto"/>
            <w:bottom w:val="none" w:sz="0" w:space="0" w:color="auto"/>
            <w:right w:val="none" w:sz="0" w:space="0" w:color="auto"/>
          </w:divBdr>
        </w:div>
        <w:div w:id="519587471">
          <w:marLeft w:val="480"/>
          <w:marRight w:val="0"/>
          <w:marTop w:val="0"/>
          <w:marBottom w:val="0"/>
          <w:divBdr>
            <w:top w:val="none" w:sz="0" w:space="0" w:color="auto"/>
            <w:left w:val="none" w:sz="0" w:space="0" w:color="auto"/>
            <w:bottom w:val="none" w:sz="0" w:space="0" w:color="auto"/>
            <w:right w:val="none" w:sz="0" w:space="0" w:color="auto"/>
          </w:divBdr>
        </w:div>
        <w:div w:id="1710914356">
          <w:marLeft w:val="480"/>
          <w:marRight w:val="0"/>
          <w:marTop w:val="0"/>
          <w:marBottom w:val="0"/>
          <w:divBdr>
            <w:top w:val="none" w:sz="0" w:space="0" w:color="auto"/>
            <w:left w:val="none" w:sz="0" w:space="0" w:color="auto"/>
            <w:bottom w:val="none" w:sz="0" w:space="0" w:color="auto"/>
            <w:right w:val="none" w:sz="0" w:space="0" w:color="auto"/>
          </w:divBdr>
        </w:div>
        <w:div w:id="490367413">
          <w:marLeft w:val="480"/>
          <w:marRight w:val="0"/>
          <w:marTop w:val="0"/>
          <w:marBottom w:val="0"/>
          <w:divBdr>
            <w:top w:val="none" w:sz="0" w:space="0" w:color="auto"/>
            <w:left w:val="none" w:sz="0" w:space="0" w:color="auto"/>
            <w:bottom w:val="none" w:sz="0" w:space="0" w:color="auto"/>
            <w:right w:val="none" w:sz="0" w:space="0" w:color="auto"/>
          </w:divBdr>
        </w:div>
        <w:div w:id="1511335788">
          <w:marLeft w:val="480"/>
          <w:marRight w:val="0"/>
          <w:marTop w:val="0"/>
          <w:marBottom w:val="0"/>
          <w:divBdr>
            <w:top w:val="none" w:sz="0" w:space="0" w:color="auto"/>
            <w:left w:val="none" w:sz="0" w:space="0" w:color="auto"/>
            <w:bottom w:val="none" w:sz="0" w:space="0" w:color="auto"/>
            <w:right w:val="none" w:sz="0" w:space="0" w:color="auto"/>
          </w:divBdr>
        </w:div>
        <w:div w:id="1934243052">
          <w:marLeft w:val="480"/>
          <w:marRight w:val="0"/>
          <w:marTop w:val="0"/>
          <w:marBottom w:val="0"/>
          <w:divBdr>
            <w:top w:val="none" w:sz="0" w:space="0" w:color="auto"/>
            <w:left w:val="none" w:sz="0" w:space="0" w:color="auto"/>
            <w:bottom w:val="none" w:sz="0" w:space="0" w:color="auto"/>
            <w:right w:val="none" w:sz="0" w:space="0" w:color="auto"/>
          </w:divBdr>
        </w:div>
        <w:div w:id="1410269404">
          <w:marLeft w:val="480"/>
          <w:marRight w:val="0"/>
          <w:marTop w:val="0"/>
          <w:marBottom w:val="0"/>
          <w:divBdr>
            <w:top w:val="none" w:sz="0" w:space="0" w:color="auto"/>
            <w:left w:val="none" w:sz="0" w:space="0" w:color="auto"/>
            <w:bottom w:val="none" w:sz="0" w:space="0" w:color="auto"/>
            <w:right w:val="none" w:sz="0" w:space="0" w:color="auto"/>
          </w:divBdr>
        </w:div>
        <w:div w:id="2105689649">
          <w:marLeft w:val="480"/>
          <w:marRight w:val="0"/>
          <w:marTop w:val="0"/>
          <w:marBottom w:val="0"/>
          <w:divBdr>
            <w:top w:val="none" w:sz="0" w:space="0" w:color="auto"/>
            <w:left w:val="none" w:sz="0" w:space="0" w:color="auto"/>
            <w:bottom w:val="none" w:sz="0" w:space="0" w:color="auto"/>
            <w:right w:val="none" w:sz="0" w:space="0" w:color="auto"/>
          </w:divBdr>
        </w:div>
        <w:div w:id="1635594646">
          <w:marLeft w:val="480"/>
          <w:marRight w:val="0"/>
          <w:marTop w:val="0"/>
          <w:marBottom w:val="0"/>
          <w:divBdr>
            <w:top w:val="none" w:sz="0" w:space="0" w:color="auto"/>
            <w:left w:val="none" w:sz="0" w:space="0" w:color="auto"/>
            <w:bottom w:val="none" w:sz="0" w:space="0" w:color="auto"/>
            <w:right w:val="none" w:sz="0" w:space="0" w:color="auto"/>
          </w:divBdr>
        </w:div>
        <w:div w:id="1441097565">
          <w:marLeft w:val="480"/>
          <w:marRight w:val="0"/>
          <w:marTop w:val="0"/>
          <w:marBottom w:val="0"/>
          <w:divBdr>
            <w:top w:val="none" w:sz="0" w:space="0" w:color="auto"/>
            <w:left w:val="none" w:sz="0" w:space="0" w:color="auto"/>
            <w:bottom w:val="none" w:sz="0" w:space="0" w:color="auto"/>
            <w:right w:val="none" w:sz="0" w:space="0" w:color="auto"/>
          </w:divBdr>
        </w:div>
        <w:div w:id="286667266">
          <w:marLeft w:val="480"/>
          <w:marRight w:val="0"/>
          <w:marTop w:val="0"/>
          <w:marBottom w:val="0"/>
          <w:divBdr>
            <w:top w:val="none" w:sz="0" w:space="0" w:color="auto"/>
            <w:left w:val="none" w:sz="0" w:space="0" w:color="auto"/>
            <w:bottom w:val="none" w:sz="0" w:space="0" w:color="auto"/>
            <w:right w:val="none" w:sz="0" w:space="0" w:color="auto"/>
          </w:divBdr>
        </w:div>
        <w:div w:id="279842470">
          <w:marLeft w:val="480"/>
          <w:marRight w:val="0"/>
          <w:marTop w:val="0"/>
          <w:marBottom w:val="0"/>
          <w:divBdr>
            <w:top w:val="none" w:sz="0" w:space="0" w:color="auto"/>
            <w:left w:val="none" w:sz="0" w:space="0" w:color="auto"/>
            <w:bottom w:val="none" w:sz="0" w:space="0" w:color="auto"/>
            <w:right w:val="none" w:sz="0" w:space="0" w:color="auto"/>
          </w:divBdr>
        </w:div>
        <w:div w:id="214127152">
          <w:marLeft w:val="480"/>
          <w:marRight w:val="0"/>
          <w:marTop w:val="0"/>
          <w:marBottom w:val="0"/>
          <w:divBdr>
            <w:top w:val="none" w:sz="0" w:space="0" w:color="auto"/>
            <w:left w:val="none" w:sz="0" w:space="0" w:color="auto"/>
            <w:bottom w:val="none" w:sz="0" w:space="0" w:color="auto"/>
            <w:right w:val="none" w:sz="0" w:space="0" w:color="auto"/>
          </w:divBdr>
        </w:div>
        <w:div w:id="757137934">
          <w:marLeft w:val="480"/>
          <w:marRight w:val="0"/>
          <w:marTop w:val="0"/>
          <w:marBottom w:val="0"/>
          <w:divBdr>
            <w:top w:val="none" w:sz="0" w:space="0" w:color="auto"/>
            <w:left w:val="none" w:sz="0" w:space="0" w:color="auto"/>
            <w:bottom w:val="none" w:sz="0" w:space="0" w:color="auto"/>
            <w:right w:val="none" w:sz="0" w:space="0" w:color="auto"/>
          </w:divBdr>
        </w:div>
        <w:div w:id="1837182082">
          <w:marLeft w:val="480"/>
          <w:marRight w:val="0"/>
          <w:marTop w:val="0"/>
          <w:marBottom w:val="0"/>
          <w:divBdr>
            <w:top w:val="none" w:sz="0" w:space="0" w:color="auto"/>
            <w:left w:val="none" w:sz="0" w:space="0" w:color="auto"/>
            <w:bottom w:val="none" w:sz="0" w:space="0" w:color="auto"/>
            <w:right w:val="none" w:sz="0" w:space="0" w:color="auto"/>
          </w:divBdr>
        </w:div>
        <w:div w:id="224725763">
          <w:marLeft w:val="480"/>
          <w:marRight w:val="0"/>
          <w:marTop w:val="0"/>
          <w:marBottom w:val="0"/>
          <w:divBdr>
            <w:top w:val="none" w:sz="0" w:space="0" w:color="auto"/>
            <w:left w:val="none" w:sz="0" w:space="0" w:color="auto"/>
            <w:bottom w:val="none" w:sz="0" w:space="0" w:color="auto"/>
            <w:right w:val="none" w:sz="0" w:space="0" w:color="auto"/>
          </w:divBdr>
        </w:div>
        <w:div w:id="24252498">
          <w:marLeft w:val="480"/>
          <w:marRight w:val="0"/>
          <w:marTop w:val="0"/>
          <w:marBottom w:val="0"/>
          <w:divBdr>
            <w:top w:val="none" w:sz="0" w:space="0" w:color="auto"/>
            <w:left w:val="none" w:sz="0" w:space="0" w:color="auto"/>
            <w:bottom w:val="none" w:sz="0" w:space="0" w:color="auto"/>
            <w:right w:val="none" w:sz="0" w:space="0" w:color="auto"/>
          </w:divBdr>
        </w:div>
        <w:div w:id="477458789">
          <w:marLeft w:val="480"/>
          <w:marRight w:val="0"/>
          <w:marTop w:val="0"/>
          <w:marBottom w:val="0"/>
          <w:divBdr>
            <w:top w:val="none" w:sz="0" w:space="0" w:color="auto"/>
            <w:left w:val="none" w:sz="0" w:space="0" w:color="auto"/>
            <w:bottom w:val="none" w:sz="0" w:space="0" w:color="auto"/>
            <w:right w:val="none" w:sz="0" w:space="0" w:color="auto"/>
          </w:divBdr>
        </w:div>
      </w:divsChild>
    </w:div>
    <w:div w:id="1778521977">
      <w:bodyDiv w:val="1"/>
      <w:marLeft w:val="0"/>
      <w:marRight w:val="0"/>
      <w:marTop w:val="0"/>
      <w:marBottom w:val="0"/>
      <w:divBdr>
        <w:top w:val="none" w:sz="0" w:space="0" w:color="auto"/>
        <w:left w:val="none" w:sz="0" w:space="0" w:color="auto"/>
        <w:bottom w:val="none" w:sz="0" w:space="0" w:color="auto"/>
        <w:right w:val="none" w:sz="0" w:space="0" w:color="auto"/>
      </w:divBdr>
    </w:div>
    <w:div w:id="1781340111">
      <w:bodyDiv w:val="1"/>
      <w:marLeft w:val="0"/>
      <w:marRight w:val="0"/>
      <w:marTop w:val="0"/>
      <w:marBottom w:val="0"/>
      <w:divBdr>
        <w:top w:val="none" w:sz="0" w:space="0" w:color="auto"/>
        <w:left w:val="none" w:sz="0" w:space="0" w:color="auto"/>
        <w:bottom w:val="none" w:sz="0" w:space="0" w:color="auto"/>
        <w:right w:val="none" w:sz="0" w:space="0" w:color="auto"/>
      </w:divBdr>
    </w:div>
    <w:div w:id="1786655365">
      <w:bodyDiv w:val="1"/>
      <w:marLeft w:val="0"/>
      <w:marRight w:val="0"/>
      <w:marTop w:val="0"/>
      <w:marBottom w:val="0"/>
      <w:divBdr>
        <w:top w:val="none" w:sz="0" w:space="0" w:color="auto"/>
        <w:left w:val="none" w:sz="0" w:space="0" w:color="auto"/>
        <w:bottom w:val="none" w:sz="0" w:space="0" w:color="auto"/>
        <w:right w:val="none" w:sz="0" w:space="0" w:color="auto"/>
      </w:divBdr>
    </w:div>
    <w:div w:id="1789201785">
      <w:bodyDiv w:val="1"/>
      <w:marLeft w:val="0"/>
      <w:marRight w:val="0"/>
      <w:marTop w:val="0"/>
      <w:marBottom w:val="0"/>
      <w:divBdr>
        <w:top w:val="none" w:sz="0" w:space="0" w:color="auto"/>
        <w:left w:val="none" w:sz="0" w:space="0" w:color="auto"/>
        <w:bottom w:val="none" w:sz="0" w:space="0" w:color="auto"/>
        <w:right w:val="none" w:sz="0" w:space="0" w:color="auto"/>
      </w:divBdr>
    </w:div>
    <w:div w:id="1795098720">
      <w:bodyDiv w:val="1"/>
      <w:marLeft w:val="0"/>
      <w:marRight w:val="0"/>
      <w:marTop w:val="0"/>
      <w:marBottom w:val="0"/>
      <w:divBdr>
        <w:top w:val="none" w:sz="0" w:space="0" w:color="auto"/>
        <w:left w:val="none" w:sz="0" w:space="0" w:color="auto"/>
        <w:bottom w:val="none" w:sz="0" w:space="0" w:color="auto"/>
        <w:right w:val="none" w:sz="0" w:space="0" w:color="auto"/>
      </w:divBdr>
    </w:div>
    <w:div w:id="1797870481">
      <w:bodyDiv w:val="1"/>
      <w:marLeft w:val="0"/>
      <w:marRight w:val="0"/>
      <w:marTop w:val="0"/>
      <w:marBottom w:val="0"/>
      <w:divBdr>
        <w:top w:val="none" w:sz="0" w:space="0" w:color="auto"/>
        <w:left w:val="none" w:sz="0" w:space="0" w:color="auto"/>
        <w:bottom w:val="none" w:sz="0" w:space="0" w:color="auto"/>
        <w:right w:val="none" w:sz="0" w:space="0" w:color="auto"/>
      </w:divBdr>
    </w:div>
    <w:div w:id="1798841053">
      <w:bodyDiv w:val="1"/>
      <w:marLeft w:val="0"/>
      <w:marRight w:val="0"/>
      <w:marTop w:val="0"/>
      <w:marBottom w:val="0"/>
      <w:divBdr>
        <w:top w:val="none" w:sz="0" w:space="0" w:color="auto"/>
        <w:left w:val="none" w:sz="0" w:space="0" w:color="auto"/>
        <w:bottom w:val="none" w:sz="0" w:space="0" w:color="auto"/>
        <w:right w:val="none" w:sz="0" w:space="0" w:color="auto"/>
      </w:divBdr>
    </w:div>
    <w:div w:id="1806653983">
      <w:bodyDiv w:val="1"/>
      <w:marLeft w:val="0"/>
      <w:marRight w:val="0"/>
      <w:marTop w:val="0"/>
      <w:marBottom w:val="0"/>
      <w:divBdr>
        <w:top w:val="none" w:sz="0" w:space="0" w:color="auto"/>
        <w:left w:val="none" w:sz="0" w:space="0" w:color="auto"/>
        <w:bottom w:val="none" w:sz="0" w:space="0" w:color="auto"/>
        <w:right w:val="none" w:sz="0" w:space="0" w:color="auto"/>
      </w:divBdr>
    </w:div>
    <w:div w:id="1808013097">
      <w:bodyDiv w:val="1"/>
      <w:marLeft w:val="0"/>
      <w:marRight w:val="0"/>
      <w:marTop w:val="0"/>
      <w:marBottom w:val="0"/>
      <w:divBdr>
        <w:top w:val="none" w:sz="0" w:space="0" w:color="auto"/>
        <w:left w:val="none" w:sz="0" w:space="0" w:color="auto"/>
        <w:bottom w:val="none" w:sz="0" w:space="0" w:color="auto"/>
        <w:right w:val="none" w:sz="0" w:space="0" w:color="auto"/>
      </w:divBdr>
    </w:div>
    <w:div w:id="1823153388">
      <w:bodyDiv w:val="1"/>
      <w:marLeft w:val="0"/>
      <w:marRight w:val="0"/>
      <w:marTop w:val="0"/>
      <w:marBottom w:val="0"/>
      <w:divBdr>
        <w:top w:val="none" w:sz="0" w:space="0" w:color="auto"/>
        <w:left w:val="none" w:sz="0" w:space="0" w:color="auto"/>
        <w:bottom w:val="none" w:sz="0" w:space="0" w:color="auto"/>
        <w:right w:val="none" w:sz="0" w:space="0" w:color="auto"/>
      </w:divBdr>
    </w:div>
    <w:div w:id="1832210052">
      <w:bodyDiv w:val="1"/>
      <w:marLeft w:val="0"/>
      <w:marRight w:val="0"/>
      <w:marTop w:val="0"/>
      <w:marBottom w:val="0"/>
      <w:divBdr>
        <w:top w:val="none" w:sz="0" w:space="0" w:color="auto"/>
        <w:left w:val="none" w:sz="0" w:space="0" w:color="auto"/>
        <w:bottom w:val="none" w:sz="0" w:space="0" w:color="auto"/>
        <w:right w:val="none" w:sz="0" w:space="0" w:color="auto"/>
      </w:divBdr>
      <w:divsChild>
        <w:div w:id="255406245">
          <w:marLeft w:val="480"/>
          <w:marRight w:val="0"/>
          <w:marTop w:val="0"/>
          <w:marBottom w:val="0"/>
          <w:divBdr>
            <w:top w:val="none" w:sz="0" w:space="0" w:color="auto"/>
            <w:left w:val="none" w:sz="0" w:space="0" w:color="auto"/>
            <w:bottom w:val="none" w:sz="0" w:space="0" w:color="auto"/>
            <w:right w:val="none" w:sz="0" w:space="0" w:color="auto"/>
          </w:divBdr>
        </w:div>
        <w:div w:id="805053761">
          <w:marLeft w:val="480"/>
          <w:marRight w:val="0"/>
          <w:marTop w:val="0"/>
          <w:marBottom w:val="0"/>
          <w:divBdr>
            <w:top w:val="none" w:sz="0" w:space="0" w:color="auto"/>
            <w:left w:val="none" w:sz="0" w:space="0" w:color="auto"/>
            <w:bottom w:val="none" w:sz="0" w:space="0" w:color="auto"/>
            <w:right w:val="none" w:sz="0" w:space="0" w:color="auto"/>
          </w:divBdr>
        </w:div>
        <w:div w:id="956984914">
          <w:marLeft w:val="480"/>
          <w:marRight w:val="0"/>
          <w:marTop w:val="0"/>
          <w:marBottom w:val="0"/>
          <w:divBdr>
            <w:top w:val="none" w:sz="0" w:space="0" w:color="auto"/>
            <w:left w:val="none" w:sz="0" w:space="0" w:color="auto"/>
            <w:bottom w:val="none" w:sz="0" w:space="0" w:color="auto"/>
            <w:right w:val="none" w:sz="0" w:space="0" w:color="auto"/>
          </w:divBdr>
        </w:div>
        <w:div w:id="1971589458">
          <w:marLeft w:val="480"/>
          <w:marRight w:val="0"/>
          <w:marTop w:val="0"/>
          <w:marBottom w:val="0"/>
          <w:divBdr>
            <w:top w:val="none" w:sz="0" w:space="0" w:color="auto"/>
            <w:left w:val="none" w:sz="0" w:space="0" w:color="auto"/>
            <w:bottom w:val="none" w:sz="0" w:space="0" w:color="auto"/>
            <w:right w:val="none" w:sz="0" w:space="0" w:color="auto"/>
          </w:divBdr>
        </w:div>
        <w:div w:id="381056778">
          <w:marLeft w:val="480"/>
          <w:marRight w:val="0"/>
          <w:marTop w:val="0"/>
          <w:marBottom w:val="0"/>
          <w:divBdr>
            <w:top w:val="none" w:sz="0" w:space="0" w:color="auto"/>
            <w:left w:val="none" w:sz="0" w:space="0" w:color="auto"/>
            <w:bottom w:val="none" w:sz="0" w:space="0" w:color="auto"/>
            <w:right w:val="none" w:sz="0" w:space="0" w:color="auto"/>
          </w:divBdr>
        </w:div>
        <w:div w:id="1580825979">
          <w:marLeft w:val="480"/>
          <w:marRight w:val="0"/>
          <w:marTop w:val="0"/>
          <w:marBottom w:val="0"/>
          <w:divBdr>
            <w:top w:val="none" w:sz="0" w:space="0" w:color="auto"/>
            <w:left w:val="none" w:sz="0" w:space="0" w:color="auto"/>
            <w:bottom w:val="none" w:sz="0" w:space="0" w:color="auto"/>
            <w:right w:val="none" w:sz="0" w:space="0" w:color="auto"/>
          </w:divBdr>
        </w:div>
        <w:div w:id="1989435438">
          <w:marLeft w:val="480"/>
          <w:marRight w:val="0"/>
          <w:marTop w:val="0"/>
          <w:marBottom w:val="0"/>
          <w:divBdr>
            <w:top w:val="none" w:sz="0" w:space="0" w:color="auto"/>
            <w:left w:val="none" w:sz="0" w:space="0" w:color="auto"/>
            <w:bottom w:val="none" w:sz="0" w:space="0" w:color="auto"/>
            <w:right w:val="none" w:sz="0" w:space="0" w:color="auto"/>
          </w:divBdr>
        </w:div>
        <w:div w:id="1946112192">
          <w:marLeft w:val="480"/>
          <w:marRight w:val="0"/>
          <w:marTop w:val="0"/>
          <w:marBottom w:val="0"/>
          <w:divBdr>
            <w:top w:val="none" w:sz="0" w:space="0" w:color="auto"/>
            <w:left w:val="none" w:sz="0" w:space="0" w:color="auto"/>
            <w:bottom w:val="none" w:sz="0" w:space="0" w:color="auto"/>
            <w:right w:val="none" w:sz="0" w:space="0" w:color="auto"/>
          </w:divBdr>
        </w:div>
        <w:div w:id="1850485010">
          <w:marLeft w:val="480"/>
          <w:marRight w:val="0"/>
          <w:marTop w:val="0"/>
          <w:marBottom w:val="0"/>
          <w:divBdr>
            <w:top w:val="none" w:sz="0" w:space="0" w:color="auto"/>
            <w:left w:val="none" w:sz="0" w:space="0" w:color="auto"/>
            <w:bottom w:val="none" w:sz="0" w:space="0" w:color="auto"/>
            <w:right w:val="none" w:sz="0" w:space="0" w:color="auto"/>
          </w:divBdr>
        </w:div>
        <w:div w:id="602811204">
          <w:marLeft w:val="480"/>
          <w:marRight w:val="0"/>
          <w:marTop w:val="0"/>
          <w:marBottom w:val="0"/>
          <w:divBdr>
            <w:top w:val="none" w:sz="0" w:space="0" w:color="auto"/>
            <w:left w:val="none" w:sz="0" w:space="0" w:color="auto"/>
            <w:bottom w:val="none" w:sz="0" w:space="0" w:color="auto"/>
            <w:right w:val="none" w:sz="0" w:space="0" w:color="auto"/>
          </w:divBdr>
        </w:div>
        <w:div w:id="1578511977">
          <w:marLeft w:val="480"/>
          <w:marRight w:val="0"/>
          <w:marTop w:val="0"/>
          <w:marBottom w:val="0"/>
          <w:divBdr>
            <w:top w:val="none" w:sz="0" w:space="0" w:color="auto"/>
            <w:left w:val="none" w:sz="0" w:space="0" w:color="auto"/>
            <w:bottom w:val="none" w:sz="0" w:space="0" w:color="auto"/>
            <w:right w:val="none" w:sz="0" w:space="0" w:color="auto"/>
          </w:divBdr>
        </w:div>
        <w:div w:id="69813482">
          <w:marLeft w:val="480"/>
          <w:marRight w:val="0"/>
          <w:marTop w:val="0"/>
          <w:marBottom w:val="0"/>
          <w:divBdr>
            <w:top w:val="none" w:sz="0" w:space="0" w:color="auto"/>
            <w:left w:val="none" w:sz="0" w:space="0" w:color="auto"/>
            <w:bottom w:val="none" w:sz="0" w:space="0" w:color="auto"/>
            <w:right w:val="none" w:sz="0" w:space="0" w:color="auto"/>
          </w:divBdr>
        </w:div>
        <w:div w:id="1660844631">
          <w:marLeft w:val="480"/>
          <w:marRight w:val="0"/>
          <w:marTop w:val="0"/>
          <w:marBottom w:val="0"/>
          <w:divBdr>
            <w:top w:val="none" w:sz="0" w:space="0" w:color="auto"/>
            <w:left w:val="none" w:sz="0" w:space="0" w:color="auto"/>
            <w:bottom w:val="none" w:sz="0" w:space="0" w:color="auto"/>
            <w:right w:val="none" w:sz="0" w:space="0" w:color="auto"/>
          </w:divBdr>
        </w:div>
        <w:div w:id="329213973">
          <w:marLeft w:val="480"/>
          <w:marRight w:val="0"/>
          <w:marTop w:val="0"/>
          <w:marBottom w:val="0"/>
          <w:divBdr>
            <w:top w:val="none" w:sz="0" w:space="0" w:color="auto"/>
            <w:left w:val="none" w:sz="0" w:space="0" w:color="auto"/>
            <w:bottom w:val="none" w:sz="0" w:space="0" w:color="auto"/>
            <w:right w:val="none" w:sz="0" w:space="0" w:color="auto"/>
          </w:divBdr>
        </w:div>
        <w:div w:id="168722230">
          <w:marLeft w:val="480"/>
          <w:marRight w:val="0"/>
          <w:marTop w:val="0"/>
          <w:marBottom w:val="0"/>
          <w:divBdr>
            <w:top w:val="none" w:sz="0" w:space="0" w:color="auto"/>
            <w:left w:val="none" w:sz="0" w:space="0" w:color="auto"/>
            <w:bottom w:val="none" w:sz="0" w:space="0" w:color="auto"/>
            <w:right w:val="none" w:sz="0" w:space="0" w:color="auto"/>
          </w:divBdr>
        </w:div>
        <w:div w:id="1977485792">
          <w:marLeft w:val="480"/>
          <w:marRight w:val="0"/>
          <w:marTop w:val="0"/>
          <w:marBottom w:val="0"/>
          <w:divBdr>
            <w:top w:val="none" w:sz="0" w:space="0" w:color="auto"/>
            <w:left w:val="none" w:sz="0" w:space="0" w:color="auto"/>
            <w:bottom w:val="none" w:sz="0" w:space="0" w:color="auto"/>
            <w:right w:val="none" w:sz="0" w:space="0" w:color="auto"/>
          </w:divBdr>
        </w:div>
        <w:div w:id="1745905723">
          <w:marLeft w:val="480"/>
          <w:marRight w:val="0"/>
          <w:marTop w:val="0"/>
          <w:marBottom w:val="0"/>
          <w:divBdr>
            <w:top w:val="none" w:sz="0" w:space="0" w:color="auto"/>
            <w:left w:val="none" w:sz="0" w:space="0" w:color="auto"/>
            <w:bottom w:val="none" w:sz="0" w:space="0" w:color="auto"/>
            <w:right w:val="none" w:sz="0" w:space="0" w:color="auto"/>
          </w:divBdr>
        </w:div>
        <w:div w:id="1246569752">
          <w:marLeft w:val="480"/>
          <w:marRight w:val="0"/>
          <w:marTop w:val="0"/>
          <w:marBottom w:val="0"/>
          <w:divBdr>
            <w:top w:val="none" w:sz="0" w:space="0" w:color="auto"/>
            <w:left w:val="none" w:sz="0" w:space="0" w:color="auto"/>
            <w:bottom w:val="none" w:sz="0" w:space="0" w:color="auto"/>
            <w:right w:val="none" w:sz="0" w:space="0" w:color="auto"/>
          </w:divBdr>
        </w:div>
        <w:div w:id="266155172">
          <w:marLeft w:val="480"/>
          <w:marRight w:val="0"/>
          <w:marTop w:val="0"/>
          <w:marBottom w:val="0"/>
          <w:divBdr>
            <w:top w:val="none" w:sz="0" w:space="0" w:color="auto"/>
            <w:left w:val="none" w:sz="0" w:space="0" w:color="auto"/>
            <w:bottom w:val="none" w:sz="0" w:space="0" w:color="auto"/>
            <w:right w:val="none" w:sz="0" w:space="0" w:color="auto"/>
          </w:divBdr>
        </w:div>
        <w:div w:id="483817462">
          <w:marLeft w:val="480"/>
          <w:marRight w:val="0"/>
          <w:marTop w:val="0"/>
          <w:marBottom w:val="0"/>
          <w:divBdr>
            <w:top w:val="none" w:sz="0" w:space="0" w:color="auto"/>
            <w:left w:val="none" w:sz="0" w:space="0" w:color="auto"/>
            <w:bottom w:val="none" w:sz="0" w:space="0" w:color="auto"/>
            <w:right w:val="none" w:sz="0" w:space="0" w:color="auto"/>
          </w:divBdr>
        </w:div>
        <w:div w:id="1142427375">
          <w:marLeft w:val="480"/>
          <w:marRight w:val="0"/>
          <w:marTop w:val="0"/>
          <w:marBottom w:val="0"/>
          <w:divBdr>
            <w:top w:val="none" w:sz="0" w:space="0" w:color="auto"/>
            <w:left w:val="none" w:sz="0" w:space="0" w:color="auto"/>
            <w:bottom w:val="none" w:sz="0" w:space="0" w:color="auto"/>
            <w:right w:val="none" w:sz="0" w:space="0" w:color="auto"/>
          </w:divBdr>
        </w:div>
        <w:div w:id="1906791834">
          <w:marLeft w:val="480"/>
          <w:marRight w:val="0"/>
          <w:marTop w:val="0"/>
          <w:marBottom w:val="0"/>
          <w:divBdr>
            <w:top w:val="none" w:sz="0" w:space="0" w:color="auto"/>
            <w:left w:val="none" w:sz="0" w:space="0" w:color="auto"/>
            <w:bottom w:val="none" w:sz="0" w:space="0" w:color="auto"/>
            <w:right w:val="none" w:sz="0" w:space="0" w:color="auto"/>
          </w:divBdr>
        </w:div>
        <w:div w:id="298649892">
          <w:marLeft w:val="480"/>
          <w:marRight w:val="0"/>
          <w:marTop w:val="0"/>
          <w:marBottom w:val="0"/>
          <w:divBdr>
            <w:top w:val="none" w:sz="0" w:space="0" w:color="auto"/>
            <w:left w:val="none" w:sz="0" w:space="0" w:color="auto"/>
            <w:bottom w:val="none" w:sz="0" w:space="0" w:color="auto"/>
            <w:right w:val="none" w:sz="0" w:space="0" w:color="auto"/>
          </w:divBdr>
        </w:div>
        <w:div w:id="880021231">
          <w:marLeft w:val="480"/>
          <w:marRight w:val="0"/>
          <w:marTop w:val="0"/>
          <w:marBottom w:val="0"/>
          <w:divBdr>
            <w:top w:val="none" w:sz="0" w:space="0" w:color="auto"/>
            <w:left w:val="none" w:sz="0" w:space="0" w:color="auto"/>
            <w:bottom w:val="none" w:sz="0" w:space="0" w:color="auto"/>
            <w:right w:val="none" w:sz="0" w:space="0" w:color="auto"/>
          </w:divBdr>
        </w:div>
        <w:div w:id="1746996796">
          <w:marLeft w:val="480"/>
          <w:marRight w:val="0"/>
          <w:marTop w:val="0"/>
          <w:marBottom w:val="0"/>
          <w:divBdr>
            <w:top w:val="none" w:sz="0" w:space="0" w:color="auto"/>
            <w:left w:val="none" w:sz="0" w:space="0" w:color="auto"/>
            <w:bottom w:val="none" w:sz="0" w:space="0" w:color="auto"/>
            <w:right w:val="none" w:sz="0" w:space="0" w:color="auto"/>
          </w:divBdr>
        </w:div>
        <w:div w:id="351419168">
          <w:marLeft w:val="480"/>
          <w:marRight w:val="0"/>
          <w:marTop w:val="0"/>
          <w:marBottom w:val="0"/>
          <w:divBdr>
            <w:top w:val="none" w:sz="0" w:space="0" w:color="auto"/>
            <w:left w:val="none" w:sz="0" w:space="0" w:color="auto"/>
            <w:bottom w:val="none" w:sz="0" w:space="0" w:color="auto"/>
            <w:right w:val="none" w:sz="0" w:space="0" w:color="auto"/>
          </w:divBdr>
        </w:div>
        <w:div w:id="1180504476">
          <w:marLeft w:val="480"/>
          <w:marRight w:val="0"/>
          <w:marTop w:val="0"/>
          <w:marBottom w:val="0"/>
          <w:divBdr>
            <w:top w:val="none" w:sz="0" w:space="0" w:color="auto"/>
            <w:left w:val="none" w:sz="0" w:space="0" w:color="auto"/>
            <w:bottom w:val="none" w:sz="0" w:space="0" w:color="auto"/>
            <w:right w:val="none" w:sz="0" w:space="0" w:color="auto"/>
          </w:divBdr>
        </w:div>
        <w:div w:id="136186198">
          <w:marLeft w:val="480"/>
          <w:marRight w:val="0"/>
          <w:marTop w:val="0"/>
          <w:marBottom w:val="0"/>
          <w:divBdr>
            <w:top w:val="none" w:sz="0" w:space="0" w:color="auto"/>
            <w:left w:val="none" w:sz="0" w:space="0" w:color="auto"/>
            <w:bottom w:val="none" w:sz="0" w:space="0" w:color="auto"/>
            <w:right w:val="none" w:sz="0" w:space="0" w:color="auto"/>
          </w:divBdr>
        </w:div>
        <w:div w:id="912423515">
          <w:marLeft w:val="480"/>
          <w:marRight w:val="0"/>
          <w:marTop w:val="0"/>
          <w:marBottom w:val="0"/>
          <w:divBdr>
            <w:top w:val="none" w:sz="0" w:space="0" w:color="auto"/>
            <w:left w:val="none" w:sz="0" w:space="0" w:color="auto"/>
            <w:bottom w:val="none" w:sz="0" w:space="0" w:color="auto"/>
            <w:right w:val="none" w:sz="0" w:space="0" w:color="auto"/>
          </w:divBdr>
        </w:div>
        <w:div w:id="579751371">
          <w:marLeft w:val="480"/>
          <w:marRight w:val="0"/>
          <w:marTop w:val="0"/>
          <w:marBottom w:val="0"/>
          <w:divBdr>
            <w:top w:val="none" w:sz="0" w:space="0" w:color="auto"/>
            <w:left w:val="none" w:sz="0" w:space="0" w:color="auto"/>
            <w:bottom w:val="none" w:sz="0" w:space="0" w:color="auto"/>
            <w:right w:val="none" w:sz="0" w:space="0" w:color="auto"/>
          </w:divBdr>
        </w:div>
        <w:div w:id="1945453121">
          <w:marLeft w:val="480"/>
          <w:marRight w:val="0"/>
          <w:marTop w:val="0"/>
          <w:marBottom w:val="0"/>
          <w:divBdr>
            <w:top w:val="none" w:sz="0" w:space="0" w:color="auto"/>
            <w:left w:val="none" w:sz="0" w:space="0" w:color="auto"/>
            <w:bottom w:val="none" w:sz="0" w:space="0" w:color="auto"/>
            <w:right w:val="none" w:sz="0" w:space="0" w:color="auto"/>
          </w:divBdr>
        </w:div>
        <w:div w:id="1628852182">
          <w:marLeft w:val="480"/>
          <w:marRight w:val="0"/>
          <w:marTop w:val="0"/>
          <w:marBottom w:val="0"/>
          <w:divBdr>
            <w:top w:val="none" w:sz="0" w:space="0" w:color="auto"/>
            <w:left w:val="none" w:sz="0" w:space="0" w:color="auto"/>
            <w:bottom w:val="none" w:sz="0" w:space="0" w:color="auto"/>
            <w:right w:val="none" w:sz="0" w:space="0" w:color="auto"/>
          </w:divBdr>
        </w:div>
        <w:div w:id="1618633462">
          <w:marLeft w:val="480"/>
          <w:marRight w:val="0"/>
          <w:marTop w:val="0"/>
          <w:marBottom w:val="0"/>
          <w:divBdr>
            <w:top w:val="none" w:sz="0" w:space="0" w:color="auto"/>
            <w:left w:val="none" w:sz="0" w:space="0" w:color="auto"/>
            <w:bottom w:val="none" w:sz="0" w:space="0" w:color="auto"/>
            <w:right w:val="none" w:sz="0" w:space="0" w:color="auto"/>
          </w:divBdr>
        </w:div>
        <w:div w:id="722406625">
          <w:marLeft w:val="480"/>
          <w:marRight w:val="0"/>
          <w:marTop w:val="0"/>
          <w:marBottom w:val="0"/>
          <w:divBdr>
            <w:top w:val="none" w:sz="0" w:space="0" w:color="auto"/>
            <w:left w:val="none" w:sz="0" w:space="0" w:color="auto"/>
            <w:bottom w:val="none" w:sz="0" w:space="0" w:color="auto"/>
            <w:right w:val="none" w:sz="0" w:space="0" w:color="auto"/>
          </w:divBdr>
        </w:div>
        <w:div w:id="406925529">
          <w:marLeft w:val="480"/>
          <w:marRight w:val="0"/>
          <w:marTop w:val="0"/>
          <w:marBottom w:val="0"/>
          <w:divBdr>
            <w:top w:val="none" w:sz="0" w:space="0" w:color="auto"/>
            <w:left w:val="none" w:sz="0" w:space="0" w:color="auto"/>
            <w:bottom w:val="none" w:sz="0" w:space="0" w:color="auto"/>
            <w:right w:val="none" w:sz="0" w:space="0" w:color="auto"/>
          </w:divBdr>
        </w:div>
        <w:div w:id="2048293863">
          <w:marLeft w:val="480"/>
          <w:marRight w:val="0"/>
          <w:marTop w:val="0"/>
          <w:marBottom w:val="0"/>
          <w:divBdr>
            <w:top w:val="none" w:sz="0" w:space="0" w:color="auto"/>
            <w:left w:val="none" w:sz="0" w:space="0" w:color="auto"/>
            <w:bottom w:val="none" w:sz="0" w:space="0" w:color="auto"/>
            <w:right w:val="none" w:sz="0" w:space="0" w:color="auto"/>
          </w:divBdr>
        </w:div>
        <w:div w:id="2007242144">
          <w:marLeft w:val="480"/>
          <w:marRight w:val="0"/>
          <w:marTop w:val="0"/>
          <w:marBottom w:val="0"/>
          <w:divBdr>
            <w:top w:val="none" w:sz="0" w:space="0" w:color="auto"/>
            <w:left w:val="none" w:sz="0" w:space="0" w:color="auto"/>
            <w:bottom w:val="none" w:sz="0" w:space="0" w:color="auto"/>
            <w:right w:val="none" w:sz="0" w:space="0" w:color="auto"/>
          </w:divBdr>
        </w:div>
        <w:div w:id="548880930">
          <w:marLeft w:val="480"/>
          <w:marRight w:val="0"/>
          <w:marTop w:val="0"/>
          <w:marBottom w:val="0"/>
          <w:divBdr>
            <w:top w:val="none" w:sz="0" w:space="0" w:color="auto"/>
            <w:left w:val="none" w:sz="0" w:space="0" w:color="auto"/>
            <w:bottom w:val="none" w:sz="0" w:space="0" w:color="auto"/>
            <w:right w:val="none" w:sz="0" w:space="0" w:color="auto"/>
          </w:divBdr>
        </w:div>
        <w:div w:id="462040033">
          <w:marLeft w:val="480"/>
          <w:marRight w:val="0"/>
          <w:marTop w:val="0"/>
          <w:marBottom w:val="0"/>
          <w:divBdr>
            <w:top w:val="none" w:sz="0" w:space="0" w:color="auto"/>
            <w:left w:val="none" w:sz="0" w:space="0" w:color="auto"/>
            <w:bottom w:val="none" w:sz="0" w:space="0" w:color="auto"/>
            <w:right w:val="none" w:sz="0" w:space="0" w:color="auto"/>
          </w:divBdr>
        </w:div>
        <w:div w:id="1879002851">
          <w:marLeft w:val="480"/>
          <w:marRight w:val="0"/>
          <w:marTop w:val="0"/>
          <w:marBottom w:val="0"/>
          <w:divBdr>
            <w:top w:val="none" w:sz="0" w:space="0" w:color="auto"/>
            <w:left w:val="none" w:sz="0" w:space="0" w:color="auto"/>
            <w:bottom w:val="none" w:sz="0" w:space="0" w:color="auto"/>
            <w:right w:val="none" w:sz="0" w:space="0" w:color="auto"/>
          </w:divBdr>
        </w:div>
        <w:div w:id="1936862548">
          <w:marLeft w:val="480"/>
          <w:marRight w:val="0"/>
          <w:marTop w:val="0"/>
          <w:marBottom w:val="0"/>
          <w:divBdr>
            <w:top w:val="none" w:sz="0" w:space="0" w:color="auto"/>
            <w:left w:val="none" w:sz="0" w:space="0" w:color="auto"/>
            <w:bottom w:val="none" w:sz="0" w:space="0" w:color="auto"/>
            <w:right w:val="none" w:sz="0" w:space="0" w:color="auto"/>
          </w:divBdr>
        </w:div>
        <w:div w:id="1981694253">
          <w:marLeft w:val="480"/>
          <w:marRight w:val="0"/>
          <w:marTop w:val="0"/>
          <w:marBottom w:val="0"/>
          <w:divBdr>
            <w:top w:val="none" w:sz="0" w:space="0" w:color="auto"/>
            <w:left w:val="none" w:sz="0" w:space="0" w:color="auto"/>
            <w:bottom w:val="none" w:sz="0" w:space="0" w:color="auto"/>
            <w:right w:val="none" w:sz="0" w:space="0" w:color="auto"/>
          </w:divBdr>
        </w:div>
        <w:div w:id="1924482864">
          <w:marLeft w:val="480"/>
          <w:marRight w:val="0"/>
          <w:marTop w:val="0"/>
          <w:marBottom w:val="0"/>
          <w:divBdr>
            <w:top w:val="none" w:sz="0" w:space="0" w:color="auto"/>
            <w:left w:val="none" w:sz="0" w:space="0" w:color="auto"/>
            <w:bottom w:val="none" w:sz="0" w:space="0" w:color="auto"/>
            <w:right w:val="none" w:sz="0" w:space="0" w:color="auto"/>
          </w:divBdr>
        </w:div>
        <w:div w:id="156961122">
          <w:marLeft w:val="480"/>
          <w:marRight w:val="0"/>
          <w:marTop w:val="0"/>
          <w:marBottom w:val="0"/>
          <w:divBdr>
            <w:top w:val="none" w:sz="0" w:space="0" w:color="auto"/>
            <w:left w:val="none" w:sz="0" w:space="0" w:color="auto"/>
            <w:bottom w:val="none" w:sz="0" w:space="0" w:color="auto"/>
            <w:right w:val="none" w:sz="0" w:space="0" w:color="auto"/>
          </w:divBdr>
        </w:div>
        <w:div w:id="250816421">
          <w:marLeft w:val="480"/>
          <w:marRight w:val="0"/>
          <w:marTop w:val="0"/>
          <w:marBottom w:val="0"/>
          <w:divBdr>
            <w:top w:val="none" w:sz="0" w:space="0" w:color="auto"/>
            <w:left w:val="none" w:sz="0" w:space="0" w:color="auto"/>
            <w:bottom w:val="none" w:sz="0" w:space="0" w:color="auto"/>
            <w:right w:val="none" w:sz="0" w:space="0" w:color="auto"/>
          </w:divBdr>
        </w:div>
        <w:div w:id="1817726053">
          <w:marLeft w:val="480"/>
          <w:marRight w:val="0"/>
          <w:marTop w:val="0"/>
          <w:marBottom w:val="0"/>
          <w:divBdr>
            <w:top w:val="none" w:sz="0" w:space="0" w:color="auto"/>
            <w:left w:val="none" w:sz="0" w:space="0" w:color="auto"/>
            <w:bottom w:val="none" w:sz="0" w:space="0" w:color="auto"/>
            <w:right w:val="none" w:sz="0" w:space="0" w:color="auto"/>
          </w:divBdr>
        </w:div>
        <w:div w:id="1343438172">
          <w:marLeft w:val="480"/>
          <w:marRight w:val="0"/>
          <w:marTop w:val="0"/>
          <w:marBottom w:val="0"/>
          <w:divBdr>
            <w:top w:val="none" w:sz="0" w:space="0" w:color="auto"/>
            <w:left w:val="none" w:sz="0" w:space="0" w:color="auto"/>
            <w:bottom w:val="none" w:sz="0" w:space="0" w:color="auto"/>
            <w:right w:val="none" w:sz="0" w:space="0" w:color="auto"/>
          </w:divBdr>
        </w:div>
        <w:div w:id="141428769">
          <w:marLeft w:val="480"/>
          <w:marRight w:val="0"/>
          <w:marTop w:val="0"/>
          <w:marBottom w:val="0"/>
          <w:divBdr>
            <w:top w:val="none" w:sz="0" w:space="0" w:color="auto"/>
            <w:left w:val="none" w:sz="0" w:space="0" w:color="auto"/>
            <w:bottom w:val="none" w:sz="0" w:space="0" w:color="auto"/>
            <w:right w:val="none" w:sz="0" w:space="0" w:color="auto"/>
          </w:divBdr>
        </w:div>
        <w:div w:id="1456868430">
          <w:marLeft w:val="480"/>
          <w:marRight w:val="0"/>
          <w:marTop w:val="0"/>
          <w:marBottom w:val="0"/>
          <w:divBdr>
            <w:top w:val="none" w:sz="0" w:space="0" w:color="auto"/>
            <w:left w:val="none" w:sz="0" w:space="0" w:color="auto"/>
            <w:bottom w:val="none" w:sz="0" w:space="0" w:color="auto"/>
            <w:right w:val="none" w:sz="0" w:space="0" w:color="auto"/>
          </w:divBdr>
        </w:div>
        <w:div w:id="661390718">
          <w:marLeft w:val="480"/>
          <w:marRight w:val="0"/>
          <w:marTop w:val="0"/>
          <w:marBottom w:val="0"/>
          <w:divBdr>
            <w:top w:val="none" w:sz="0" w:space="0" w:color="auto"/>
            <w:left w:val="none" w:sz="0" w:space="0" w:color="auto"/>
            <w:bottom w:val="none" w:sz="0" w:space="0" w:color="auto"/>
            <w:right w:val="none" w:sz="0" w:space="0" w:color="auto"/>
          </w:divBdr>
        </w:div>
        <w:div w:id="1048069102">
          <w:marLeft w:val="480"/>
          <w:marRight w:val="0"/>
          <w:marTop w:val="0"/>
          <w:marBottom w:val="0"/>
          <w:divBdr>
            <w:top w:val="none" w:sz="0" w:space="0" w:color="auto"/>
            <w:left w:val="none" w:sz="0" w:space="0" w:color="auto"/>
            <w:bottom w:val="none" w:sz="0" w:space="0" w:color="auto"/>
            <w:right w:val="none" w:sz="0" w:space="0" w:color="auto"/>
          </w:divBdr>
        </w:div>
        <w:div w:id="306514451">
          <w:marLeft w:val="480"/>
          <w:marRight w:val="0"/>
          <w:marTop w:val="0"/>
          <w:marBottom w:val="0"/>
          <w:divBdr>
            <w:top w:val="none" w:sz="0" w:space="0" w:color="auto"/>
            <w:left w:val="none" w:sz="0" w:space="0" w:color="auto"/>
            <w:bottom w:val="none" w:sz="0" w:space="0" w:color="auto"/>
            <w:right w:val="none" w:sz="0" w:space="0" w:color="auto"/>
          </w:divBdr>
        </w:div>
        <w:div w:id="2061856049">
          <w:marLeft w:val="480"/>
          <w:marRight w:val="0"/>
          <w:marTop w:val="0"/>
          <w:marBottom w:val="0"/>
          <w:divBdr>
            <w:top w:val="none" w:sz="0" w:space="0" w:color="auto"/>
            <w:left w:val="none" w:sz="0" w:space="0" w:color="auto"/>
            <w:bottom w:val="none" w:sz="0" w:space="0" w:color="auto"/>
            <w:right w:val="none" w:sz="0" w:space="0" w:color="auto"/>
          </w:divBdr>
        </w:div>
        <w:div w:id="179592911">
          <w:marLeft w:val="480"/>
          <w:marRight w:val="0"/>
          <w:marTop w:val="0"/>
          <w:marBottom w:val="0"/>
          <w:divBdr>
            <w:top w:val="none" w:sz="0" w:space="0" w:color="auto"/>
            <w:left w:val="none" w:sz="0" w:space="0" w:color="auto"/>
            <w:bottom w:val="none" w:sz="0" w:space="0" w:color="auto"/>
            <w:right w:val="none" w:sz="0" w:space="0" w:color="auto"/>
          </w:divBdr>
        </w:div>
        <w:div w:id="1332758328">
          <w:marLeft w:val="480"/>
          <w:marRight w:val="0"/>
          <w:marTop w:val="0"/>
          <w:marBottom w:val="0"/>
          <w:divBdr>
            <w:top w:val="none" w:sz="0" w:space="0" w:color="auto"/>
            <w:left w:val="none" w:sz="0" w:space="0" w:color="auto"/>
            <w:bottom w:val="none" w:sz="0" w:space="0" w:color="auto"/>
            <w:right w:val="none" w:sz="0" w:space="0" w:color="auto"/>
          </w:divBdr>
        </w:div>
        <w:div w:id="1258178348">
          <w:marLeft w:val="480"/>
          <w:marRight w:val="0"/>
          <w:marTop w:val="0"/>
          <w:marBottom w:val="0"/>
          <w:divBdr>
            <w:top w:val="none" w:sz="0" w:space="0" w:color="auto"/>
            <w:left w:val="none" w:sz="0" w:space="0" w:color="auto"/>
            <w:bottom w:val="none" w:sz="0" w:space="0" w:color="auto"/>
            <w:right w:val="none" w:sz="0" w:space="0" w:color="auto"/>
          </w:divBdr>
        </w:div>
        <w:div w:id="1990865726">
          <w:marLeft w:val="480"/>
          <w:marRight w:val="0"/>
          <w:marTop w:val="0"/>
          <w:marBottom w:val="0"/>
          <w:divBdr>
            <w:top w:val="none" w:sz="0" w:space="0" w:color="auto"/>
            <w:left w:val="none" w:sz="0" w:space="0" w:color="auto"/>
            <w:bottom w:val="none" w:sz="0" w:space="0" w:color="auto"/>
            <w:right w:val="none" w:sz="0" w:space="0" w:color="auto"/>
          </w:divBdr>
        </w:div>
        <w:div w:id="2009480722">
          <w:marLeft w:val="480"/>
          <w:marRight w:val="0"/>
          <w:marTop w:val="0"/>
          <w:marBottom w:val="0"/>
          <w:divBdr>
            <w:top w:val="none" w:sz="0" w:space="0" w:color="auto"/>
            <w:left w:val="none" w:sz="0" w:space="0" w:color="auto"/>
            <w:bottom w:val="none" w:sz="0" w:space="0" w:color="auto"/>
            <w:right w:val="none" w:sz="0" w:space="0" w:color="auto"/>
          </w:divBdr>
        </w:div>
        <w:div w:id="1229148023">
          <w:marLeft w:val="480"/>
          <w:marRight w:val="0"/>
          <w:marTop w:val="0"/>
          <w:marBottom w:val="0"/>
          <w:divBdr>
            <w:top w:val="none" w:sz="0" w:space="0" w:color="auto"/>
            <w:left w:val="none" w:sz="0" w:space="0" w:color="auto"/>
            <w:bottom w:val="none" w:sz="0" w:space="0" w:color="auto"/>
            <w:right w:val="none" w:sz="0" w:space="0" w:color="auto"/>
          </w:divBdr>
        </w:div>
        <w:div w:id="898517445">
          <w:marLeft w:val="480"/>
          <w:marRight w:val="0"/>
          <w:marTop w:val="0"/>
          <w:marBottom w:val="0"/>
          <w:divBdr>
            <w:top w:val="none" w:sz="0" w:space="0" w:color="auto"/>
            <w:left w:val="none" w:sz="0" w:space="0" w:color="auto"/>
            <w:bottom w:val="none" w:sz="0" w:space="0" w:color="auto"/>
            <w:right w:val="none" w:sz="0" w:space="0" w:color="auto"/>
          </w:divBdr>
        </w:div>
        <w:div w:id="914975103">
          <w:marLeft w:val="480"/>
          <w:marRight w:val="0"/>
          <w:marTop w:val="0"/>
          <w:marBottom w:val="0"/>
          <w:divBdr>
            <w:top w:val="none" w:sz="0" w:space="0" w:color="auto"/>
            <w:left w:val="none" w:sz="0" w:space="0" w:color="auto"/>
            <w:bottom w:val="none" w:sz="0" w:space="0" w:color="auto"/>
            <w:right w:val="none" w:sz="0" w:space="0" w:color="auto"/>
          </w:divBdr>
        </w:div>
        <w:div w:id="1209221257">
          <w:marLeft w:val="480"/>
          <w:marRight w:val="0"/>
          <w:marTop w:val="0"/>
          <w:marBottom w:val="0"/>
          <w:divBdr>
            <w:top w:val="none" w:sz="0" w:space="0" w:color="auto"/>
            <w:left w:val="none" w:sz="0" w:space="0" w:color="auto"/>
            <w:bottom w:val="none" w:sz="0" w:space="0" w:color="auto"/>
            <w:right w:val="none" w:sz="0" w:space="0" w:color="auto"/>
          </w:divBdr>
        </w:div>
      </w:divsChild>
    </w:div>
    <w:div w:id="1832214801">
      <w:bodyDiv w:val="1"/>
      <w:marLeft w:val="0"/>
      <w:marRight w:val="0"/>
      <w:marTop w:val="0"/>
      <w:marBottom w:val="0"/>
      <w:divBdr>
        <w:top w:val="none" w:sz="0" w:space="0" w:color="auto"/>
        <w:left w:val="none" w:sz="0" w:space="0" w:color="auto"/>
        <w:bottom w:val="none" w:sz="0" w:space="0" w:color="auto"/>
        <w:right w:val="none" w:sz="0" w:space="0" w:color="auto"/>
      </w:divBdr>
    </w:div>
    <w:div w:id="1832676310">
      <w:bodyDiv w:val="1"/>
      <w:marLeft w:val="0"/>
      <w:marRight w:val="0"/>
      <w:marTop w:val="0"/>
      <w:marBottom w:val="0"/>
      <w:divBdr>
        <w:top w:val="none" w:sz="0" w:space="0" w:color="auto"/>
        <w:left w:val="none" w:sz="0" w:space="0" w:color="auto"/>
        <w:bottom w:val="none" w:sz="0" w:space="0" w:color="auto"/>
        <w:right w:val="none" w:sz="0" w:space="0" w:color="auto"/>
      </w:divBdr>
    </w:div>
    <w:div w:id="1833444018">
      <w:bodyDiv w:val="1"/>
      <w:marLeft w:val="0"/>
      <w:marRight w:val="0"/>
      <w:marTop w:val="0"/>
      <w:marBottom w:val="0"/>
      <w:divBdr>
        <w:top w:val="none" w:sz="0" w:space="0" w:color="auto"/>
        <w:left w:val="none" w:sz="0" w:space="0" w:color="auto"/>
        <w:bottom w:val="none" w:sz="0" w:space="0" w:color="auto"/>
        <w:right w:val="none" w:sz="0" w:space="0" w:color="auto"/>
      </w:divBdr>
    </w:div>
    <w:div w:id="1834367580">
      <w:bodyDiv w:val="1"/>
      <w:marLeft w:val="0"/>
      <w:marRight w:val="0"/>
      <w:marTop w:val="0"/>
      <w:marBottom w:val="0"/>
      <w:divBdr>
        <w:top w:val="none" w:sz="0" w:space="0" w:color="auto"/>
        <w:left w:val="none" w:sz="0" w:space="0" w:color="auto"/>
        <w:bottom w:val="none" w:sz="0" w:space="0" w:color="auto"/>
        <w:right w:val="none" w:sz="0" w:space="0" w:color="auto"/>
      </w:divBdr>
    </w:div>
    <w:div w:id="1835685465">
      <w:bodyDiv w:val="1"/>
      <w:marLeft w:val="0"/>
      <w:marRight w:val="0"/>
      <w:marTop w:val="0"/>
      <w:marBottom w:val="0"/>
      <w:divBdr>
        <w:top w:val="none" w:sz="0" w:space="0" w:color="auto"/>
        <w:left w:val="none" w:sz="0" w:space="0" w:color="auto"/>
        <w:bottom w:val="none" w:sz="0" w:space="0" w:color="auto"/>
        <w:right w:val="none" w:sz="0" w:space="0" w:color="auto"/>
      </w:divBdr>
    </w:div>
    <w:div w:id="1835951470">
      <w:bodyDiv w:val="1"/>
      <w:marLeft w:val="0"/>
      <w:marRight w:val="0"/>
      <w:marTop w:val="0"/>
      <w:marBottom w:val="0"/>
      <w:divBdr>
        <w:top w:val="none" w:sz="0" w:space="0" w:color="auto"/>
        <w:left w:val="none" w:sz="0" w:space="0" w:color="auto"/>
        <w:bottom w:val="none" w:sz="0" w:space="0" w:color="auto"/>
        <w:right w:val="none" w:sz="0" w:space="0" w:color="auto"/>
      </w:divBdr>
    </w:div>
    <w:div w:id="1836795133">
      <w:bodyDiv w:val="1"/>
      <w:marLeft w:val="0"/>
      <w:marRight w:val="0"/>
      <w:marTop w:val="0"/>
      <w:marBottom w:val="0"/>
      <w:divBdr>
        <w:top w:val="none" w:sz="0" w:space="0" w:color="auto"/>
        <w:left w:val="none" w:sz="0" w:space="0" w:color="auto"/>
        <w:bottom w:val="none" w:sz="0" w:space="0" w:color="auto"/>
        <w:right w:val="none" w:sz="0" w:space="0" w:color="auto"/>
      </w:divBdr>
    </w:div>
    <w:div w:id="1836803224">
      <w:bodyDiv w:val="1"/>
      <w:marLeft w:val="0"/>
      <w:marRight w:val="0"/>
      <w:marTop w:val="0"/>
      <w:marBottom w:val="0"/>
      <w:divBdr>
        <w:top w:val="none" w:sz="0" w:space="0" w:color="auto"/>
        <w:left w:val="none" w:sz="0" w:space="0" w:color="auto"/>
        <w:bottom w:val="none" w:sz="0" w:space="0" w:color="auto"/>
        <w:right w:val="none" w:sz="0" w:space="0" w:color="auto"/>
      </w:divBdr>
    </w:div>
    <w:div w:id="1838156269">
      <w:bodyDiv w:val="1"/>
      <w:marLeft w:val="0"/>
      <w:marRight w:val="0"/>
      <w:marTop w:val="0"/>
      <w:marBottom w:val="0"/>
      <w:divBdr>
        <w:top w:val="none" w:sz="0" w:space="0" w:color="auto"/>
        <w:left w:val="none" w:sz="0" w:space="0" w:color="auto"/>
        <w:bottom w:val="none" w:sz="0" w:space="0" w:color="auto"/>
        <w:right w:val="none" w:sz="0" w:space="0" w:color="auto"/>
      </w:divBdr>
    </w:div>
    <w:div w:id="1838840589">
      <w:bodyDiv w:val="1"/>
      <w:marLeft w:val="0"/>
      <w:marRight w:val="0"/>
      <w:marTop w:val="0"/>
      <w:marBottom w:val="0"/>
      <w:divBdr>
        <w:top w:val="none" w:sz="0" w:space="0" w:color="auto"/>
        <w:left w:val="none" w:sz="0" w:space="0" w:color="auto"/>
        <w:bottom w:val="none" w:sz="0" w:space="0" w:color="auto"/>
        <w:right w:val="none" w:sz="0" w:space="0" w:color="auto"/>
      </w:divBdr>
    </w:div>
    <w:div w:id="1844202094">
      <w:bodyDiv w:val="1"/>
      <w:marLeft w:val="0"/>
      <w:marRight w:val="0"/>
      <w:marTop w:val="0"/>
      <w:marBottom w:val="0"/>
      <w:divBdr>
        <w:top w:val="none" w:sz="0" w:space="0" w:color="auto"/>
        <w:left w:val="none" w:sz="0" w:space="0" w:color="auto"/>
        <w:bottom w:val="none" w:sz="0" w:space="0" w:color="auto"/>
        <w:right w:val="none" w:sz="0" w:space="0" w:color="auto"/>
      </w:divBdr>
    </w:div>
    <w:div w:id="1845822869">
      <w:bodyDiv w:val="1"/>
      <w:marLeft w:val="0"/>
      <w:marRight w:val="0"/>
      <w:marTop w:val="0"/>
      <w:marBottom w:val="0"/>
      <w:divBdr>
        <w:top w:val="none" w:sz="0" w:space="0" w:color="auto"/>
        <w:left w:val="none" w:sz="0" w:space="0" w:color="auto"/>
        <w:bottom w:val="none" w:sz="0" w:space="0" w:color="auto"/>
        <w:right w:val="none" w:sz="0" w:space="0" w:color="auto"/>
      </w:divBdr>
    </w:div>
    <w:div w:id="1846825908">
      <w:bodyDiv w:val="1"/>
      <w:marLeft w:val="0"/>
      <w:marRight w:val="0"/>
      <w:marTop w:val="0"/>
      <w:marBottom w:val="0"/>
      <w:divBdr>
        <w:top w:val="none" w:sz="0" w:space="0" w:color="auto"/>
        <w:left w:val="none" w:sz="0" w:space="0" w:color="auto"/>
        <w:bottom w:val="none" w:sz="0" w:space="0" w:color="auto"/>
        <w:right w:val="none" w:sz="0" w:space="0" w:color="auto"/>
      </w:divBdr>
    </w:div>
    <w:div w:id="1858080883">
      <w:bodyDiv w:val="1"/>
      <w:marLeft w:val="0"/>
      <w:marRight w:val="0"/>
      <w:marTop w:val="0"/>
      <w:marBottom w:val="0"/>
      <w:divBdr>
        <w:top w:val="none" w:sz="0" w:space="0" w:color="auto"/>
        <w:left w:val="none" w:sz="0" w:space="0" w:color="auto"/>
        <w:bottom w:val="none" w:sz="0" w:space="0" w:color="auto"/>
        <w:right w:val="none" w:sz="0" w:space="0" w:color="auto"/>
      </w:divBdr>
    </w:div>
    <w:div w:id="1867016947">
      <w:bodyDiv w:val="1"/>
      <w:marLeft w:val="0"/>
      <w:marRight w:val="0"/>
      <w:marTop w:val="0"/>
      <w:marBottom w:val="0"/>
      <w:divBdr>
        <w:top w:val="none" w:sz="0" w:space="0" w:color="auto"/>
        <w:left w:val="none" w:sz="0" w:space="0" w:color="auto"/>
        <w:bottom w:val="none" w:sz="0" w:space="0" w:color="auto"/>
        <w:right w:val="none" w:sz="0" w:space="0" w:color="auto"/>
      </w:divBdr>
    </w:div>
    <w:div w:id="1870295993">
      <w:bodyDiv w:val="1"/>
      <w:marLeft w:val="0"/>
      <w:marRight w:val="0"/>
      <w:marTop w:val="0"/>
      <w:marBottom w:val="0"/>
      <w:divBdr>
        <w:top w:val="none" w:sz="0" w:space="0" w:color="auto"/>
        <w:left w:val="none" w:sz="0" w:space="0" w:color="auto"/>
        <w:bottom w:val="none" w:sz="0" w:space="0" w:color="auto"/>
        <w:right w:val="none" w:sz="0" w:space="0" w:color="auto"/>
      </w:divBdr>
    </w:div>
    <w:div w:id="1886213432">
      <w:bodyDiv w:val="1"/>
      <w:marLeft w:val="0"/>
      <w:marRight w:val="0"/>
      <w:marTop w:val="0"/>
      <w:marBottom w:val="0"/>
      <w:divBdr>
        <w:top w:val="none" w:sz="0" w:space="0" w:color="auto"/>
        <w:left w:val="none" w:sz="0" w:space="0" w:color="auto"/>
        <w:bottom w:val="none" w:sz="0" w:space="0" w:color="auto"/>
        <w:right w:val="none" w:sz="0" w:space="0" w:color="auto"/>
      </w:divBdr>
    </w:div>
    <w:div w:id="1887329872">
      <w:bodyDiv w:val="1"/>
      <w:marLeft w:val="0"/>
      <w:marRight w:val="0"/>
      <w:marTop w:val="0"/>
      <w:marBottom w:val="0"/>
      <w:divBdr>
        <w:top w:val="none" w:sz="0" w:space="0" w:color="auto"/>
        <w:left w:val="none" w:sz="0" w:space="0" w:color="auto"/>
        <w:bottom w:val="none" w:sz="0" w:space="0" w:color="auto"/>
        <w:right w:val="none" w:sz="0" w:space="0" w:color="auto"/>
      </w:divBdr>
      <w:divsChild>
        <w:div w:id="2062511468">
          <w:marLeft w:val="640"/>
          <w:marRight w:val="0"/>
          <w:marTop w:val="0"/>
          <w:marBottom w:val="0"/>
          <w:divBdr>
            <w:top w:val="none" w:sz="0" w:space="0" w:color="auto"/>
            <w:left w:val="none" w:sz="0" w:space="0" w:color="auto"/>
            <w:bottom w:val="none" w:sz="0" w:space="0" w:color="auto"/>
            <w:right w:val="none" w:sz="0" w:space="0" w:color="auto"/>
          </w:divBdr>
        </w:div>
        <w:div w:id="2115711871">
          <w:marLeft w:val="640"/>
          <w:marRight w:val="0"/>
          <w:marTop w:val="0"/>
          <w:marBottom w:val="0"/>
          <w:divBdr>
            <w:top w:val="none" w:sz="0" w:space="0" w:color="auto"/>
            <w:left w:val="none" w:sz="0" w:space="0" w:color="auto"/>
            <w:bottom w:val="none" w:sz="0" w:space="0" w:color="auto"/>
            <w:right w:val="none" w:sz="0" w:space="0" w:color="auto"/>
          </w:divBdr>
        </w:div>
        <w:div w:id="386878110">
          <w:marLeft w:val="640"/>
          <w:marRight w:val="0"/>
          <w:marTop w:val="0"/>
          <w:marBottom w:val="0"/>
          <w:divBdr>
            <w:top w:val="none" w:sz="0" w:space="0" w:color="auto"/>
            <w:left w:val="none" w:sz="0" w:space="0" w:color="auto"/>
            <w:bottom w:val="none" w:sz="0" w:space="0" w:color="auto"/>
            <w:right w:val="none" w:sz="0" w:space="0" w:color="auto"/>
          </w:divBdr>
        </w:div>
        <w:div w:id="462388112">
          <w:marLeft w:val="640"/>
          <w:marRight w:val="0"/>
          <w:marTop w:val="0"/>
          <w:marBottom w:val="0"/>
          <w:divBdr>
            <w:top w:val="none" w:sz="0" w:space="0" w:color="auto"/>
            <w:left w:val="none" w:sz="0" w:space="0" w:color="auto"/>
            <w:bottom w:val="none" w:sz="0" w:space="0" w:color="auto"/>
            <w:right w:val="none" w:sz="0" w:space="0" w:color="auto"/>
          </w:divBdr>
        </w:div>
        <w:div w:id="1587614220">
          <w:marLeft w:val="640"/>
          <w:marRight w:val="0"/>
          <w:marTop w:val="0"/>
          <w:marBottom w:val="0"/>
          <w:divBdr>
            <w:top w:val="none" w:sz="0" w:space="0" w:color="auto"/>
            <w:left w:val="none" w:sz="0" w:space="0" w:color="auto"/>
            <w:bottom w:val="none" w:sz="0" w:space="0" w:color="auto"/>
            <w:right w:val="none" w:sz="0" w:space="0" w:color="auto"/>
          </w:divBdr>
        </w:div>
        <w:div w:id="1460609325">
          <w:marLeft w:val="640"/>
          <w:marRight w:val="0"/>
          <w:marTop w:val="0"/>
          <w:marBottom w:val="0"/>
          <w:divBdr>
            <w:top w:val="none" w:sz="0" w:space="0" w:color="auto"/>
            <w:left w:val="none" w:sz="0" w:space="0" w:color="auto"/>
            <w:bottom w:val="none" w:sz="0" w:space="0" w:color="auto"/>
            <w:right w:val="none" w:sz="0" w:space="0" w:color="auto"/>
          </w:divBdr>
        </w:div>
        <w:div w:id="1183864272">
          <w:marLeft w:val="640"/>
          <w:marRight w:val="0"/>
          <w:marTop w:val="0"/>
          <w:marBottom w:val="0"/>
          <w:divBdr>
            <w:top w:val="none" w:sz="0" w:space="0" w:color="auto"/>
            <w:left w:val="none" w:sz="0" w:space="0" w:color="auto"/>
            <w:bottom w:val="none" w:sz="0" w:space="0" w:color="auto"/>
            <w:right w:val="none" w:sz="0" w:space="0" w:color="auto"/>
          </w:divBdr>
        </w:div>
        <w:div w:id="911159322">
          <w:marLeft w:val="640"/>
          <w:marRight w:val="0"/>
          <w:marTop w:val="0"/>
          <w:marBottom w:val="0"/>
          <w:divBdr>
            <w:top w:val="none" w:sz="0" w:space="0" w:color="auto"/>
            <w:left w:val="none" w:sz="0" w:space="0" w:color="auto"/>
            <w:bottom w:val="none" w:sz="0" w:space="0" w:color="auto"/>
            <w:right w:val="none" w:sz="0" w:space="0" w:color="auto"/>
          </w:divBdr>
        </w:div>
        <w:div w:id="1783066330">
          <w:marLeft w:val="640"/>
          <w:marRight w:val="0"/>
          <w:marTop w:val="0"/>
          <w:marBottom w:val="0"/>
          <w:divBdr>
            <w:top w:val="none" w:sz="0" w:space="0" w:color="auto"/>
            <w:left w:val="none" w:sz="0" w:space="0" w:color="auto"/>
            <w:bottom w:val="none" w:sz="0" w:space="0" w:color="auto"/>
            <w:right w:val="none" w:sz="0" w:space="0" w:color="auto"/>
          </w:divBdr>
        </w:div>
        <w:div w:id="980186640">
          <w:marLeft w:val="640"/>
          <w:marRight w:val="0"/>
          <w:marTop w:val="0"/>
          <w:marBottom w:val="0"/>
          <w:divBdr>
            <w:top w:val="none" w:sz="0" w:space="0" w:color="auto"/>
            <w:left w:val="none" w:sz="0" w:space="0" w:color="auto"/>
            <w:bottom w:val="none" w:sz="0" w:space="0" w:color="auto"/>
            <w:right w:val="none" w:sz="0" w:space="0" w:color="auto"/>
          </w:divBdr>
        </w:div>
        <w:div w:id="2560214">
          <w:marLeft w:val="640"/>
          <w:marRight w:val="0"/>
          <w:marTop w:val="0"/>
          <w:marBottom w:val="0"/>
          <w:divBdr>
            <w:top w:val="none" w:sz="0" w:space="0" w:color="auto"/>
            <w:left w:val="none" w:sz="0" w:space="0" w:color="auto"/>
            <w:bottom w:val="none" w:sz="0" w:space="0" w:color="auto"/>
            <w:right w:val="none" w:sz="0" w:space="0" w:color="auto"/>
          </w:divBdr>
        </w:div>
        <w:div w:id="1755081476">
          <w:marLeft w:val="640"/>
          <w:marRight w:val="0"/>
          <w:marTop w:val="0"/>
          <w:marBottom w:val="0"/>
          <w:divBdr>
            <w:top w:val="none" w:sz="0" w:space="0" w:color="auto"/>
            <w:left w:val="none" w:sz="0" w:space="0" w:color="auto"/>
            <w:bottom w:val="none" w:sz="0" w:space="0" w:color="auto"/>
            <w:right w:val="none" w:sz="0" w:space="0" w:color="auto"/>
          </w:divBdr>
        </w:div>
        <w:div w:id="805970095">
          <w:marLeft w:val="640"/>
          <w:marRight w:val="0"/>
          <w:marTop w:val="0"/>
          <w:marBottom w:val="0"/>
          <w:divBdr>
            <w:top w:val="none" w:sz="0" w:space="0" w:color="auto"/>
            <w:left w:val="none" w:sz="0" w:space="0" w:color="auto"/>
            <w:bottom w:val="none" w:sz="0" w:space="0" w:color="auto"/>
            <w:right w:val="none" w:sz="0" w:space="0" w:color="auto"/>
          </w:divBdr>
        </w:div>
        <w:div w:id="1620379429">
          <w:marLeft w:val="640"/>
          <w:marRight w:val="0"/>
          <w:marTop w:val="0"/>
          <w:marBottom w:val="0"/>
          <w:divBdr>
            <w:top w:val="none" w:sz="0" w:space="0" w:color="auto"/>
            <w:left w:val="none" w:sz="0" w:space="0" w:color="auto"/>
            <w:bottom w:val="none" w:sz="0" w:space="0" w:color="auto"/>
            <w:right w:val="none" w:sz="0" w:space="0" w:color="auto"/>
          </w:divBdr>
        </w:div>
        <w:div w:id="541982857">
          <w:marLeft w:val="640"/>
          <w:marRight w:val="0"/>
          <w:marTop w:val="0"/>
          <w:marBottom w:val="0"/>
          <w:divBdr>
            <w:top w:val="none" w:sz="0" w:space="0" w:color="auto"/>
            <w:left w:val="none" w:sz="0" w:space="0" w:color="auto"/>
            <w:bottom w:val="none" w:sz="0" w:space="0" w:color="auto"/>
            <w:right w:val="none" w:sz="0" w:space="0" w:color="auto"/>
          </w:divBdr>
        </w:div>
        <w:div w:id="47344292">
          <w:marLeft w:val="640"/>
          <w:marRight w:val="0"/>
          <w:marTop w:val="0"/>
          <w:marBottom w:val="0"/>
          <w:divBdr>
            <w:top w:val="none" w:sz="0" w:space="0" w:color="auto"/>
            <w:left w:val="none" w:sz="0" w:space="0" w:color="auto"/>
            <w:bottom w:val="none" w:sz="0" w:space="0" w:color="auto"/>
            <w:right w:val="none" w:sz="0" w:space="0" w:color="auto"/>
          </w:divBdr>
        </w:div>
        <w:div w:id="1152525448">
          <w:marLeft w:val="640"/>
          <w:marRight w:val="0"/>
          <w:marTop w:val="0"/>
          <w:marBottom w:val="0"/>
          <w:divBdr>
            <w:top w:val="none" w:sz="0" w:space="0" w:color="auto"/>
            <w:left w:val="none" w:sz="0" w:space="0" w:color="auto"/>
            <w:bottom w:val="none" w:sz="0" w:space="0" w:color="auto"/>
            <w:right w:val="none" w:sz="0" w:space="0" w:color="auto"/>
          </w:divBdr>
        </w:div>
        <w:div w:id="395980806">
          <w:marLeft w:val="640"/>
          <w:marRight w:val="0"/>
          <w:marTop w:val="0"/>
          <w:marBottom w:val="0"/>
          <w:divBdr>
            <w:top w:val="none" w:sz="0" w:space="0" w:color="auto"/>
            <w:left w:val="none" w:sz="0" w:space="0" w:color="auto"/>
            <w:bottom w:val="none" w:sz="0" w:space="0" w:color="auto"/>
            <w:right w:val="none" w:sz="0" w:space="0" w:color="auto"/>
          </w:divBdr>
        </w:div>
        <w:div w:id="1775133261">
          <w:marLeft w:val="640"/>
          <w:marRight w:val="0"/>
          <w:marTop w:val="0"/>
          <w:marBottom w:val="0"/>
          <w:divBdr>
            <w:top w:val="none" w:sz="0" w:space="0" w:color="auto"/>
            <w:left w:val="none" w:sz="0" w:space="0" w:color="auto"/>
            <w:bottom w:val="none" w:sz="0" w:space="0" w:color="auto"/>
            <w:right w:val="none" w:sz="0" w:space="0" w:color="auto"/>
          </w:divBdr>
        </w:div>
        <w:div w:id="1184054623">
          <w:marLeft w:val="640"/>
          <w:marRight w:val="0"/>
          <w:marTop w:val="0"/>
          <w:marBottom w:val="0"/>
          <w:divBdr>
            <w:top w:val="none" w:sz="0" w:space="0" w:color="auto"/>
            <w:left w:val="none" w:sz="0" w:space="0" w:color="auto"/>
            <w:bottom w:val="none" w:sz="0" w:space="0" w:color="auto"/>
            <w:right w:val="none" w:sz="0" w:space="0" w:color="auto"/>
          </w:divBdr>
        </w:div>
        <w:div w:id="1830631531">
          <w:marLeft w:val="640"/>
          <w:marRight w:val="0"/>
          <w:marTop w:val="0"/>
          <w:marBottom w:val="0"/>
          <w:divBdr>
            <w:top w:val="none" w:sz="0" w:space="0" w:color="auto"/>
            <w:left w:val="none" w:sz="0" w:space="0" w:color="auto"/>
            <w:bottom w:val="none" w:sz="0" w:space="0" w:color="auto"/>
            <w:right w:val="none" w:sz="0" w:space="0" w:color="auto"/>
          </w:divBdr>
        </w:div>
        <w:div w:id="170679515">
          <w:marLeft w:val="640"/>
          <w:marRight w:val="0"/>
          <w:marTop w:val="0"/>
          <w:marBottom w:val="0"/>
          <w:divBdr>
            <w:top w:val="none" w:sz="0" w:space="0" w:color="auto"/>
            <w:left w:val="none" w:sz="0" w:space="0" w:color="auto"/>
            <w:bottom w:val="none" w:sz="0" w:space="0" w:color="auto"/>
            <w:right w:val="none" w:sz="0" w:space="0" w:color="auto"/>
          </w:divBdr>
        </w:div>
        <w:div w:id="1698971380">
          <w:marLeft w:val="640"/>
          <w:marRight w:val="0"/>
          <w:marTop w:val="0"/>
          <w:marBottom w:val="0"/>
          <w:divBdr>
            <w:top w:val="none" w:sz="0" w:space="0" w:color="auto"/>
            <w:left w:val="none" w:sz="0" w:space="0" w:color="auto"/>
            <w:bottom w:val="none" w:sz="0" w:space="0" w:color="auto"/>
            <w:right w:val="none" w:sz="0" w:space="0" w:color="auto"/>
          </w:divBdr>
        </w:div>
        <w:div w:id="614675592">
          <w:marLeft w:val="640"/>
          <w:marRight w:val="0"/>
          <w:marTop w:val="0"/>
          <w:marBottom w:val="0"/>
          <w:divBdr>
            <w:top w:val="none" w:sz="0" w:space="0" w:color="auto"/>
            <w:left w:val="none" w:sz="0" w:space="0" w:color="auto"/>
            <w:bottom w:val="none" w:sz="0" w:space="0" w:color="auto"/>
            <w:right w:val="none" w:sz="0" w:space="0" w:color="auto"/>
          </w:divBdr>
        </w:div>
        <w:div w:id="1487932932">
          <w:marLeft w:val="640"/>
          <w:marRight w:val="0"/>
          <w:marTop w:val="0"/>
          <w:marBottom w:val="0"/>
          <w:divBdr>
            <w:top w:val="none" w:sz="0" w:space="0" w:color="auto"/>
            <w:left w:val="none" w:sz="0" w:space="0" w:color="auto"/>
            <w:bottom w:val="none" w:sz="0" w:space="0" w:color="auto"/>
            <w:right w:val="none" w:sz="0" w:space="0" w:color="auto"/>
          </w:divBdr>
        </w:div>
        <w:div w:id="703948943">
          <w:marLeft w:val="640"/>
          <w:marRight w:val="0"/>
          <w:marTop w:val="0"/>
          <w:marBottom w:val="0"/>
          <w:divBdr>
            <w:top w:val="none" w:sz="0" w:space="0" w:color="auto"/>
            <w:left w:val="none" w:sz="0" w:space="0" w:color="auto"/>
            <w:bottom w:val="none" w:sz="0" w:space="0" w:color="auto"/>
            <w:right w:val="none" w:sz="0" w:space="0" w:color="auto"/>
          </w:divBdr>
        </w:div>
        <w:div w:id="1280800434">
          <w:marLeft w:val="640"/>
          <w:marRight w:val="0"/>
          <w:marTop w:val="0"/>
          <w:marBottom w:val="0"/>
          <w:divBdr>
            <w:top w:val="none" w:sz="0" w:space="0" w:color="auto"/>
            <w:left w:val="none" w:sz="0" w:space="0" w:color="auto"/>
            <w:bottom w:val="none" w:sz="0" w:space="0" w:color="auto"/>
            <w:right w:val="none" w:sz="0" w:space="0" w:color="auto"/>
          </w:divBdr>
        </w:div>
        <w:div w:id="982779434">
          <w:marLeft w:val="640"/>
          <w:marRight w:val="0"/>
          <w:marTop w:val="0"/>
          <w:marBottom w:val="0"/>
          <w:divBdr>
            <w:top w:val="none" w:sz="0" w:space="0" w:color="auto"/>
            <w:left w:val="none" w:sz="0" w:space="0" w:color="auto"/>
            <w:bottom w:val="none" w:sz="0" w:space="0" w:color="auto"/>
            <w:right w:val="none" w:sz="0" w:space="0" w:color="auto"/>
          </w:divBdr>
        </w:div>
        <w:div w:id="1923100529">
          <w:marLeft w:val="640"/>
          <w:marRight w:val="0"/>
          <w:marTop w:val="0"/>
          <w:marBottom w:val="0"/>
          <w:divBdr>
            <w:top w:val="none" w:sz="0" w:space="0" w:color="auto"/>
            <w:left w:val="none" w:sz="0" w:space="0" w:color="auto"/>
            <w:bottom w:val="none" w:sz="0" w:space="0" w:color="auto"/>
            <w:right w:val="none" w:sz="0" w:space="0" w:color="auto"/>
          </w:divBdr>
        </w:div>
        <w:div w:id="374934753">
          <w:marLeft w:val="640"/>
          <w:marRight w:val="0"/>
          <w:marTop w:val="0"/>
          <w:marBottom w:val="0"/>
          <w:divBdr>
            <w:top w:val="none" w:sz="0" w:space="0" w:color="auto"/>
            <w:left w:val="none" w:sz="0" w:space="0" w:color="auto"/>
            <w:bottom w:val="none" w:sz="0" w:space="0" w:color="auto"/>
            <w:right w:val="none" w:sz="0" w:space="0" w:color="auto"/>
          </w:divBdr>
        </w:div>
        <w:div w:id="322776907">
          <w:marLeft w:val="640"/>
          <w:marRight w:val="0"/>
          <w:marTop w:val="0"/>
          <w:marBottom w:val="0"/>
          <w:divBdr>
            <w:top w:val="none" w:sz="0" w:space="0" w:color="auto"/>
            <w:left w:val="none" w:sz="0" w:space="0" w:color="auto"/>
            <w:bottom w:val="none" w:sz="0" w:space="0" w:color="auto"/>
            <w:right w:val="none" w:sz="0" w:space="0" w:color="auto"/>
          </w:divBdr>
        </w:div>
        <w:div w:id="1896119457">
          <w:marLeft w:val="640"/>
          <w:marRight w:val="0"/>
          <w:marTop w:val="0"/>
          <w:marBottom w:val="0"/>
          <w:divBdr>
            <w:top w:val="none" w:sz="0" w:space="0" w:color="auto"/>
            <w:left w:val="none" w:sz="0" w:space="0" w:color="auto"/>
            <w:bottom w:val="none" w:sz="0" w:space="0" w:color="auto"/>
            <w:right w:val="none" w:sz="0" w:space="0" w:color="auto"/>
          </w:divBdr>
        </w:div>
        <w:div w:id="1422604759">
          <w:marLeft w:val="640"/>
          <w:marRight w:val="0"/>
          <w:marTop w:val="0"/>
          <w:marBottom w:val="0"/>
          <w:divBdr>
            <w:top w:val="none" w:sz="0" w:space="0" w:color="auto"/>
            <w:left w:val="none" w:sz="0" w:space="0" w:color="auto"/>
            <w:bottom w:val="none" w:sz="0" w:space="0" w:color="auto"/>
            <w:right w:val="none" w:sz="0" w:space="0" w:color="auto"/>
          </w:divBdr>
        </w:div>
        <w:div w:id="262034192">
          <w:marLeft w:val="640"/>
          <w:marRight w:val="0"/>
          <w:marTop w:val="0"/>
          <w:marBottom w:val="0"/>
          <w:divBdr>
            <w:top w:val="none" w:sz="0" w:space="0" w:color="auto"/>
            <w:left w:val="none" w:sz="0" w:space="0" w:color="auto"/>
            <w:bottom w:val="none" w:sz="0" w:space="0" w:color="auto"/>
            <w:right w:val="none" w:sz="0" w:space="0" w:color="auto"/>
          </w:divBdr>
        </w:div>
        <w:div w:id="684483172">
          <w:marLeft w:val="640"/>
          <w:marRight w:val="0"/>
          <w:marTop w:val="0"/>
          <w:marBottom w:val="0"/>
          <w:divBdr>
            <w:top w:val="none" w:sz="0" w:space="0" w:color="auto"/>
            <w:left w:val="none" w:sz="0" w:space="0" w:color="auto"/>
            <w:bottom w:val="none" w:sz="0" w:space="0" w:color="auto"/>
            <w:right w:val="none" w:sz="0" w:space="0" w:color="auto"/>
          </w:divBdr>
        </w:div>
        <w:div w:id="789855564">
          <w:marLeft w:val="640"/>
          <w:marRight w:val="0"/>
          <w:marTop w:val="0"/>
          <w:marBottom w:val="0"/>
          <w:divBdr>
            <w:top w:val="none" w:sz="0" w:space="0" w:color="auto"/>
            <w:left w:val="none" w:sz="0" w:space="0" w:color="auto"/>
            <w:bottom w:val="none" w:sz="0" w:space="0" w:color="auto"/>
            <w:right w:val="none" w:sz="0" w:space="0" w:color="auto"/>
          </w:divBdr>
        </w:div>
        <w:div w:id="749084986">
          <w:marLeft w:val="640"/>
          <w:marRight w:val="0"/>
          <w:marTop w:val="0"/>
          <w:marBottom w:val="0"/>
          <w:divBdr>
            <w:top w:val="none" w:sz="0" w:space="0" w:color="auto"/>
            <w:left w:val="none" w:sz="0" w:space="0" w:color="auto"/>
            <w:bottom w:val="none" w:sz="0" w:space="0" w:color="auto"/>
            <w:right w:val="none" w:sz="0" w:space="0" w:color="auto"/>
          </w:divBdr>
        </w:div>
        <w:div w:id="1231888887">
          <w:marLeft w:val="640"/>
          <w:marRight w:val="0"/>
          <w:marTop w:val="0"/>
          <w:marBottom w:val="0"/>
          <w:divBdr>
            <w:top w:val="none" w:sz="0" w:space="0" w:color="auto"/>
            <w:left w:val="none" w:sz="0" w:space="0" w:color="auto"/>
            <w:bottom w:val="none" w:sz="0" w:space="0" w:color="auto"/>
            <w:right w:val="none" w:sz="0" w:space="0" w:color="auto"/>
          </w:divBdr>
        </w:div>
        <w:div w:id="540947799">
          <w:marLeft w:val="640"/>
          <w:marRight w:val="0"/>
          <w:marTop w:val="0"/>
          <w:marBottom w:val="0"/>
          <w:divBdr>
            <w:top w:val="none" w:sz="0" w:space="0" w:color="auto"/>
            <w:left w:val="none" w:sz="0" w:space="0" w:color="auto"/>
            <w:bottom w:val="none" w:sz="0" w:space="0" w:color="auto"/>
            <w:right w:val="none" w:sz="0" w:space="0" w:color="auto"/>
          </w:divBdr>
        </w:div>
        <w:div w:id="1867718576">
          <w:marLeft w:val="640"/>
          <w:marRight w:val="0"/>
          <w:marTop w:val="0"/>
          <w:marBottom w:val="0"/>
          <w:divBdr>
            <w:top w:val="none" w:sz="0" w:space="0" w:color="auto"/>
            <w:left w:val="none" w:sz="0" w:space="0" w:color="auto"/>
            <w:bottom w:val="none" w:sz="0" w:space="0" w:color="auto"/>
            <w:right w:val="none" w:sz="0" w:space="0" w:color="auto"/>
          </w:divBdr>
        </w:div>
        <w:div w:id="688141612">
          <w:marLeft w:val="640"/>
          <w:marRight w:val="0"/>
          <w:marTop w:val="0"/>
          <w:marBottom w:val="0"/>
          <w:divBdr>
            <w:top w:val="none" w:sz="0" w:space="0" w:color="auto"/>
            <w:left w:val="none" w:sz="0" w:space="0" w:color="auto"/>
            <w:bottom w:val="none" w:sz="0" w:space="0" w:color="auto"/>
            <w:right w:val="none" w:sz="0" w:space="0" w:color="auto"/>
          </w:divBdr>
        </w:div>
        <w:div w:id="1616520142">
          <w:marLeft w:val="640"/>
          <w:marRight w:val="0"/>
          <w:marTop w:val="0"/>
          <w:marBottom w:val="0"/>
          <w:divBdr>
            <w:top w:val="none" w:sz="0" w:space="0" w:color="auto"/>
            <w:left w:val="none" w:sz="0" w:space="0" w:color="auto"/>
            <w:bottom w:val="none" w:sz="0" w:space="0" w:color="auto"/>
            <w:right w:val="none" w:sz="0" w:space="0" w:color="auto"/>
          </w:divBdr>
        </w:div>
        <w:div w:id="769353497">
          <w:marLeft w:val="640"/>
          <w:marRight w:val="0"/>
          <w:marTop w:val="0"/>
          <w:marBottom w:val="0"/>
          <w:divBdr>
            <w:top w:val="none" w:sz="0" w:space="0" w:color="auto"/>
            <w:left w:val="none" w:sz="0" w:space="0" w:color="auto"/>
            <w:bottom w:val="none" w:sz="0" w:space="0" w:color="auto"/>
            <w:right w:val="none" w:sz="0" w:space="0" w:color="auto"/>
          </w:divBdr>
        </w:div>
        <w:div w:id="1306928125">
          <w:marLeft w:val="640"/>
          <w:marRight w:val="0"/>
          <w:marTop w:val="0"/>
          <w:marBottom w:val="0"/>
          <w:divBdr>
            <w:top w:val="none" w:sz="0" w:space="0" w:color="auto"/>
            <w:left w:val="none" w:sz="0" w:space="0" w:color="auto"/>
            <w:bottom w:val="none" w:sz="0" w:space="0" w:color="auto"/>
            <w:right w:val="none" w:sz="0" w:space="0" w:color="auto"/>
          </w:divBdr>
        </w:div>
        <w:div w:id="930241663">
          <w:marLeft w:val="640"/>
          <w:marRight w:val="0"/>
          <w:marTop w:val="0"/>
          <w:marBottom w:val="0"/>
          <w:divBdr>
            <w:top w:val="none" w:sz="0" w:space="0" w:color="auto"/>
            <w:left w:val="none" w:sz="0" w:space="0" w:color="auto"/>
            <w:bottom w:val="none" w:sz="0" w:space="0" w:color="auto"/>
            <w:right w:val="none" w:sz="0" w:space="0" w:color="auto"/>
          </w:divBdr>
        </w:div>
        <w:div w:id="195242976">
          <w:marLeft w:val="640"/>
          <w:marRight w:val="0"/>
          <w:marTop w:val="0"/>
          <w:marBottom w:val="0"/>
          <w:divBdr>
            <w:top w:val="none" w:sz="0" w:space="0" w:color="auto"/>
            <w:left w:val="none" w:sz="0" w:space="0" w:color="auto"/>
            <w:bottom w:val="none" w:sz="0" w:space="0" w:color="auto"/>
            <w:right w:val="none" w:sz="0" w:space="0" w:color="auto"/>
          </w:divBdr>
        </w:div>
        <w:div w:id="1198161378">
          <w:marLeft w:val="640"/>
          <w:marRight w:val="0"/>
          <w:marTop w:val="0"/>
          <w:marBottom w:val="0"/>
          <w:divBdr>
            <w:top w:val="none" w:sz="0" w:space="0" w:color="auto"/>
            <w:left w:val="none" w:sz="0" w:space="0" w:color="auto"/>
            <w:bottom w:val="none" w:sz="0" w:space="0" w:color="auto"/>
            <w:right w:val="none" w:sz="0" w:space="0" w:color="auto"/>
          </w:divBdr>
        </w:div>
        <w:div w:id="2007631804">
          <w:marLeft w:val="640"/>
          <w:marRight w:val="0"/>
          <w:marTop w:val="0"/>
          <w:marBottom w:val="0"/>
          <w:divBdr>
            <w:top w:val="none" w:sz="0" w:space="0" w:color="auto"/>
            <w:left w:val="none" w:sz="0" w:space="0" w:color="auto"/>
            <w:bottom w:val="none" w:sz="0" w:space="0" w:color="auto"/>
            <w:right w:val="none" w:sz="0" w:space="0" w:color="auto"/>
          </w:divBdr>
        </w:div>
        <w:div w:id="1086002184">
          <w:marLeft w:val="640"/>
          <w:marRight w:val="0"/>
          <w:marTop w:val="0"/>
          <w:marBottom w:val="0"/>
          <w:divBdr>
            <w:top w:val="none" w:sz="0" w:space="0" w:color="auto"/>
            <w:left w:val="none" w:sz="0" w:space="0" w:color="auto"/>
            <w:bottom w:val="none" w:sz="0" w:space="0" w:color="auto"/>
            <w:right w:val="none" w:sz="0" w:space="0" w:color="auto"/>
          </w:divBdr>
        </w:div>
        <w:div w:id="336731771">
          <w:marLeft w:val="640"/>
          <w:marRight w:val="0"/>
          <w:marTop w:val="0"/>
          <w:marBottom w:val="0"/>
          <w:divBdr>
            <w:top w:val="none" w:sz="0" w:space="0" w:color="auto"/>
            <w:left w:val="none" w:sz="0" w:space="0" w:color="auto"/>
            <w:bottom w:val="none" w:sz="0" w:space="0" w:color="auto"/>
            <w:right w:val="none" w:sz="0" w:space="0" w:color="auto"/>
          </w:divBdr>
        </w:div>
        <w:div w:id="1565262453">
          <w:marLeft w:val="640"/>
          <w:marRight w:val="0"/>
          <w:marTop w:val="0"/>
          <w:marBottom w:val="0"/>
          <w:divBdr>
            <w:top w:val="none" w:sz="0" w:space="0" w:color="auto"/>
            <w:left w:val="none" w:sz="0" w:space="0" w:color="auto"/>
            <w:bottom w:val="none" w:sz="0" w:space="0" w:color="auto"/>
            <w:right w:val="none" w:sz="0" w:space="0" w:color="auto"/>
          </w:divBdr>
        </w:div>
        <w:div w:id="1354262883">
          <w:marLeft w:val="640"/>
          <w:marRight w:val="0"/>
          <w:marTop w:val="0"/>
          <w:marBottom w:val="0"/>
          <w:divBdr>
            <w:top w:val="none" w:sz="0" w:space="0" w:color="auto"/>
            <w:left w:val="none" w:sz="0" w:space="0" w:color="auto"/>
            <w:bottom w:val="none" w:sz="0" w:space="0" w:color="auto"/>
            <w:right w:val="none" w:sz="0" w:space="0" w:color="auto"/>
          </w:divBdr>
        </w:div>
        <w:div w:id="386536541">
          <w:marLeft w:val="640"/>
          <w:marRight w:val="0"/>
          <w:marTop w:val="0"/>
          <w:marBottom w:val="0"/>
          <w:divBdr>
            <w:top w:val="none" w:sz="0" w:space="0" w:color="auto"/>
            <w:left w:val="none" w:sz="0" w:space="0" w:color="auto"/>
            <w:bottom w:val="none" w:sz="0" w:space="0" w:color="auto"/>
            <w:right w:val="none" w:sz="0" w:space="0" w:color="auto"/>
          </w:divBdr>
        </w:div>
        <w:div w:id="1417022701">
          <w:marLeft w:val="640"/>
          <w:marRight w:val="0"/>
          <w:marTop w:val="0"/>
          <w:marBottom w:val="0"/>
          <w:divBdr>
            <w:top w:val="none" w:sz="0" w:space="0" w:color="auto"/>
            <w:left w:val="none" w:sz="0" w:space="0" w:color="auto"/>
            <w:bottom w:val="none" w:sz="0" w:space="0" w:color="auto"/>
            <w:right w:val="none" w:sz="0" w:space="0" w:color="auto"/>
          </w:divBdr>
        </w:div>
        <w:div w:id="1563953120">
          <w:marLeft w:val="640"/>
          <w:marRight w:val="0"/>
          <w:marTop w:val="0"/>
          <w:marBottom w:val="0"/>
          <w:divBdr>
            <w:top w:val="none" w:sz="0" w:space="0" w:color="auto"/>
            <w:left w:val="none" w:sz="0" w:space="0" w:color="auto"/>
            <w:bottom w:val="none" w:sz="0" w:space="0" w:color="auto"/>
            <w:right w:val="none" w:sz="0" w:space="0" w:color="auto"/>
          </w:divBdr>
        </w:div>
        <w:div w:id="902763154">
          <w:marLeft w:val="640"/>
          <w:marRight w:val="0"/>
          <w:marTop w:val="0"/>
          <w:marBottom w:val="0"/>
          <w:divBdr>
            <w:top w:val="none" w:sz="0" w:space="0" w:color="auto"/>
            <w:left w:val="none" w:sz="0" w:space="0" w:color="auto"/>
            <w:bottom w:val="none" w:sz="0" w:space="0" w:color="auto"/>
            <w:right w:val="none" w:sz="0" w:space="0" w:color="auto"/>
          </w:divBdr>
        </w:div>
        <w:div w:id="1819102535">
          <w:marLeft w:val="640"/>
          <w:marRight w:val="0"/>
          <w:marTop w:val="0"/>
          <w:marBottom w:val="0"/>
          <w:divBdr>
            <w:top w:val="none" w:sz="0" w:space="0" w:color="auto"/>
            <w:left w:val="none" w:sz="0" w:space="0" w:color="auto"/>
            <w:bottom w:val="none" w:sz="0" w:space="0" w:color="auto"/>
            <w:right w:val="none" w:sz="0" w:space="0" w:color="auto"/>
          </w:divBdr>
        </w:div>
        <w:div w:id="974943042">
          <w:marLeft w:val="640"/>
          <w:marRight w:val="0"/>
          <w:marTop w:val="0"/>
          <w:marBottom w:val="0"/>
          <w:divBdr>
            <w:top w:val="none" w:sz="0" w:space="0" w:color="auto"/>
            <w:left w:val="none" w:sz="0" w:space="0" w:color="auto"/>
            <w:bottom w:val="none" w:sz="0" w:space="0" w:color="auto"/>
            <w:right w:val="none" w:sz="0" w:space="0" w:color="auto"/>
          </w:divBdr>
        </w:div>
        <w:div w:id="1422094988">
          <w:marLeft w:val="640"/>
          <w:marRight w:val="0"/>
          <w:marTop w:val="0"/>
          <w:marBottom w:val="0"/>
          <w:divBdr>
            <w:top w:val="none" w:sz="0" w:space="0" w:color="auto"/>
            <w:left w:val="none" w:sz="0" w:space="0" w:color="auto"/>
            <w:bottom w:val="none" w:sz="0" w:space="0" w:color="auto"/>
            <w:right w:val="none" w:sz="0" w:space="0" w:color="auto"/>
          </w:divBdr>
        </w:div>
        <w:div w:id="294217703">
          <w:marLeft w:val="640"/>
          <w:marRight w:val="0"/>
          <w:marTop w:val="0"/>
          <w:marBottom w:val="0"/>
          <w:divBdr>
            <w:top w:val="none" w:sz="0" w:space="0" w:color="auto"/>
            <w:left w:val="none" w:sz="0" w:space="0" w:color="auto"/>
            <w:bottom w:val="none" w:sz="0" w:space="0" w:color="auto"/>
            <w:right w:val="none" w:sz="0" w:space="0" w:color="auto"/>
          </w:divBdr>
        </w:div>
        <w:div w:id="902133439">
          <w:marLeft w:val="640"/>
          <w:marRight w:val="0"/>
          <w:marTop w:val="0"/>
          <w:marBottom w:val="0"/>
          <w:divBdr>
            <w:top w:val="none" w:sz="0" w:space="0" w:color="auto"/>
            <w:left w:val="none" w:sz="0" w:space="0" w:color="auto"/>
            <w:bottom w:val="none" w:sz="0" w:space="0" w:color="auto"/>
            <w:right w:val="none" w:sz="0" w:space="0" w:color="auto"/>
          </w:divBdr>
        </w:div>
        <w:div w:id="684483555">
          <w:marLeft w:val="640"/>
          <w:marRight w:val="0"/>
          <w:marTop w:val="0"/>
          <w:marBottom w:val="0"/>
          <w:divBdr>
            <w:top w:val="none" w:sz="0" w:space="0" w:color="auto"/>
            <w:left w:val="none" w:sz="0" w:space="0" w:color="auto"/>
            <w:bottom w:val="none" w:sz="0" w:space="0" w:color="auto"/>
            <w:right w:val="none" w:sz="0" w:space="0" w:color="auto"/>
          </w:divBdr>
        </w:div>
        <w:div w:id="324475646">
          <w:marLeft w:val="640"/>
          <w:marRight w:val="0"/>
          <w:marTop w:val="0"/>
          <w:marBottom w:val="0"/>
          <w:divBdr>
            <w:top w:val="none" w:sz="0" w:space="0" w:color="auto"/>
            <w:left w:val="none" w:sz="0" w:space="0" w:color="auto"/>
            <w:bottom w:val="none" w:sz="0" w:space="0" w:color="auto"/>
            <w:right w:val="none" w:sz="0" w:space="0" w:color="auto"/>
          </w:divBdr>
        </w:div>
        <w:div w:id="351761726">
          <w:marLeft w:val="640"/>
          <w:marRight w:val="0"/>
          <w:marTop w:val="0"/>
          <w:marBottom w:val="0"/>
          <w:divBdr>
            <w:top w:val="none" w:sz="0" w:space="0" w:color="auto"/>
            <w:left w:val="none" w:sz="0" w:space="0" w:color="auto"/>
            <w:bottom w:val="none" w:sz="0" w:space="0" w:color="auto"/>
            <w:right w:val="none" w:sz="0" w:space="0" w:color="auto"/>
          </w:divBdr>
        </w:div>
        <w:div w:id="80031613">
          <w:marLeft w:val="640"/>
          <w:marRight w:val="0"/>
          <w:marTop w:val="0"/>
          <w:marBottom w:val="0"/>
          <w:divBdr>
            <w:top w:val="none" w:sz="0" w:space="0" w:color="auto"/>
            <w:left w:val="none" w:sz="0" w:space="0" w:color="auto"/>
            <w:bottom w:val="none" w:sz="0" w:space="0" w:color="auto"/>
            <w:right w:val="none" w:sz="0" w:space="0" w:color="auto"/>
          </w:divBdr>
        </w:div>
        <w:div w:id="1502697726">
          <w:marLeft w:val="640"/>
          <w:marRight w:val="0"/>
          <w:marTop w:val="0"/>
          <w:marBottom w:val="0"/>
          <w:divBdr>
            <w:top w:val="none" w:sz="0" w:space="0" w:color="auto"/>
            <w:left w:val="none" w:sz="0" w:space="0" w:color="auto"/>
            <w:bottom w:val="none" w:sz="0" w:space="0" w:color="auto"/>
            <w:right w:val="none" w:sz="0" w:space="0" w:color="auto"/>
          </w:divBdr>
        </w:div>
        <w:div w:id="741416902">
          <w:marLeft w:val="640"/>
          <w:marRight w:val="0"/>
          <w:marTop w:val="0"/>
          <w:marBottom w:val="0"/>
          <w:divBdr>
            <w:top w:val="none" w:sz="0" w:space="0" w:color="auto"/>
            <w:left w:val="none" w:sz="0" w:space="0" w:color="auto"/>
            <w:bottom w:val="none" w:sz="0" w:space="0" w:color="auto"/>
            <w:right w:val="none" w:sz="0" w:space="0" w:color="auto"/>
          </w:divBdr>
        </w:div>
        <w:div w:id="24253059">
          <w:marLeft w:val="640"/>
          <w:marRight w:val="0"/>
          <w:marTop w:val="0"/>
          <w:marBottom w:val="0"/>
          <w:divBdr>
            <w:top w:val="none" w:sz="0" w:space="0" w:color="auto"/>
            <w:left w:val="none" w:sz="0" w:space="0" w:color="auto"/>
            <w:bottom w:val="none" w:sz="0" w:space="0" w:color="auto"/>
            <w:right w:val="none" w:sz="0" w:space="0" w:color="auto"/>
          </w:divBdr>
        </w:div>
        <w:div w:id="1063217342">
          <w:marLeft w:val="640"/>
          <w:marRight w:val="0"/>
          <w:marTop w:val="0"/>
          <w:marBottom w:val="0"/>
          <w:divBdr>
            <w:top w:val="none" w:sz="0" w:space="0" w:color="auto"/>
            <w:left w:val="none" w:sz="0" w:space="0" w:color="auto"/>
            <w:bottom w:val="none" w:sz="0" w:space="0" w:color="auto"/>
            <w:right w:val="none" w:sz="0" w:space="0" w:color="auto"/>
          </w:divBdr>
        </w:div>
      </w:divsChild>
    </w:div>
    <w:div w:id="1896815620">
      <w:bodyDiv w:val="1"/>
      <w:marLeft w:val="0"/>
      <w:marRight w:val="0"/>
      <w:marTop w:val="0"/>
      <w:marBottom w:val="0"/>
      <w:divBdr>
        <w:top w:val="none" w:sz="0" w:space="0" w:color="auto"/>
        <w:left w:val="none" w:sz="0" w:space="0" w:color="auto"/>
        <w:bottom w:val="none" w:sz="0" w:space="0" w:color="auto"/>
        <w:right w:val="none" w:sz="0" w:space="0" w:color="auto"/>
      </w:divBdr>
    </w:div>
    <w:div w:id="1903757879">
      <w:bodyDiv w:val="1"/>
      <w:marLeft w:val="0"/>
      <w:marRight w:val="0"/>
      <w:marTop w:val="0"/>
      <w:marBottom w:val="0"/>
      <w:divBdr>
        <w:top w:val="none" w:sz="0" w:space="0" w:color="auto"/>
        <w:left w:val="none" w:sz="0" w:space="0" w:color="auto"/>
        <w:bottom w:val="none" w:sz="0" w:space="0" w:color="auto"/>
        <w:right w:val="none" w:sz="0" w:space="0" w:color="auto"/>
      </w:divBdr>
    </w:div>
    <w:div w:id="1903830361">
      <w:bodyDiv w:val="1"/>
      <w:marLeft w:val="0"/>
      <w:marRight w:val="0"/>
      <w:marTop w:val="0"/>
      <w:marBottom w:val="0"/>
      <w:divBdr>
        <w:top w:val="none" w:sz="0" w:space="0" w:color="auto"/>
        <w:left w:val="none" w:sz="0" w:space="0" w:color="auto"/>
        <w:bottom w:val="none" w:sz="0" w:space="0" w:color="auto"/>
        <w:right w:val="none" w:sz="0" w:space="0" w:color="auto"/>
      </w:divBdr>
    </w:div>
    <w:div w:id="1904755396">
      <w:bodyDiv w:val="1"/>
      <w:marLeft w:val="0"/>
      <w:marRight w:val="0"/>
      <w:marTop w:val="0"/>
      <w:marBottom w:val="0"/>
      <w:divBdr>
        <w:top w:val="none" w:sz="0" w:space="0" w:color="auto"/>
        <w:left w:val="none" w:sz="0" w:space="0" w:color="auto"/>
        <w:bottom w:val="none" w:sz="0" w:space="0" w:color="auto"/>
        <w:right w:val="none" w:sz="0" w:space="0" w:color="auto"/>
      </w:divBdr>
    </w:div>
    <w:div w:id="1905140521">
      <w:bodyDiv w:val="1"/>
      <w:marLeft w:val="0"/>
      <w:marRight w:val="0"/>
      <w:marTop w:val="0"/>
      <w:marBottom w:val="0"/>
      <w:divBdr>
        <w:top w:val="none" w:sz="0" w:space="0" w:color="auto"/>
        <w:left w:val="none" w:sz="0" w:space="0" w:color="auto"/>
        <w:bottom w:val="none" w:sz="0" w:space="0" w:color="auto"/>
        <w:right w:val="none" w:sz="0" w:space="0" w:color="auto"/>
      </w:divBdr>
    </w:div>
    <w:div w:id="1905725244">
      <w:bodyDiv w:val="1"/>
      <w:marLeft w:val="0"/>
      <w:marRight w:val="0"/>
      <w:marTop w:val="0"/>
      <w:marBottom w:val="0"/>
      <w:divBdr>
        <w:top w:val="none" w:sz="0" w:space="0" w:color="auto"/>
        <w:left w:val="none" w:sz="0" w:space="0" w:color="auto"/>
        <w:bottom w:val="none" w:sz="0" w:space="0" w:color="auto"/>
        <w:right w:val="none" w:sz="0" w:space="0" w:color="auto"/>
      </w:divBdr>
    </w:div>
    <w:div w:id="1908882522">
      <w:bodyDiv w:val="1"/>
      <w:marLeft w:val="0"/>
      <w:marRight w:val="0"/>
      <w:marTop w:val="0"/>
      <w:marBottom w:val="0"/>
      <w:divBdr>
        <w:top w:val="none" w:sz="0" w:space="0" w:color="auto"/>
        <w:left w:val="none" w:sz="0" w:space="0" w:color="auto"/>
        <w:bottom w:val="none" w:sz="0" w:space="0" w:color="auto"/>
        <w:right w:val="none" w:sz="0" w:space="0" w:color="auto"/>
      </w:divBdr>
    </w:div>
    <w:div w:id="1909534614">
      <w:bodyDiv w:val="1"/>
      <w:marLeft w:val="0"/>
      <w:marRight w:val="0"/>
      <w:marTop w:val="0"/>
      <w:marBottom w:val="0"/>
      <w:divBdr>
        <w:top w:val="none" w:sz="0" w:space="0" w:color="auto"/>
        <w:left w:val="none" w:sz="0" w:space="0" w:color="auto"/>
        <w:bottom w:val="none" w:sz="0" w:space="0" w:color="auto"/>
        <w:right w:val="none" w:sz="0" w:space="0" w:color="auto"/>
      </w:divBdr>
    </w:div>
    <w:div w:id="1911186160">
      <w:bodyDiv w:val="1"/>
      <w:marLeft w:val="0"/>
      <w:marRight w:val="0"/>
      <w:marTop w:val="0"/>
      <w:marBottom w:val="0"/>
      <w:divBdr>
        <w:top w:val="none" w:sz="0" w:space="0" w:color="auto"/>
        <w:left w:val="none" w:sz="0" w:space="0" w:color="auto"/>
        <w:bottom w:val="none" w:sz="0" w:space="0" w:color="auto"/>
        <w:right w:val="none" w:sz="0" w:space="0" w:color="auto"/>
      </w:divBdr>
    </w:div>
    <w:div w:id="1914317139">
      <w:bodyDiv w:val="1"/>
      <w:marLeft w:val="0"/>
      <w:marRight w:val="0"/>
      <w:marTop w:val="0"/>
      <w:marBottom w:val="0"/>
      <w:divBdr>
        <w:top w:val="none" w:sz="0" w:space="0" w:color="auto"/>
        <w:left w:val="none" w:sz="0" w:space="0" w:color="auto"/>
        <w:bottom w:val="none" w:sz="0" w:space="0" w:color="auto"/>
        <w:right w:val="none" w:sz="0" w:space="0" w:color="auto"/>
      </w:divBdr>
    </w:div>
    <w:div w:id="1923638160">
      <w:bodyDiv w:val="1"/>
      <w:marLeft w:val="0"/>
      <w:marRight w:val="0"/>
      <w:marTop w:val="0"/>
      <w:marBottom w:val="0"/>
      <w:divBdr>
        <w:top w:val="none" w:sz="0" w:space="0" w:color="auto"/>
        <w:left w:val="none" w:sz="0" w:space="0" w:color="auto"/>
        <w:bottom w:val="none" w:sz="0" w:space="0" w:color="auto"/>
        <w:right w:val="none" w:sz="0" w:space="0" w:color="auto"/>
      </w:divBdr>
    </w:div>
    <w:div w:id="1925992952">
      <w:bodyDiv w:val="1"/>
      <w:marLeft w:val="0"/>
      <w:marRight w:val="0"/>
      <w:marTop w:val="0"/>
      <w:marBottom w:val="0"/>
      <w:divBdr>
        <w:top w:val="none" w:sz="0" w:space="0" w:color="auto"/>
        <w:left w:val="none" w:sz="0" w:space="0" w:color="auto"/>
        <w:bottom w:val="none" w:sz="0" w:space="0" w:color="auto"/>
        <w:right w:val="none" w:sz="0" w:space="0" w:color="auto"/>
      </w:divBdr>
    </w:div>
    <w:div w:id="1928145926">
      <w:bodyDiv w:val="1"/>
      <w:marLeft w:val="0"/>
      <w:marRight w:val="0"/>
      <w:marTop w:val="0"/>
      <w:marBottom w:val="0"/>
      <w:divBdr>
        <w:top w:val="none" w:sz="0" w:space="0" w:color="auto"/>
        <w:left w:val="none" w:sz="0" w:space="0" w:color="auto"/>
        <w:bottom w:val="none" w:sz="0" w:space="0" w:color="auto"/>
        <w:right w:val="none" w:sz="0" w:space="0" w:color="auto"/>
      </w:divBdr>
    </w:div>
    <w:div w:id="1928273202">
      <w:bodyDiv w:val="1"/>
      <w:marLeft w:val="0"/>
      <w:marRight w:val="0"/>
      <w:marTop w:val="0"/>
      <w:marBottom w:val="0"/>
      <w:divBdr>
        <w:top w:val="none" w:sz="0" w:space="0" w:color="auto"/>
        <w:left w:val="none" w:sz="0" w:space="0" w:color="auto"/>
        <w:bottom w:val="none" w:sz="0" w:space="0" w:color="auto"/>
        <w:right w:val="none" w:sz="0" w:space="0" w:color="auto"/>
      </w:divBdr>
    </w:div>
    <w:div w:id="1929997965">
      <w:bodyDiv w:val="1"/>
      <w:marLeft w:val="0"/>
      <w:marRight w:val="0"/>
      <w:marTop w:val="0"/>
      <w:marBottom w:val="0"/>
      <w:divBdr>
        <w:top w:val="none" w:sz="0" w:space="0" w:color="auto"/>
        <w:left w:val="none" w:sz="0" w:space="0" w:color="auto"/>
        <w:bottom w:val="none" w:sz="0" w:space="0" w:color="auto"/>
        <w:right w:val="none" w:sz="0" w:space="0" w:color="auto"/>
      </w:divBdr>
    </w:div>
    <w:div w:id="1931617420">
      <w:bodyDiv w:val="1"/>
      <w:marLeft w:val="0"/>
      <w:marRight w:val="0"/>
      <w:marTop w:val="0"/>
      <w:marBottom w:val="0"/>
      <w:divBdr>
        <w:top w:val="none" w:sz="0" w:space="0" w:color="auto"/>
        <w:left w:val="none" w:sz="0" w:space="0" w:color="auto"/>
        <w:bottom w:val="none" w:sz="0" w:space="0" w:color="auto"/>
        <w:right w:val="none" w:sz="0" w:space="0" w:color="auto"/>
      </w:divBdr>
      <w:divsChild>
        <w:div w:id="1237744069">
          <w:marLeft w:val="480"/>
          <w:marRight w:val="0"/>
          <w:marTop w:val="0"/>
          <w:marBottom w:val="0"/>
          <w:divBdr>
            <w:top w:val="none" w:sz="0" w:space="0" w:color="auto"/>
            <w:left w:val="none" w:sz="0" w:space="0" w:color="auto"/>
            <w:bottom w:val="none" w:sz="0" w:space="0" w:color="auto"/>
            <w:right w:val="none" w:sz="0" w:space="0" w:color="auto"/>
          </w:divBdr>
        </w:div>
        <w:div w:id="549610826">
          <w:marLeft w:val="480"/>
          <w:marRight w:val="0"/>
          <w:marTop w:val="0"/>
          <w:marBottom w:val="0"/>
          <w:divBdr>
            <w:top w:val="none" w:sz="0" w:space="0" w:color="auto"/>
            <w:left w:val="none" w:sz="0" w:space="0" w:color="auto"/>
            <w:bottom w:val="none" w:sz="0" w:space="0" w:color="auto"/>
            <w:right w:val="none" w:sz="0" w:space="0" w:color="auto"/>
          </w:divBdr>
        </w:div>
        <w:div w:id="2145924440">
          <w:marLeft w:val="480"/>
          <w:marRight w:val="0"/>
          <w:marTop w:val="0"/>
          <w:marBottom w:val="0"/>
          <w:divBdr>
            <w:top w:val="none" w:sz="0" w:space="0" w:color="auto"/>
            <w:left w:val="none" w:sz="0" w:space="0" w:color="auto"/>
            <w:bottom w:val="none" w:sz="0" w:space="0" w:color="auto"/>
            <w:right w:val="none" w:sz="0" w:space="0" w:color="auto"/>
          </w:divBdr>
        </w:div>
        <w:div w:id="2018000769">
          <w:marLeft w:val="480"/>
          <w:marRight w:val="0"/>
          <w:marTop w:val="0"/>
          <w:marBottom w:val="0"/>
          <w:divBdr>
            <w:top w:val="none" w:sz="0" w:space="0" w:color="auto"/>
            <w:left w:val="none" w:sz="0" w:space="0" w:color="auto"/>
            <w:bottom w:val="none" w:sz="0" w:space="0" w:color="auto"/>
            <w:right w:val="none" w:sz="0" w:space="0" w:color="auto"/>
          </w:divBdr>
        </w:div>
        <w:div w:id="1123616414">
          <w:marLeft w:val="480"/>
          <w:marRight w:val="0"/>
          <w:marTop w:val="0"/>
          <w:marBottom w:val="0"/>
          <w:divBdr>
            <w:top w:val="none" w:sz="0" w:space="0" w:color="auto"/>
            <w:left w:val="none" w:sz="0" w:space="0" w:color="auto"/>
            <w:bottom w:val="none" w:sz="0" w:space="0" w:color="auto"/>
            <w:right w:val="none" w:sz="0" w:space="0" w:color="auto"/>
          </w:divBdr>
        </w:div>
        <w:div w:id="1929315050">
          <w:marLeft w:val="480"/>
          <w:marRight w:val="0"/>
          <w:marTop w:val="0"/>
          <w:marBottom w:val="0"/>
          <w:divBdr>
            <w:top w:val="none" w:sz="0" w:space="0" w:color="auto"/>
            <w:left w:val="none" w:sz="0" w:space="0" w:color="auto"/>
            <w:bottom w:val="none" w:sz="0" w:space="0" w:color="auto"/>
            <w:right w:val="none" w:sz="0" w:space="0" w:color="auto"/>
          </w:divBdr>
        </w:div>
        <w:div w:id="1672445271">
          <w:marLeft w:val="480"/>
          <w:marRight w:val="0"/>
          <w:marTop w:val="0"/>
          <w:marBottom w:val="0"/>
          <w:divBdr>
            <w:top w:val="none" w:sz="0" w:space="0" w:color="auto"/>
            <w:left w:val="none" w:sz="0" w:space="0" w:color="auto"/>
            <w:bottom w:val="none" w:sz="0" w:space="0" w:color="auto"/>
            <w:right w:val="none" w:sz="0" w:space="0" w:color="auto"/>
          </w:divBdr>
        </w:div>
        <w:div w:id="410156922">
          <w:marLeft w:val="480"/>
          <w:marRight w:val="0"/>
          <w:marTop w:val="0"/>
          <w:marBottom w:val="0"/>
          <w:divBdr>
            <w:top w:val="none" w:sz="0" w:space="0" w:color="auto"/>
            <w:left w:val="none" w:sz="0" w:space="0" w:color="auto"/>
            <w:bottom w:val="none" w:sz="0" w:space="0" w:color="auto"/>
            <w:right w:val="none" w:sz="0" w:space="0" w:color="auto"/>
          </w:divBdr>
        </w:div>
        <w:div w:id="270012595">
          <w:marLeft w:val="480"/>
          <w:marRight w:val="0"/>
          <w:marTop w:val="0"/>
          <w:marBottom w:val="0"/>
          <w:divBdr>
            <w:top w:val="none" w:sz="0" w:space="0" w:color="auto"/>
            <w:left w:val="none" w:sz="0" w:space="0" w:color="auto"/>
            <w:bottom w:val="none" w:sz="0" w:space="0" w:color="auto"/>
            <w:right w:val="none" w:sz="0" w:space="0" w:color="auto"/>
          </w:divBdr>
        </w:div>
        <w:div w:id="819076312">
          <w:marLeft w:val="480"/>
          <w:marRight w:val="0"/>
          <w:marTop w:val="0"/>
          <w:marBottom w:val="0"/>
          <w:divBdr>
            <w:top w:val="none" w:sz="0" w:space="0" w:color="auto"/>
            <w:left w:val="none" w:sz="0" w:space="0" w:color="auto"/>
            <w:bottom w:val="none" w:sz="0" w:space="0" w:color="auto"/>
            <w:right w:val="none" w:sz="0" w:space="0" w:color="auto"/>
          </w:divBdr>
        </w:div>
        <w:div w:id="383987868">
          <w:marLeft w:val="480"/>
          <w:marRight w:val="0"/>
          <w:marTop w:val="0"/>
          <w:marBottom w:val="0"/>
          <w:divBdr>
            <w:top w:val="none" w:sz="0" w:space="0" w:color="auto"/>
            <w:left w:val="none" w:sz="0" w:space="0" w:color="auto"/>
            <w:bottom w:val="none" w:sz="0" w:space="0" w:color="auto"/>
            <w:right w:val="none" w:sz="0" w:space="0" w:color="auto"/>
          </w:divBdr>
        </w:div>
        <w:div w:id="1940602668">
          <w:marLeft w:val="480"/>
          <w:marRight w:val="0"/>
          <w:marTop w:val="0"/>
          <w:marBottom w:val="0"/>
          <w:divBdr>
            <w:top w:val="none" w:sz="0" w:space="0" w:color="auto"/>
            <w:left w:val="none" w:sz="0" w:space="0" w:color="auto"/>
            <w:bottom w:val="none" w:sz="0" w:space="0" w:color="auto"/>
            <w:right w:val="none" w:sz="0" w:space="0" w:color="auto"/>
          </w:divBdr>
        </w:div>
        <w:div w:id="253170904">
          <w:marLeft w:val="480"/>
          <w:marRight w:val="0"/>
          <w:marTop w:val="0"/>
          <w:marBottom w:val="0"/>
          <w:divBdr>
            <w:top w:val="none" w:sz="0" w:space="0" w:color="auto"/>
            <w:left w:val="none" w:sz="0" w:space="0" w:color="auto"/>
            <w:bottom w:val="none" w:sz="0" w:space="0" w:color="auto"/>
            <w:right w:val="none" w:sz="0" w:space="0" w:color="auto"/>
          </w:divBdr>
        </w:div>
        <w:div w:id="879627721">
          <w:marLeft w:val="480"/>
          <w:marRight w:val="0"/>
          <w:marTop w:val="0"/>
          <w:marBottom w:val="0"/>
          <w:divBdr>
            <w:top w:val="none" w:sz="0" w:space="0" w:color="auto"/>
            <w:left w:val="none" w:sz="0" w:space="0" w:color="auto"/>
            <w:bottom w:val="none" w:sz="0" w:space="0" w:color="auto"/>
            <w:right w:val="none" w:sz="0" w:space="0" w:color="auto"/>
          </w:divBdr>
        </w:div>
        <w:div w:id="1389500672">
          <w:marLeft w:val="480"/>
          <w:marRight w:val="0"/>
          <w:marTop w:val="0"/>
          <w:marBottom w:val="0"/>
          <w:divBdr>
            <w:top w:val="none" w:sz="0" w:space="0" w:color="auto"/>
            <w:left w:val="none" w:sz="0" w:space="0" w:color="auto"/>
            <w:bottom w:val="none" w:sz="0" w:space="0" w:color="auto"/>
            <w:right w:val="none" w:sz="0" w:space="0" w:color="auto"/>
          </w:divBdr>
        </w:div>
        <w:div w:id="481850864">
          <w:marLeft w:val="480"/>
          <w:marRight w:val="0"/>
          <w:marTop w:val="0"/>
          <w:marBottom w:val="0"/>
          <w:divBdr>
            <w:top w:val="none" w:sz="0" w:space="0" w:color="auto"/>
            <w:left w:val="none" w:sz="0" w:space="0" w:color="auto"/>
            <w:bottom w:val="none" w:sz="0" w:space="0" w:color="auto"/>
            <w:right w:val="none" w:sz="0" w:space="0" w:color="auto"/>
          </w:divBdr>
        </w:div>
        <w:div w:id="838882734">
          <w:marLeft w:val="480"/>
          <w:marRight w:val="0"/>
          <w:marTop w:val="0"/>
          <w:marBottom w:val="0"/>
          <w:divBdr>
            <w:top w:val="none" w:sz="0" w:space="0" w:color="auto"/>
            <w:left w:val="none" w:sz="0" w:space="0" w:color="auto"/>
            <w:bottom w:val="none" w:sz="0" w:space="0" w:color="auto"/>
            <w:right w:val="none" w:sz="0" w:space="0" w:color="auto"/>
          </w:divBdr>
        </w:div>
        <w:div w:id="192890727">
          <w:marLeft w:val="480"/>
          <w:marRight w:val="0"/>
          <w:marTop w:val="0"/>
          <w:marBottom w:val="0"/>
          <w:divBdr>
            <w:top w:val="none" w:sz="0" w:space="0" w:color="auto"/>
            <w:left w:val="none" w:sz="0" w:space="0" w:color="auto"/>
            <w:bottom w:val="none" w:sz="0" w:space="0" w:color="auto"/>
            <w:right w:val="none" w:sz="0" w:space="0" w:color="auto"/>
          </w:divBdr>
        </w:div>
        <w:div w:id="1545215159">
          <w:marLeft w:val="480"/>
          <w:marRight w:val="0"/>
          <w:marTop w:val="0"/>
          <w:marBottom w:val="0"/>
          <w:divBdr>
            <w:top w:val="none" w:sz="0" w:space="0" w:color="auto"/>
            <w:left w:val="none" w:sz="0" w:space="0" w:color="auto"/>
            <w:bottom w:val="none" w:sz="0" w:space="0" w:color="auto"/>
            <w:right w:val="none" w:sz="0" w:space="0" w:color="auto"/>
          </w:divBdr>
        </w:div>
        <w:div w:id="754127735">
          <w:marLeft w:val="480"/>
          <w:marRight w:val="0"/>
          <w:marTop w:val="0"/>
          <w:marBottom w:val="0"/>
          <w:divBdr>
            <w:top w:val="none" w:sz="0" w:space="0" w:color="auto"/>
            <w:left w:val="none" w:sz="0" w:space="0" w:color="auto"/>
            <w:bottom w:val="none" w:sz="0" w:space="0" w:color="auto"/>
            <w:right w:val="none" w:sz="0" w:space="0" w:color="auto"/>
          </w:divBdr>
        </w:div>
        <w:div w:id="1447576642">
          <w:marLeft w:val="480"/>
          <w:marRight w:val="0"/>
          <w:marTop w:val="0"/>
          <w:marBottom w:val="0"/>
          <w:divBdr>
            <w:top w:val="none" w:sz="0" w:space="0" w:color="auto"/>
            <w:left w:val="none" w:sz="0" w:space="0" w:color="auto"/>
            <w:bottom w:val="none" w:sz="0" w:space="0" w:color="auto"/>
            <w:right w:val="none" w:sz="0" w:space="0" w:color="auto"/>
          </w:divBdr>
        </w:div>
        <w:div w:id="602373938">
          <w:marLeft w:val="480"/>
          <w:marRight w:val="0"/>
          <w:marTop w:val="0"/>
          <w:marBottom w:val="0"/>
          <w:divBdr>
            <w:top w:val="none" w:sz="0" w:space="0" w:color="auto"/>
            <w:left w:val="none" w:sz="0" w:space="0" w:color="auto"/>
            <w:bottom w:val="none" w:sz="0" w:space="0" w:color="auto"/>
            <w:right w:val="none" w:sz="0" w:space="0" w:color="auto"/>
          </w:divBdr>
        </w:div>
        <w:div w:id="1239680773">
          <w:marLeft w:val="480"/>
          <w:marRight w:val="0"/>
          <w:marTop w:val="0"/>
          <w:marBottom w:val="0"/>
          <w:divBdr>
            <w:top w:val="none" w:sz="0" w:space="0" w:color="auto"/>
            <w:left w:val="none" w:sz="0" w:space="0" w:color="auto"/>
            <w:bottom w:val="none" w:sz="0" w:space="0" w:color="auto"/>
            <w:right w:val="none" w:sz="0" w:space="0" w:color="auto"/>
          </w:divBdr>
        </w:div>
        <w:div w:id="1273365932">
          <w:marLeft w:val="480"/>
          <w:marRight w:val="0"/>
          <w:marTop w:val="0"/>
          <w:marBottom w:val="0"/>
          <w:divBdr>
            <w:top w:val="none" w:sz="0" w:space="0" w:color="auto"/>
            <w:left w:val="none" w:sz="0" w:space="0" w:color="auto"/>
            <w:bottom w:val="none" w:sz="0" w:space="0" w:color="auto"/>
            <w:right w:val="none" w:sz="0" w:space="0" w:color="auto"/>
          </w:divBdr>
        </w:div>
        <w:div w:id="405227598">
          <w:marLeft w:val="480"/>
          <w:marRight w:val="0"/>
          <w:marTop w:val="0"/>
          <w:marBottom w:val="0"/>
          <w:divBdr>
            <w:top w:val="none" w:sz="0" w:space="0" w:color="auto"/>
            <w:left w:val="none" w:sz="0" w:space="0" w:color="auto"/>
            <w:bottom w:val="none" w:sz="0" w:space="0" w:color="auto"/>
            <w:right w:val="none" w:sz="0" w:space="0" w:color="auto"/>
          </w:divBdr>
        </w:div>
        <w:div w:id="1969044550">
          <w:marLeft w:val="480"/>
          <w:marRight w:val="0"/>
          <w:marTop w:val="0"/>
          <w:marBottom w:val="0"/>
          <w:divBdr>
            <w:top w:val="none" w:sz="0" w:space="0" w:color="auto"/>
            <w:left w:val="none" w:sz="0" w:space="0" w:color="auto"/>
            <w:bottom w:val="none" w:sz="0" w:space="0" w:color="auto"/>
            <w:right w:val="none" w:sz="0" w:space="0" w:color="auto"/>
          </w:divBdr>
        </w:div>
        <w:div w:id="1817644402">
          <w:marLeft w:val="480"/>
          <w:marRight w:val="0"/>
          <w:marTop w:val="0"/>
          <w:marBottom w:val="0"/>
          <w:divBdr>
            <w:top w:val="none" w:sz="0" w:space="0" w:color="auto"/>
            <w:left w:val="none" w:sz="0" w:space="0" w:color="auto"/>
            <w:bottom w:val="none" w:sz="0" w:space="0" w:color="auto"/>
            <w:right w:val="none" w:sz="0" w:space="0" w:color="auto"/>
          </w:divBdr>
        </w:div>
        <w:div w:id="1541015698">
          <w:marLeft w:val="480"/>
          <w:marRight w:val="0"/>
          <w:marTop w:val="0"/>
          <w:marBottom w:val="0"/>
          <w:divBdr>
            <w:top w:val="none" w:sz="0" w:space="0" w:color="auto"/>
            <w:left w:val="none" w:sz="0" w:space="0" w:color="auto"/>
            <w:bottom w:val="none" w:sz="0" w:space="0" w:color="auto"/>
            <w:right w:val="none" w:sz="0" w:space="0" w:color="auto"/>
          </w:divBdr>
        </w:div>
        <w:div w:id="1613200377">
          <w:marLeft w:val="480"/>
          <w:marRight w:val="0"/>
          <w:marTop w:val="0"/>
          <w:marBottom w:val="0"/>
          <w:divBdr>
            <w:top w:val="none" w:sz="0" w:space="0" w:color="auto"/>
            <w:left w:val="none" w:sz="0" w:space="0" w:color="auto"/>
            <w:bottom w:val="none" w:sz="0" w:space="0" w:color="auto"/>
            <w:right w:val="none" w:sz="0" w:space="0" w:color="auto"/>
          </w:divBdr>
        </w:div>
        <w:div w:id="980498576">
          <w:marLeft w:val="480"/>
          <w:marRight w:val="0"/>
          <w:marTop w:val="0"/>
          <w:marBottom w:val="0"/>
          <w:divBdr>
            <w:top w:val="none" w:sz="0" w:space="0" w:color="auto"/>
            <w:left w:val="none" w:sz="0" w:space="0" w:color="auto"/>
            <w:bottom w:val="none" w:sz="0" w:space="0" w:color="auto"/>
            <w:right w:val="none" w:sz="0" w:space="0" w:color="auto"/>
          </w:divBdr>
        </w:div>
        <w:div w:id="330067264">
          <w:marLeft w:val="480"/>
          <w:marRight w:val="0"/>
          <w:marTop w:val="0"/>
          <w:marBottom w:val="0"/>
          <w:divBdr>
            <w:top w:val="none" w:sz="0" w:space="0" w:color="auto"/>
            <w:left w:val="none" w:sz="0" w:space="0" w:color="auto"/>
            <w:bottom w:val="none" w:sz="0" w:space="0" w:color="auto"/>
            <w:right w:val="none" w:sz="0" w:space="0" w:color="auto"/>
          </w:divBdr>
        </w:div>
        <w:div w:id="1568806274">
          <w:marLeft w:val="480"/>
          <w:marRight w:val="0"/>
          <w:marTop w:val="0"/>
          <w:marBottom w:val="0"/>
          <w:divBdr>
            <w:top w:val="none" w:sz="0" w:space="0" w:color="auto"/>
            <w:left w:val="none" w:sz="0" w:space="0" w:color="auto"/>
            <w:bottom w:val="none" w:sz="0" w:space="0" w:color="auto"/>
            <w:right w:val="none" w:sz="0" w:space="0" w:color="auto"/>
          </w:divBdr>
        </w:div>
        <w:div w:id="402147224">
          <w:marLeft w:val="480"/>
          <w:marRight w:val="0"/>
          <w:marTop w:val="0"/>
          <w:marBottom w:val="0"/>
          <w:divBdr>
            <w:top w:val="none" w:sz="0" w:space="0" w:color="auto"/>
            <w:left w:val="none" w:sz="0" w:space="0" w:color="auto"/>
            <w:bottom w:val="none" w:sz="0" w:space="0" w:color="auto"/>
            <w:right w:val="none" w:sz="0" w:space="0" w:color="auto"/>
          </w:divBdr>
        </w:div>
        <w:div w:id="962464831">
          <w:marLeft w:val="480"/>
          <w:marRight w:val="0"/>
          <w:marTop w:val="0"/>
          <w:marBottom w:val="0"/>
          <w:divBdr>
            <w:top w:val="none" w:sz="0" w:space="0" w:color="auto"/>
            <w:left w:val="none" w:sz="0" w:space="0" w:color="auto"/>
            <w:bottom w:val="none" w:sz="0" w:space="0" w:color="auto"/>
            <w:right w:val="none" w:sz="0" w:space="0" w:color="auto"/>
          </w:divBdr>
        </w:div>
        <w:div w:id="1659187757">
          <w:marLeft w:val="480"/>
          <w:marRight w:val="0"/>
          <w:marTop w:val="0"/>
          <w:marBottom w:val="0"/>
          <w:divBdr>
            <w:top w:val="none" w:sz="0" w:space="0" w:color="auto"/>
            <w:left w:val="none" w:sz="0" w:space="0" w:color="auto"/>
            <w:bottom w:val="none" w:sz="0" w:space="0" w:color="auto"/>
            <w:right w:val="none" w:sz="0" w:space="0" w:color="auto"/>
          </w:divBdr>
        </w:div>
        <w:div w:id="70663177">
          <w:marLeft w:val="480"/>
          <w:marRight w:val="0"/>
          <w:marTop w:val="0"/>
          <w:marBottom w:val="0"/>
          <w:divBdr>
            <w:top w:val="none" w:sz="0" w:space="0" w:color="auto"/>
            <w:left w:val="none" w:sz="0" w:space="0" w:color="auto"/>
            <w:bottom w:val="none" w:sz="0" w:space="0" w:color="auto"/>
            <w:right w:val="none" w:sz="0" w:space="0" w:color="auto"/>
          </w:divBdr>
        </w:div>
        <w:div w:id="769861729">
          <w:marLeft w:val="480"/>
          <w:marRight w:val="0"/>
          <w:marTop w:val="0"/>
          <w:marBottom w:val="0"/>
          <w:divBdr>
            <w:top w:val="none" w:sz="0" w:space="0" w:color="auto"/>
            <w:left w:val="none" w:sz="0" w:space="0" w:color="auto"/>
            <w:bottom w:val="none" w:sz="0" w:space="0" w:color="auto"/>
            <w:right w:val="none" w:sz="0" w:space="0" w:color="auto"/>
          </w:divBdr>
        </w:div>
        <w:div w:id="779298195">
          <w:marLeft w:val="480"/>
          <w:marRight w:val="0"/>
          <w:marTop w:val="0"/>
          <w:marBottom w:val="0"/>
          <w:divBdr>
            <w:top w:val="none" w:sz="0" w:space="0" w:color="auto"/>
            <w:left w:val="none" w:sz="0" w:space="0" w:color="auto"/>
            <w:bottom w:val="none" w:sz="0" w:space="0" w:color="auto"/>
            <w:right w:val="none" w:sz="0" w:space="0" w:color="auto"/>
          </w:divBdr>
        </w:div>
        <w:div w:id="2087074729">
          <w:marLeft w:val="480"/>
          <w:marRight w:val="0"/>
          <w:marTop w:val="0"/>
          <w:marBottom w:val="0"/>
          <w:divBdr>
            <w:top w:val="none" w:sz="0" w:space="0" w:color="auto"/>
            <w:left w:val="none" w:sz="0" w:space="0" w:color="auto"/>
            <w:bottom w:val="none" w:sz="0" w:space="0" w:color="auto"/>
            <w:right w:val="none" w:sz="0" w:space="0" w:color="auto"/>
          </w:divBdr>
        </w:div>
        <w:div w:id="1672564048">
          <w:marLeft w:val="480"/>
          <w:marRight w:val="0"/>
          <w:marTop w:val="0"/>
          <w:marBottom w:val="0"/>
          <w:divBdr>
            <w:top w:val="none" w:sz="0" w:space="0" w:color="auto"/>
            <w:left w:val="none" w:sz="0" w:space="0" w:color="auto"/>
            <w:bottom w:val="none" w:sz="0" w:space="0" w:color="auto"/>
            <w:right w:val="none" w:sz="0" w:space="0" w:color="auto"/>
          </w:divBdr>
        </w:div>
        <w:div w:id="360207440">
          <w:marLeft w:val="480"/>
          <w:marRight w:val="0"/>
          <w:marTop w:val="0"/>
          <w:marBottom w:val="0"/>
          <w:divBdr>
            <w:top w:val="none" w:sz="0" w:space="0" w:color="auto"/>
            <w:left w:val="none" w:sz="0" w:space="0" w:color="auto"/>
            <w:bottom w:val="none" w:sz="0" w:space="0" w:color="auto"/>
            <w:right w:val="none" w:sz="0" w:space="0" w:color="auto"/>
          </w:divBdr>
        </w:div>
        <w:div w:id="689337667">
          <w:marLeft w:val="480"/>
          <w:marRight w:val="0"/>
          <w:marTop w:val="0"/>
          <w:marBottom w:val="0"/>
          <w:divBdr>
            <w:top w:val="none" w:sz="0" w:space="0" w:color="auto"/>
            <w:left w:val="none" w:sz="0" w:space="0" w:color="auto"/>
            <w:bottom w:val="none" w:sz="0" w:space="0" w:color="auto"/>
            <w:right w:val="none" w:sz="0" w:space="0" w:color="auto"/>
          </w:divBdr>
        </w:div>
        <w:div w:id="629866530">
          <w:marLeft w:val="480"/>
          <w:marRight w:val="0"/>
          <w:marTop w:val="0"/>
          <w:marBottom w:val="0"/>
          <w:divBdr>
            <w:top w:val="none" w:sz="0" w:space="0" w:color="auto"/>
            <w:left w:val="none" w:sz="0" w:space="0" w:color="auto"/>
            <w:bottom w:val="none" w:sz="0" w:space="0" w:color="auto"/>
            <w:right w:val="none" w:sz="0" w:space="0" w:color="auto"/>
          </w:divBdr>
        </w:div>
        <w:div w:id="690573833">
          <w:marLeft w:val="480"/>
          <w:marRight w:val="0"/>
          <w:marTop w:val="0"/>
          <w:marBottom w:val="0"/>
          <w:divBdr>
            <w:top w:val="none" w:sz="0" w:space="0" w:color="auto"/>
            <w:left w:val="none" w:sz="0" w:space="0" w:color="auto"/>
            <w:bottom w:val="none" w:sz="0" w:space="0" w:color="auto"/>
            <w:right w:val="none" w:sz="0" w:space="0" w:color="auto"/>
          </w:divBdr>
        </w:div>
        <w:div w:id="1218591598">
          <w:marLeft w:val="480"/>
          <w:marRight w:val="0"/>
          <w:marTop w:val="0"/>
          <w:marBottom w:val="0"/>
          <w:divBdr>
            <w:top w:val="none" w:sz="0" w:space="0" w:color="auto"/>
            <w:left w:val="none" w:sz="0" w:space="0" w:color="auto"/>
            <w:bottom w:val="none" w:sz="0" w:space="0" w:color="auto"/>
            <w:right w:val="none" w:sz="0" w:space="0" w:color="auto"/>
          </w:divBdr>
        </w:div>
        <w:div w:id="2011444428">
          <w:marLeft w:val="480"/>
          <w:marRight w:val="0"/>
          <w:marTop w:val="0"/>
          <w:marBottom w:val="0"/>
          <w:divBdr>
            <w:top w:val="none" w:sz="0" w:space="0" w:color="auto"/>
            <w:left w:val="none" w:sz="0" w:space="0" w:color="auto"/>
            <w:bottom w:val="none" w:sz="0" w:space="0" w:color="auto"/>
            <w:right w:val="none" w:sz="0" w:space="0" w:color="auto"/>
          </w:divBdr>
        </w:div>
        <w:div w:id="529296526">
          <w:marLeft w:val="480"/>
          <w:marRight w:val="0"/>
          <w:marTop w:val="0"/>
          <w:marBottom w:val="0"/>
          <w:divBdr>
            <w:top w:val="none" w:sz="0" w:space="0" w:color="auto"/>
            <w:left w:val="none" w:sz="0" w:space="0" w:color="auto"/>
            <w:bottom w:val="none" w:sz="0" w:space="0" w:color="auto"/>
            <w:right w:val="none" w:sz="0" w:space="0" w:color="auto"/>
          </w:divBdr>
        </w:div>
        <w:div w:id="602961918">
          <w:marLeft w:val="480"/>
          <w:marRight w:val="0"/>
          <w:marTop w:val="0"/>
          <w:marBottom w:val="0"/>
          <w:divBdr>
            <w:top w:val="none" w:sz="0" w:space="0" w:color="auto"/>
            <w:left w:val="none" w:sz="0" w:space="0" w:color="auto"/>
            <w:bottom w:val="none" w:sz="0" w:space="0" w:color="auto"/>
            <w:right w:val="none" w:sz="0" w:space="0" w:color="auto"/>
          </w:divBdr>
        </w:div>
      </w:divsChild>
    </w:div>
    <w:div w:id="1932202560">
      <w:bodyDiv w:val="1"/>
      <w:marLeft w:val="0"/>
      <w:marRight w:val="0"/>
      <w:marTop w:val="0"/>
      <w:marBottom w:val="0"/>
      <w:divBdr>
        <w:top w:val="none" w:sz="0" w:space="0" w:color="auto"/>
        <w:left w:val="none" w:sz="0" w:space="0" w:color="auto"/>
        <w:bottom w:val="none" w:sz="0" w:space="0" w:color="auto"/>
        <w:right w:val="none" w:sz="0" w:space="0" w:color="auto"/>
      </w:divBdr>
      <w:divsChild>
        <w:div w:id="666127461">
          <w:marLeft w:val="480"/>
          <w:marRight w:val="0"/>
          <w:marTop w:val="0"/>
          <w:marBottom w:val="0"/>
          <w:divBdr>
            <w:top w:val="none" w:sz="0" w:space="0" w:color="auto"/>
            <w:left w:val="none" w:sz="0" w:space="0" w:color="auto"/>
            <w:bottom w:val="none" w:sz="0" w:space="0" w:color="auto"/>
            <w:right w:val="none" w:sz="0" w:space="0" w:color="auto"/>
          </w:divBdr>
        </w:div>
        <w:div w:id="1838033283">
          <w:marLeft w:val="480"/>
          <w:marRight w:val="0"/>
          <w:marTop w:val="0"/>
          <w:marBottom w:val="0"/>
          <w:divBdr>
            <w:top w:val="none" w:sz="0" w:space="0" w:color="auto"/>
            <w:left w:val="none" w:sz="0" w:space="0" w:color="auto"/>
            <w:bottom w:val="none" w:sz="0" w:space="0" w:color="auto"/>
            <w:right w:val="none" w:sz="0" w:space="0" w:color="auto"/>
          </w:divBdr>
        </w:div>
        <w:div w:id="757867578">
          <w:marLeft w:val="480"/>
          <w:marRight w:val="0"/>
          <w:marTop w:val="0"/>
          <w:marBottom w:val="0"/>
          <w:divBdr>
            <w:top w:val="none" w:sz="0" w:space="0" w:color="auto"/>
            <w:left w:val="none" w:sz="0" w:space="0" w:color="auto"/>
            <w:bottom w:val="none" w:sz="0" w:space="0" w:color="auto"/>
            <w:right w:val="none" w:sz="0" w:space="0" w:color="auto"/>
          </w:divBdr>
        </w:div>
        <w:div w:id="1539464434">
          <w:marLeft w:val="480"/>
          <w:marRight w:val="0"/>
          <w:marTop w:val="0"/>
          <w:marBottom w:val="0"/>
          <w:divBdr>
            <w:top w:val="none" w:sz="0" w:space="0" w:color="auto"/>
            <w:left w:val="none" w:sz="0" w:space="0" w:color="auto"/>
            <w:bottom w:val="none" w:sz="0" w:space="0" w:color="auto"/>
            <w:right w:val="none" w:sz="0" w:space="0" w:color="auto"/>
          </w:divBdr>
        </w:div>
        <w:div w:id="1477181583">
          <w:marLeft w:val="480"/>
          <w:marRight w:val="0"/>
          <w:marTop w:val="0"/>
          <w:marBottom w:val="0"/>
          <w:divBdr>
            <w:top w:val="none" w:sz="0" w:space="0" w:color="auto"/>
            <w:left w:val="none" w:sz="0" w:space="0" w:color="auto"/>
            <w:bottom w:val="none" w:sz="0" w:space="0" w:color="auto"/>
            <w:right w:val="none" w:sz="0" w:space="0" w:color="auto"/>
          </w:divBdr>
        </w:div>
        <w:div w:id="2146004909">
          <w:marLeft w:val="480"/>
          <w:marRight w:val="0"/>
          <w:marTop w:val="0"/>
          <w:marBottom w:val="0"/>
          <w:divBdr>
            <w:top w:val="none" w:sz="0" w:space="0" w:color="auto"/>
            <w:left w:val="none" w:sz="0" w:space="0" w:color="auto"/>
            <w:bottom w:val="none" w:sz="0" w:space="0" w:color="auto"/>
            <w:right w:val="none" w:sz="0" w:space="0" w:color="auto"/>
          </w:divBdr>
        </w:div>
        <w:div w:id="1885672522">
          <w:marLeft w:val="480"/>
          <w:marRight w:val="0"/>
          <w:marTop w:val="0"/>
          <w:marBottom w:val="0"/>
          <w:divBdr>
            <w:top w:val="none" w:sz="0" w:space="0" w:color="auto"/>
            <w:left w:val="none" w:sz="0" w:space="0" w:color="auto"/>
            <w:bottom w:val="none" w:sz="0" w:space="0" w:color="auto"/>
            <w:right w:val="none" w:sz="0" w:space="0" w:color="auto"/>
          </w:divBdr>
        </w:div>
        <w:div w:id="1963533949">
          <w:marLeft w:val="480"/>
          <w:marRight w:val="0"/>
          <w:marTop w:val="0"/>
          <w:marBottom w:val="0"/>
          <w:divBdr>
            <w:top w:val="none" w:sz="0" w:space="0" w:color="auto"/>
            <w:left w:val="none" w:sz="0" w:space="0" w:color="auto"/>
            <w:bottom w:val="none" w:sz="0" w:space="0" w:color="auto"/>
            <w:right w:val="none" w:sz="0" w:space="0" w:color="auto"/>
          </w:divBdr>
        </w:div>
        <w:div w:id="373390833">
          <w:marLeft w:val="480"/>
          <w:marRight w:val="0"/>
          <w:marTop w:val="0"/>
          <w:marBottom w:val="0"/>
          <w:divBdr>
            <w:top w:val="none" w:sz="0" w:space="0" w:color="auto"/>
            <w:left w:val="none" w:sz="0" w:space="0" w:color="auto"/>
            <w:bottom w:val="none" w:sz="0" w:space="0" w:color="auto"/>
            <w:right w:val="none" w:sz="0" w:space="0" w:color="auto"/>
          </w:divBdr>
        </w:div>
        <w:div w:id="750812552">
          <w:marLeft w:val="480"/>
          <w:marRight w:val="0"/>
          <w:marTop w:val="0"/>
          <w:marBottom w:val="0"/>
          <w:divBdr>
            <w:top w:val="none" w:sz="0" w:space="0" w:color="auto"/>
            <w:left w:val="none" w:sz="0" w:space="0" w:color="auto"/>
            <w:bottom w:val="none" w:sz="0" w:space="0" w:color="auto"/>
            <w:right w:val="none" w:sz="0" w:space="0" w:color="auto"/>
          </w:divBdr>
        </w:div>
        <w:div w:id="133833819">
          <w:marLeft w:val="480"/>
          <w:marRight w:val="0"/>
          <w:marTop w:val="0"/>
          <w:marBottom w:val="0"/>
          <w:divBdr>
            <w:top w:val="none" w:sz="0" w:space="0" w:color="auto"/>
            <w:left w:val="none" w:sz="0" w:space="0" w:color="auto"/>
            <w:bottom w:val="none" w:sz="0" w:space="0" w:color="auto"/>
            <w:right w:val="none" w:sz="0" w:space="0" w:color="auto"/>
          </w:divBdr>
        </w:div>
        <w:div w:id="1075400820">
          <w:marLeft w:val="480"/>
          <w:marRight w:val="0"/>
          <w:marTop w:val="0"/>
          <w:marBottom w:val="0"/>
          <w:divBdr>
            <w:top w:val="none" w:sz="0" w:space="0" w:color="auto"/>
            <w:left w:val="none" w:sz="0" w:space="0" w:color="auto"/>
            <w:bottom w:val="none" w:sz="0" w:space="0" w:color="auto"/>
            <w:right w:val="none" w:sz="0" w:space="0" w:color="auto"/>
          </w:divBdr>
        </w:div>
        <w:div w:id="451872332">
          <w:marLeft w:val="480"/>
          <w:marRight w:val="0"/>
          <w:marTop w:val="0"/>
          <w:marBottom w:val="0"/>
          <w:divBdr>
            <w:top w:val="none" w:sz="0" w:space="0" w:color="auto"/>
            <w:left w:val="none" w:sz="0" w:space="0" w:color="auto"/>
            <w:bottom w:val="none" w:sz="0" w:space="0" w:color="auto"/>
            <w:right w:val="none" w:sz="0" w:space="0" w:color="auto"/>
          </w:divBdr>
        </w:div>
        <w:div w:id="181483191">
          <w:marLeft w:val="480"/>
          <w:marRight w:val="0"/>
          <w:marTop w:val="0"/>
          <w:marBottom w:val="0"/>
          <w:divBdr>
            <w:top w:val="none" w:sz="0" w:space="0" w:color="auto"/>
            <w:left w:val="none" w:sz="0" w:space="0" w:color="auto"/>
            <w:bottom w:val="none" w:sz="0" w:space="0" w:color="auto"/>
            <w:right w:val="none" w:sz="0" w:space="0" w:color="auto"/>
          </w:divBdr>
        </w:div>
        <w:div w:id="612589155">
          <w:marLeft w:val="480"/>
          <w:marRight w:val="0"/>
          <w:marTop w:val="0"/>
          <w:marBottom w:val="0"/>
          <w:divBdr>
            <w:top w:val="none" w:sz="0" w:space="0" w:color="auto"/>
            <w:left w:val="none" w:sz="0" w:space="0" w:color="auto"/>
            <w:bottom w:val="none" w:sz="0" w:space="0" w:color="auto"/>
            <w:right w:val="none" w:sz="0" w:space="0" w:color="auto"/>
          </w:divBdr>
        </w:div>
        <w:div w:id="614026136">
          <w:marLeft w:val="480"/>
          <w:marRight w:val="0"/>
          <w:marTop w:val="0"/>
          <w:marBottom w:val="0"/>
          <w:divBdr>
            <w:top w:val="none" w:sz="0" w:space="0" w:color="auto"/>
            <w:left w:val="none" w:sz="0" w:space="0" w:color="auto"/>
            <w:bottom w:val="none" w:sz="0" w:space="0" w:color="auto"/>
            <w:right w:val="none" w:sz="0" w:space="0" w:color="auto"/>
          </w:divBdr>
        </w:div>
        <w:div w:id="454758823">
          <w:marLeft w:val="480"/>
          <w:marRight w:val="0"/>
          <w:marTop w:val="0"/>
          <w:marBottom w:val="0"/>
          <w:divBdr>
            <w:top w:val="none" w:sz="0" w:space="0" w:color="auto"/>
            <w:left w:val="none" w:sz="0" w:space="0" w:color="auto"/>
            <w:bottom w:val="none" w:sz="0" w:space="0" w:color="auto"/>
            <w:right w:val="none" w:sz="0" w:space="0" w:color="auto"/>
          </w:divBdr>
        </w:div>
        <w:div w:id="907570964">
          <w:marLeft w:val="480"/>
          <w:marRight w:val="0"/>
          <w:marTop w:val="0"/>
          <w:marBottom w:val="0"/>
          <w:divBdr>
            <w:top w:val="none" w:sz="0" w:space="0" w:color="auto"/>
            <w:left w:val="none" w:sz="0" w:space="0" w:color="auto"/>
            <w:bottom w:val="none" w:sz="0" w:space="0" w:color="auto"/>
            <w:right w:val="none" w:sz="0" w:space="0" w:color="auto"/>
          </w:divBdr>
        </w:div>
        <w:div w:id="1894271773">
          <w:marLeft w:val="480"/>
          <w:marRight w:val="0"/>
          <w:marTop w:val="0"/>
          <w:marBottom w:val="0"/>
          <w:divBdr>
            <w:top w:val="none" w:sz="0" w:space="0" w:color="auto"/>
            <w:left w:val="none" w:sz="0" w:space="0" w:color="auto"/>
            <w:bottom w:val="none" w:sz="0" w:space="0" w:color="auto"/>
            <w:right w:val="none" w:sz="0" w:space="0" w:color="auto"/>
          </w:divBdr>
        </w:div>
        <w:div w:id="596790341">
          <w:marLeft w:val="480"/>
          <w:marRight w:val="0"/>
          <w:marTop w:val="0"/>
          <w:marBottom w:val="0"/>
          <w:divBdr>
            <w:top w:val="none" w:sz="0" w:space="0" w:color="auto"/>
            <w:left w:val="none" w:sz="0" w:space="0" w:color="auto"/>
            <w:bottom w:val="none" w:sz="0" w:space="0" w:color="auto"/>
            <w:right w:val="none" w:sz="0" w:space="0" w:color="auto"/>
          </w:divBdr>
        </w:div>
        <w:div w:id="47652748">
          <w:marLeft w:val="480"/>
          <w:marRight w:val="0"/>
          <w:marTop w:val="0"/>
          <w:marBottom w:val="0"/>
          <w:divBdr>
            <w:top w:val="none" w:sz="0" w:space="0" w:color="auto"/>
            <w:left w:val="none" w:sz="0" w:space="0" w:color="auto"/>
            <w:bottom w:val="none" w:sz="0" w:space="0" w:color="auto"/>
            <w:right w:val="none" w:sz="0" w:space="0" w:color="auto"/>
          </w:divBdr>
        </w:div>
        <w:div w:id="1481270429">
          <w:marLeft w:val="480"/>
          <w:marRight w:val="0"/>
          <w:marTop w:val="0"/>
          <w:marBottom w:val="0"/>
          <w:divBdr>
            <w:top w:val="none" w:sz="0" w:space="0" w:color="auto"/>
            <w:left w:val="none" w:sz="0" w:space="0" w:color="auto"/>
            <w:bottom w:val="none" w:sz="0" w:space="0" w:color="auto"/>
            <w:right w:val="none" w:sz="0" w:space="0" w:color="auto"/>
          </w:divBdr>
        </w:div>
        <w:div w:id="152835652">
          <w:marLeft w:val="480"/>
          <w:marRight w:val="0"/>
          <w:marTop w:val="0"/>
          <w:marBottom w:val="0"/>
          <w:divBdr>
            <w:top w:val="none" w:sz="0" w:space="0" w:color="auto"/>
            <w:left w:val="none" w:sz="0" w:space="0" w:color="auto"/>
            <w:bottom w:val="none" w:sz="0" w:space="0" w:color="auto"/>
            <w:right w:val="none" w:sz="0" w:space="0" w:color="auto"/>
          </w:divBdr>
        </w:div>
        <w:div w:id="1049956462">
          <w:marLeft w:val="480"/>
          <w:marRight w:val="0"/>
          <w:marTop w:val="0"/>
          <w:marBottom w:val="0"/>
          <w:divBdr>
            <w:top w:val="none" w:sz="0" w:space="0" w:color="auto"/>
            <w:left w:val="none" w:sz="0" w:space="0" w:color="auto"/>
            <w:bottom w:val="none" w:sz="0" w:space="0" w:color="auto"/>
            <w:right w:val="none" w:sz="0" w:space="0" w:color="auto"/>
          </w:divBdr>
        </w:div>
        <w:div w:id="1315374085">
          <w:marLeft w:val="480"/>
          <w:marRight w:val="0"/>
          <w:marTop w:val="0"/>
          <w:marBottom w:val="0"/>
          <w:divBdr>
            <w:top w:val="none" w:sz="0" w:space="0" w:color="auto"/>
            <w:left w:val="none" w:sz="0" w:space="0" w:color="auto"/>
            <w:bottom w:val="none" w:sz="0" w:space="0" w:color="auto"/>
            <w:right w:val="none" w:sz="0" w:space="0" w:color="auto"/>
          </w:divBdr>
        </w:div>
        <w:div w:id="781850148">
          <w:marLeft w:val="480"/>
          <w:marRight w:val="0"/>
          <w:marTop w:val="0"/>
          <w:marBottom w:val="0"/>
          <w:divBdr>
            <w:top w:val="none" w:sz="0" w:space="0" w:color="auto"/>
            <w:left w:val="none" w:sz="0" w:space="0" w:color="auto"/>
            <w:bottom w:val="none" w:sz="0" w:space="0" w:color="auto"/>
            <w:right w:val="none" w:sz="0" w:space="0" w:color="auto"/>
          </w:divBdr>
        </w:div>
        <w:div w:id="1632206537">
          <w:marLeft w:val="480"/>
          <w:marRight w:val="0"/>
          <w:marTop w:val="0"/>
          <w:marBottom w:val="0"/>
          <w:divBdr>
            <w:top w:val="none" w:sz="0" w:space="0" w:color="auto"/>
            <w:left w:val="none" w:sz="0" w:space="0" w:color="auto"/>
            <w:bottom w:val="none" w:sz="0" w:space="0" w:color="auto"/>
            <w:right w:val="none" w:sz="0" w:space="0" w:color="auto"/>
          </w:divBdr>
        </w:div>
        <w:div w:id="514736191">
          <w:marLeft w:val="480"/>
          <w:marRight w:val="0"/>
          <w:marTop w:val="0"/>
          <w:marBottom w:val="0"/>
          <w:divBdr>
            <w:top w:val="none" w:sz="0" w:space="0" w:color="auto"/>
            <w:left w:val="none" w:sz="0" w:space="0" w:color="auto"/>
            <w:bottom w:val="none" w:sz="0" w:space="0" w:color="auto"/>
            <w:right w:val="none" w:sz="0" w:space="0" w:color="auto"/>
          </w:divBdr>
        </w:div>
        <w:div w:id="1505851964">
          <w:marLeft w:val="480"/>
          <w:marRight w:val="0"/>
          <w:marTop w:val="0"/>
          <w:marBottom w:val="0"/>
          <w:divBdr>
            <w:top w:val="none" w:sz="0" w:space="0" w:color="auto"/>
            <w:left w:val="none" w:sz="0" w:space="0" w:color="auto"/>
            <w:bottom w:val="none" w:sz="0" w:space="0" w:color="auto"/>
            <w:right w:val="none" w:sz="0" w:space="0" w:color="auto"/>
          </w:divBdr>
        </w:div>
        <w:div w:id="2139757307">
          <w:marLeft w:val="480"/>
          <w:marRight w:val="0"/>
          <w:marTop w:val="0"/>
          <w:marBottom w:val="0"/>
          <w:divBdr>
            <w:top w:val="none" w:sz="0" w:space="0" w:color="auto"/>
            <w:left w:val="none" w:sz="0" w:space="0" w:color="auto"/>
            <w:bottom w:val="none" w:sz="0" w:space="0" w:color="auto"/>
            <w:right w:val="none" w:sz="0" w:space="0" w:color="auto"/>
          </w:divBdr>
        </w:div>
        <w:div w:id="570385450">
          <w:marLeft w:val="480"/>
          <w:marRight w:val="0"/>
          <w:marTop w:val="0"/>
          <w:marBottom w:val="0"/>
          <w:divBdr>
            <w:top w:val="none" w:sz="0" w:space="0" w:color="auto"/>
            <w:left w:val="none" w:sz="0" w:space="0" w:color="auto"/>
            <w:bottom w:val="none" w:sz="0" w:space="0" w:color="auto"/>
            <w:right w:val="none" w:sz="0" w:space="0" w:color="auto"/>
          </w:divBdr>
        </w:div>
        <w:div w:id="1152479759">
          <w:marLeft w:val="480"/>
          <w:marRight w:val="0"/>
          <w:marTop w:val="0"/>
          <w:marBottom w:val="0"/>
          <w:divBdr>
            <w:top w:val="none" w:sz="0" w:space="0" w:color="auto"/>
            <w:left w:val="none" w:sz="0" w:space="0" w:color="auto"/>
            <w:bottom w:val="none" w:sz="0" w:space="0" w:color="auto"/>
            <w:right w:val="none" w:sz="0" w:space="0" w:color="auto"/>
          </w:divBdr>
        </w:div>
        <w:div w:id="1712731096">
          <w:marLeft w:val="480"/>
          <w:marRight w:val="0"/>
          <w:marTop w:val="0"/>
          <w:marBottom w:val="0"/>
          <w:divBdr>
            <w:top w:val="none" w:sz="0" w:space="0" w:color="auto"/>
            <w:left w:val="none" w:sz="0" w:space="0" w:color="auto"/>
            <w:bottom w:val="none" w:sz="0" w:space="0" w:color="auto"/>
            <w:right w:val="none" w:sz="0" w:space="0" w:color="auto"/>
          </w:divBdr>
        </w:div>
        <w:div w:id="1950165437">
          <w:marLeft w:val="480"/>
          <w:marRight w:val="0"/>
          <w:marTop w:val="0"/>
          <w:marBottom w:val="0"/>
          <w:divBdr>
            <w:top w:val="none" w:sz="0" w:space="0" w:color="auto"/>
            <w:left w:val="none" w:sz="0" w:space="0" w:color="auto"/>
            <w:bottom w:val="none" w:sz="0" w:space="0" w:color="auto"/>
            <w:right w:val="none" w:sz="0" w:space="0" w:color="auto"/>
          </w:divBdr>
        </w:div>
        <w:div w:id="1448156491">
          <w:marLeft w:val="480"/>
          <w:marRight w:val="0"/>
          <w:marTop w:val="0"/>
          <w:marBottom w:val="0"/>
          <w:divBdr>
            <w:top w:val="none" w:sz="0" w:space="0" w:color="auto"/>
            <w:left w:val="none" w:sz="0" w:space="0" w:color="auto"/>
            <w:bottom w:val="none" w:sz="0" w:space="0" w:color="auto"/>
            <w:right w:val="none" w:sz="0" w:space="0" w:color="auto"/>
          </w:divBdr>
        </w:div>
        <w:div w:id="1498959952">
          <w:marLeft w:val="480"/>
          <w:marRight w:val="0"/>
          <w:marTop w:val="0"/>
          <w:marBottom w:val="0"/>
          <w:divBdr>
            <w:top w:val="none" w:sz="0" w:space="0" w:color="auto"/>
            <w:left w:val="none" w:sz="0" w:space="0" w:color="auto"/>
            <w:bottom w:val="none" w:sz="0" w:space="0" w:color="auto"/>
            <w:right w:val="none" w:sz="0" w:space="0" w:color="auto"/>
          </w:divBdr>
        </w:div>
        <w:div w:id="715784871">
          <w:marLeft w:val="480"/>
          <w:marRight w:val="0"/>
          <w:marTop w:val="0"/>
          <w:marBottom w:val="0"/>
          <w:divBdr>
            <w:top w:val="none" w:sz="0" w:space="0" w:color="auto"/>
            <w:left w:val="none" w:sz="0" w:space="0" w:color="auto"/>
            <w:bottom w:val="none" w:sz="0" w:space="0" w:color="auto"/>
            <w:right w:val="none" w:sz="0" w:space="0" w:color="auto"/>
          </w:divBdr>
        </w:div>
        <w:div w:id="1419908425">
          <w:marLeft w:val="480"/>
          <w:marRight w:val="0"/>
          <w:marTop w:val="0"/>
          <w:marBottom w:val="0"/>
          <w:divBdr>
            <w:top w:val="none" w:sz="0" w:space="0" w:color="auto"/>
            <w:left w:val="none" w:sz="0" w:space="0" w:color="auto"/>
            <w:bottom w:val="none" w:sz="0" w:space="0" w:color="auto"/>
            <w:right w:val="none" w:sz="0" w:space="0" w:color="auto"/>
          </w:divBdr>
        </w:div>
        <w:div w:id="385185159">
          <w:marLeft w:val="480"/>
          <w:marRight w:val="0"/>
          <w:marTop w:val="0"/>
          <w:marBottom w:val="0"/>
          <w:divBdr>
            <w:top w:val="none" w:sz="0" w:space="0" w:color="auto"/>
            <w:left w:val="none" w:sz="0" w:space="0" w:color="auto"/>
            <w:bottom w:val="none" w:sz="0" w:space="0" w:color="auto"/>
            <w:right w:val="none" w:sz="0" w:space="0" w:color="auto"/>
          </w:divBdr>
        </w:div>
        <w:div w:id="1611740836">
          <w:marLeft w:val="480"/>
          <w:marRight w:val="0"/>
          <w:marTop w:val="0"/>
          <w:marBottom w:val="0"/>
          <w:divBdr>
            <w:top w:val="none" w:sz="0" w:space="0" w:color="auto"/>
            <w:left w:val="none" w:sz="0" w:space="0" w:color="auto"/>
            <w:bottom w:val="none" w:sz="0" w:space="0" w:color="auto"/>
            <w:right w:val="none" w:sz="0" w:space="0" w:color="auto"/>
          </w:divBdr>
        </w:div>
        <w:div w:id="1281692412">
          <w:marLeft w:val="480"/>
          <w:marRight w:val="0"/>
          <w:marTop w:val="0"/>
          <w:marBottom w:val="0"/>
          <w:divBdr>
            <w:top w:val="none" w:sz="0" w:space="0" w:color="auto"/>
            <w:left w:val="none" w:sz="0" w:space="0" w:color="auto"/>
            <w:bottom w:val="none" w:sz="0" w:space="0" w:color="auto"/>
            <w:right w:val="none" w:sz="0" w:space="0" w:color="auto"/>
          </w:divBdr>
        </w:div>
        <w:div w:id="1254316823">
          <w:marLeft w:val="480"/>
          <w:marRight w:val="0"/>
          <w:marTop w:val="0"/>
          <w:marBottom w:val="0"/>
          <w:divBdr>
            <w:top w:val="none" w:sz="0" w:space="0" w:color="auto"/>
            <w:left w:val="none" w:sz="0" w:space="0" w:color="auto"/>
            <w:bottom w:val="none" w:sz="0" w:space="0" w:color="auto"/>
            <w:right w:val="none" w:sz="0" w:space="0" w:color="auto"/>
          </w:divBdr>
        </w:div>
        <w:div w:id="776752580">
          <w:marLeft w:val="480"/>
          <w:marRight w:val="0"/>
          <w:marTop w:val="0"/>
          <w:marBottom w:val="0"/>
          <w:divBdr>
            <w:top w:val="none" w:sz="0" w:space="0" w:color="auto"/>
            <w:left w:val="none" w:sz="0" w:space="0" w:color="auto"/>
            <w:bottom w:val="none" w:sz="0" w:space="0" w:color="auto"/>
            <w:right w:val="none" w:sz="0" w:space="0" w:color="auto"/>
          </w:divBdr>
        </w:div>
        <w:div w:id="139931853">
          <w:marLeft w:val="480"/>
          <w:marRight w:val="0"/>
          <w:marTop w:val="0"/>
          <w:marBottom w:val="0"/>
          <w:divBdr>
            <w:top w:val="none" w:sz="0" w:space="0" w:color="auto"/>
            <w:left w:val="none" w:sz="0" w:space="0" w:color="auto"/>
            <w:bottom w:val="none" w:sz="0" w:space="0" w:color="auto"/>
            <w:right w:val="none" w:sz="0" w:space="0" w:color="auto"/>
          </w:divBdr>
        </w:div>
        <w:div w:id="1093551700">
          <w:marLeft w:val="480"/>
          <w:marRight w:val="0"/>
          <w:marTop w:val="0"/>
          <w:marBottom w:val="0"/>
          <w:divBdr>
            <w:top w:val="none" w:sz="0" w:space="0" w:color="auto"/>
            <w:left w:val="none" w:sz="0" w:space="0" w:color="auto"/>
            <w:bottom w:val="none" w:sz="0" w:space="0" w:color="auto"/>
            <w:right w:val="none" w:sz="0" w:space="0" w:color="auto"/>
          </w:divBdr>
        </w:div>
        <w:div w:id="506990559">
          <w:marLeft w:val="480"/>
          <w:marRight w:val="0"/>
          <w:marTop w:val="0"/>
          <w:marBottom w:val="0"/>
          <w:divBdr>
            <w:top w:val="none" w:sz="0" w:space="0" w:color="auto"/>
            <w:left w:val="none" w:sz="0" w:space="0" w:color="auto"/>
            <w:bottom w:val="none" w:sz="0" w:space="0" w:color="auto"/>
            <w:right w:val="none" w:sz="0" w:space="0" w:color="auto"/>
          </w:divBdr>
        </w:div>
        <w:div w:id="1738359741">
          <w:marLeft w:val="480"/>
          <w:marRight w:val="0"/>
          <w:marTop w:val="0"/>
          <w:marBottom w:val="0"/>
          <w:divBdr>
            <w:top w:val="none" w:sz="0" w:space="0" w:color="auto"/>
            <w:left w:val="none" w:sz="0" w:space="0" w:color="auto"/>
            <w:bottom w:val="none" w:sz="0" w:space="0" w:color="auto"/>
            <w:right w:val="none" w:sz="0" w:space="0" w:color="auto"/>
          </w:divBdr>
        </w:div>
        <w:div w:id="1345860513">
          <w:marLeft w:val="480"/>
          <w:marRight w:val="0"/>
          <w:marTop w:val="0"/>
          <w:marBottom w:val="0"/>
          <w:divBdr>
            <w:top w:val="none" w:sz="0" w:space="0" w:color="auto"/>
            <w:left w:val="none" w:sz="0" w:space="0" w:color="auto"/>
            <w:bottom w:val="none" w:sz="0" w:space="0" w:color="auto"/>
            <w:right w:val="none" w:sz="0" w:space="0" w:color="auto"/>
          </w:divBdr>
        </w:div>
        <w:div w:id="1164858402">
          <w:marLeft w:val="480"/>
          <w:marRight w:val="0"/>
          <w:marTop w:val="0"/>
          <w:marBottom w:val="0"/>
          <w:divBdr>
            <w:top w:val="none" w:sz="0" w:space="0" w:color="auto"/>
            <w:left w:val="none" w:sz="0" w:space="0" w:color="auto"/>
            <w:bottom w:val="none" w:sz="0" w:space="0" w:color="auto"/>
            <w:right w:val="none" w:sz="0" w:space="0" w:color="auto"/>
          </w:divBdr>
        </w:div>
        <w:div w:id="939919346">
          <w:marLeft w:val="480"/>
          <w:marRight w:val="0"/>
          <w:marTop w:val="0"/>
          <w:marBottom w:val="0"/>
          <w:divBdr>
            <w:top w:val="none" w:sz="0" w:space="0" w:color="auto"/>
            <w:left w:val="none" w:sz="0" w:space="0" w:color="auto"/>
            <w:bottom w:val="none" w:sz="0" w:space="0" w:color="auto"/>
            <w:right w:val="none" w:sz="0" w:space="0" w:color="auto"/>
          </w:divBdr>
        </w:div>
        <w:div w:id="1425684376">
          <w:marLeft w:val="480"/>
          <w:marRight w:val="0"/>
          <w:marTop w:val="0"/>
          <w:marBottom w:val="0"/>
          <w:divBdr>
            <w:top w:val="none" w:sz="0" w:space="0" w:color="auto"/>
            <w:left w:val="none" w:sz="0" w:space="0" w:color="auto"/>
            <w:bottom w:val="none" w:sz="0" w:space="0" w:color="auto"/>
            <w:right w:val="none" w:sz="0" w:space="0" w:color="auto"/>
          </w:divBdr>
        </w:div>
        <w:div w:id="1560555915">
          <w:marLeft w:val="480"/>
          <w:marRight w:val="0"/>
          <w:marTop w:val="0"/>
          <w:marBottom w:val="0"/>
          <w:divBdr>
            <w:top w:val="none" w:sz="0" w:space="0" w:color="auto"/>
            <w:left w:val="none" w:sz="0" w:space="0" w:color="auto"/>
            <w:bottom w:val="none" w:sz="0" w:space="0" w:color="auto"/>
            <w:right w:val="none" w:sz="0" w:space="0" w:color="auto"/>
          </w:divBdr>
        </w:div>
        <w:div w:id="1232159194">
          <w:marLeft w:val="480"/>
          <w:marRight w:val="0"/>
          <w:marTop w:val="0"/>
          <w:marBottom w:val="0"/>
          <w:divBdr>
            <w:top w:val="none" w:sz="0" w:space="0" w:color="auto"/>
            <w:left w:val="none" w:sz="0" w:space="0" w:color="auto"/>
            <w:bottom w:val="none" w:sz="0" w:space="0" w:color="auto"/>
            <w:right w:val="none" w:sz="0" w:space="0" w:color="auto"/>
          </w:divBdr>
        </w:div>
        <w:div w:id="1950774450">
          <w:marLeft w:val="480"/>
          <w:marRight w:val="0"/>
          <w:marTop w:val="0"/>
          <w:marBottom w:val="0"/>
          <w:divBdr>
            <w:top w:val="none" w:sz="0" w:space="0" w:color="auto"/>
            <w:left w:val="none" w:sz="0" w:space="0" w:color="auto"/>
            <w:bottom w:val="none" w:sz="0" w:space="0" w:color="auto"/>
            <w:right w:val="none" w:sz="0" w:space="0" w:color="auto"/>
          </w:divBdr>
        </w:div>
        <w:div w:id="203491810">
          <w:marLeft w:val="480"/>
          <w:marRight w:val="0"/>
          <w:marTop w:val="0"/>
          <w:marBottom w:val="0"/>
          <w:divBdr>
            <w:top w:val="none" w:sz="0" w:space="0" w:color="auto"/>
            <w:left w:val="none" w:sz="0" w:space="0" w:color="auto"/>
            <w:bottom w:val="none" w:sz="0" w:space="0" w:color="auto"/>
            <w:right w:val="none" w:sz="0" w:space="0" w:color="auto"/>
          </w:divBdr>
        </w:div>
        <w:div w:id="930939183">
          <w:marLeft w:val="480"/>
          <w:marRight w:val="0"/>
          <w:marTop w:val="0"/>
          <w:marBottom w:val="0"/>
          <w:divBdr>
            <w:top w:val="none" w:sz="0" w:space="0" w:color="auto"/>
            <w:left w:val="none" w:sz="0" w:space="0" w:color="auto"/>
            <w:bottom w:val="none" w:sz="0" w:space="0" w:color="auto"/>
            <w:right w:val="none" w:sz="0" w:space="0" w:color="auto"/>
          </w:divBdr>
        </w:div>
        <w:div w:id="1645693072">
          <w:marLeft w:val="480"/>
          <w:marRight w:val="0"/>
          <w:marTop w:val="0"/>
          <w:marBottom w:val="0"/>
          <w:divBdr>
            <w:top w:val="none" w:sz="0" w:space="0" w:color="auto"/>
            <w:left w:val="none" w:sz="0" w:space="0" w:color="auto"/>
            <w:bottom w:val="none" w:sz="0" w:space="0" w:color="auto"/>
            <w:right w:val="none" w:sz="0" w:space="0" w:color="auto"/>
          </w:divBdr>
        </w:div>
        <w:div w:id="1297445362">
          <w:marLeft w:val="480"/>
          <w:marRight w:val="0"/>
          <w:marTop w:val="0"/>
          <w:marBottom w:val="0"/>
          <w:divBdr>
            <w:top w:val="none" w:sz="0" w:space="0" w:color="auto"/>
            <w:left w:val="none" w:sz="0" w:space="0" w:color="auto"/>
            <w:bottom w:val="none" w:sz="0" w:space="0" w:color="auto"/>
            <w:right w:val="none" w:sz="0" w:space="0" w:color="auto"/>
          </w:divBdr>
        </w:div>
        <w:div w:id="1800612264">
          <w:marLeft w:val="480"/>
          <w:marRight w:val="0"/>
          <w:marTop w:val="0"/>
          <w:marBottom w:val="0"/>
          <w:divBdr>
            <w:top w:val="none" w:sz="0" w:space="0" w:color="auto"/>
            <w:left w:val="none" w:sz="0" w:space="0" w:color="auto"/>
            <w:bottom w:val="none" w:sz="0" w:space="0" w:color="auto"/>
            <w:right w:val="none" w:sz="0" w:space="0" w:color="auto"/>
          </w:divBdr>
        </w:div>
        <w:div w:id="802388391">
          <w:marLeft w:val="480"/>
          <w:marRight w:val="0"/>
          <w:marTop w:val="0"/>
          <w:marBottom w:val="0"/>
          <w:divBdr>
            <w:top w:val="none" w:sz="0" w:space="0" w:color="auto"/>
            <w:left w:val="none" w:sz="0" w:space="0" w:color="auto"/>
            <w:bottom w:val="none" w:sz="0" w:space="0" w:color="auto"/>
            <w:right w:val="none" w:sz="0" w:space="0" w:color="auto"/>
          </w:divBdr>
        </w:div>
        <w:div w:id="504563009">
          <w:marLeft w:val="480"/>
          <w:marRight w:val="0"/>
          <w:marTop w:val="0"/>
          <w:marBottom w:val="0"/>
          <w:divBdr>
            <w:top w:val="none" w:sz="0" w:space="0" w:color="auto"/>
            <w:left w:val="none" w:sz="0" w:space="0" w:color="auto"/>
            <w:bottom w:val="none" w:sz="0" w:space="0" w:color="auto"/>
            <w:right w:val="none" w:sz="0" w:space="0" w:color="auto"/>
          </w:divBdr>
        </w:div>
        <w:div w:id="451755015">
          <w:marLeft w:val="480"/>
          <w:marRight w:val="0"/>
          <w:marTop w:val="0"/>
          <w:marBottom w:val="0"/>
          <w:divBdr>
            <w:top w:val="none" w:sz="0" w:space="0" w:color="auto"/>
            <w:left w:val="none" w:sz="0" w:space="0" w:color="auto"/>
            <w:bottom w:val="none" w:sz="0" w:space="0" w:color="auto"/>
            <w:right w:val="none" w:sz="0" w:space="0" w:color="auto"/>
          </w:divBdr>
        </w:div>
      </w:divsChild>
    </w:div>
    <w:div w:id="1935893932">
      <w:bodyDiv w:val="1"/>
      <w:marLeft w:val="0"/>
      <w:marRight w:val="0"/>
      <w:marTop w:val="0"/>
      <w:marBottom w:val="0"/>
      <w:divBdr>
        <w:top w:val="none" w:sz="0" w:space="0" w:color="auto"/>
        <w:left w:val="none" w:sz="0" w:space="0" w:color="auto"/>
        <w:bottom w:val="none" w:sz="0" w:space="0" w:color="auto"/>
        <w:right w:val="none" w:sz="0" w:space="0" w:color="auto"/>
      </w:divBdr>
      <w:divsChild>
        <w:div w:id="1564103196">
          <w:marLeft w:val="640"/>
          <w:marRight w:val="0"/>
          <w:marTop w:val="0"/>
          <w:marBottom w:val="0"/>
          <w:divBdr>
            <w:top w:val="none" w:sz="0" w:space="0" w:color="auto"/>
            <w:left w:val="none" w:sz="0" w:space="0" w:color="auto"/>
            <w:bottom w:val="none" w:sz="0" w:space="0" w:color="auto"/>
            <w:right w:val="none" w:sz="0" w:space="0" w:color="auto"/>
          </w:divBdr>
        </w:div>
        <w:div w:id="587689131">
          <w:marLeft w:val="640"/>
          <w:marRight w:val="0"/>
          <w:marTop w:val="0"/>
          <w:marBottom w:val="0"/>
          <w:divBdr>
            <w:top w:val="none" w:sz="0" w:space="0" w:color="auto"/>
            <w:left w:val="none" w:sz="0" w:space="0" w:color="auto"/>
            <w:bottom w:val="none" w:sz="0" w:space="0" w:color="auto"/>
            <w:right w:val="none" w:sz="0" w:space="0" w:color="auto"/>
          </w:divBdr>
        </w:div>
        <w:div w:id="1932927277">
          <w:marLeft w:val="640"/>
          <w:marRight w:val="0"/>
          <w:marTop w:val="0"/>
          <w:marBottom w:val="0"/>
          <w:divBdr>
            <w:top w:val="none" w:sz="0" w:space="0" w:color="auto"/>
            <w:left w:val="none" w:sz="0" w:space="0" w:color="auto"/>
            <w:bottom w:val="none" w:sz="0" w:space="0" w:color="auto"/>
            <w:right w:val="none" w:sz="0" w:space="0" w:color="auto"/>
          </w:divBdr>
        </w:div>
        <w:div w:id="1205097324">
          <w:marLeft w:val="640"/>
          <w:marRight w:val="0"/>
          <w:marTop w:val="0"/>
          <w:marBottom w:val="0"/>
          <w:divBdr>
            <w:top w:val="none" w:sz="0" w:space="0" w:color="auto"/>
            <w:left w:val="none" w:sz="0" w:space="0" w:color="auto"/>
            <w:bottom w:val="none" w:sz="0" w:space="0" w:color="auto"/>
            <w:right w:val="none" w:sz="0" w:space="0" w:color="auto"/>
          </w:divBdr>
        </w:div>
        <w:div w:id="1745953981">
          <w:marLeft w:val="640"/>
          <w:marRight w:val="0"/>
          <w:marTop w:val="0"/>
          <w:marBottom w:val="0"/>
          <w:divBdr>
            <w:top w:val="none" w:sz="0" w:space="0" w:color="auto"/>
            <w:left w:val="none" w:sz="0" w:space="0" w:color="auto"/>
            <w:bottom w:val="none" w:sz="0" w:space="0" w:color="auto"/>
            <w:right w:val="none" w:sz="0" w:space="0" w:color="auto"/>
          </w:divBdr>
        </w:div>
        <w:div w:id="1728383514">
          <w:marLeft w:val="640"/>
          <w:marRight w:val="0"/>
          <w:marTop w:val="0"/>
          <w:marBottom w:val="0"/>
          <w:divBdr>
            <w:top w:val="none" w:sz="0" w:space="0" w:color="auto"/>
            <w:left w:val="none" w:sz="0" w:space="0" w:color="auto"/>
            <w:bottom w:val="none" w:sz="0" w:space="0" w:color="auto"/>
            <w:right w:val="none" w:sz="0" w:space="0" w:color="auto"/>
          </w:divBdr>
        </w:div>
        <w:div w:id="430049327">
          <w:marLeft w:val="640"/>
          <w:marRight w:val="0"/>
          <w:marTop w:val="0"/>
          <w:marBottom w:val="0"/>
          <w:divBdr>
            <w:top w:val="none" w:sz="0" w:space="0" w:color="auto"/>
            <w:left w:val="none" w:sz="0" w:space="0" w:color="auto"/>
            <w:bottom w:val="none" w:sz="0" w:space="0" w:color="auto"/>
            <w:right w:val="none" w:sz="0" w:space="0" w:color="auto"/>
          </w:divBdr>
        </w:div>
        <w:div w:id="1978147939">
          <w:marLeft w:val="640"/>
          <w:marRight w:val="0"/>
          <w:marTop w:val="0"/>
          <w:marBottom w:val="0"/>
          <w:divBdr>
            <w:top w:val="none" w:sz="0" w:space="0" w:color="auto"/>
            <w:left w:val="none" w:sz="0" w:space="0" w:color="auto"/>
            <w:bottom w:val="none" w:sz="0" w:space="0" w:color="auto"/>
            <w:right w:val="none" w:sz="0" w:space="0" w:color="auto"/>
          </w:divBdr>
        </w:div>
        <w:div w:id="2052684328">
          <w:marLeft w:val="640"/>
          <w:marRight w:val="0"/>
          <w:marTop w:val="0"/>
          <w:marBottom w:val="0"/>
          <w:divBdr>
            <w:top w:val="none" w:sz="0" w:space="0" w:color="auto"/>
            <w:left w:val="none" w:sz="0" w:space="0" w:color="auto"/>
            <w:bottom w:val="none" w:sz="0" w:space="0" w:color="auto"/>
            <w:right w:val="none" w:sz="0" w:space="0" w:color="auto"/>
          </w:divBdr>
        </w:div>
        <w:div w:id="2024817318">
          <w:marLeft w:val="640"/>
          <w:marRight w:val="0"/>
          <w:marTop w:val="0"/>
          <w:marBottom w:val="0"/>
          <w:divBdr>
            <w:top w:val="none" w:sz="0" w:space="0" w:color="auto"/>
            <w:left w:val="none" w:sz="0" w:space="0" w:color="auto"/>
            <w:bottom w:val="none" w:sz="0" w:space="0" w:color="auto"/>
            <w:right w:val="none" w:sz="0" w:space="0" w:color="auto"/>
          </w:divBdr>
        </w:div>
        <w:div w:id="1810903352">
          <w:marLeft w:val="640"/>
          <w:marRight w:val="0"/>
          <w:marTop w:val="0"/>
          <w:marBottom w:val="0"/>
          <w:divBdr>
            <w:top w:val="none" w:sz="0" w:space="0" w:color="auto"/>
            <w:left w:val="none" w:sz="0" w:space="0" w:color="auto"/>
            <w:bottom w:val="none" w:sz="0" w:space="0" w:color="auto"/>
            <w:right w:val="none" w:sz="0" w:space="0" w:color="auto"/>
          </w:divBdr>
        </w:div>
        <w:div w:id="1351833543">
          <w:marLeft w:val="640"/>
          <w:marRight w:val="0"/>
          <w:marTop w:val="0"/>
          <w:marBottom w:val="0"/>
          <w:divBdr>
            <w:top w:val="none" w:sz="0" w:space="0" w:color="auto"/>
            <w:left w:val="none" w:sz="0" w:space="0" w:color="auto"/>
            <w:bottom w:val="none" w:sz="0" w:space="0" w:color="auto"/>
            <w:right w:val="none" w:sz="0" w:space="0" w:color="auto"/>
          </w:divBdr>
        </w:div>
        <w:div w:id="538053557">
          <w:marLeft w:val="640"/>
          <w:marRight w:val="0"/>
          <w:marTop w:val="0"/>
          <w:marBottom w:val="0"/>
          <w:divBdr>
            <w:top w:val="none" w:sz="0" w:space="0" w:color="auto"/>
            <w:left w:val="none" w:sz="0" w:space="0" w:color="auto"/>
            <w:bottom w:val="none" w:sz="0" w:space="0" w:color="auto"/>
            <w:right w:val="none" w:sz="0" w:space="0" w:color="auto"/>
          </w:divBdr>
        </w:div>
        <w:div w:id="848956989">
          <w:marLeft w:val="640"/>
          <w:marRight w:val="0"/>
          <w:marTop w:val="0"/>
          <w:marBottom w:val="0"/>
          <w:divBdr>
            <w:top w:val="none" w:sz="0" w:space="0" w:color="auto"/>
            <w:left w:val="none" w:sz="0" w:space="0" w:color="auto"/>
            <w:bottom w:val="none" w:sz="0" w:space="0" w:color="auto"/>
            <w:right w:val="none" w:sz="0" w:space="0" w:color="auto"/>
          </w:divBdr>
        </w:div>
        <w:div w:id="1399206295">
          <w:marLeft w:val="640"/>
          <w:marRight w:val="0"/>
          <w:marTop w:val="0"/>
          <w:marBottom w:val="0"/>
          <w:divBdr>
            <w:top w:val="none" w:sz="0" w:space="0" w:color="auto"/>
            <w:left w:val="none" w:sz="0" w:space="0" w:color="auto"/>
            <w:bottom w:val="none" w:sz="0" w:space="0" w:color="auto"/>
            <w:right w:val="none" w:sz="0" w:space="0" w:color="auto"/>
          </w:divBdr>
        </w:div>
        <w:div w:id="1970742610">
          <w:marLeft w:val="640"/>
          <w:marRight w:val="0"/>
          <w:marTop w:val="0"/>
          <w:marBottom w:val="0"/>
          <w:divBdr>
            <w:top w:val="none" w:sz="0" w:space="0" w:color="auto"/>
            <w:left w:val="none" w:sz="0" w:space="0" w:color="auto"/>
            <w:bottom w:val="none" w:sz="0" w:space="0" w:color="auto"/>
            <w:right w:val="none" w:sz="0" w:space="0" w:color="auto"/>
          </w:divBdr>
        </w:div>
        <w:div w:id="1472477541">
          <w:marLeft w:val="640"/>
          <w:marRight w:val="0"/>
          <w:marTop w:val="0"/>
          <w:marBottom w:val="0"/>
          <w:divBdr>
            <w:top w:val="none" w:sz="0" w:space="0" w:color="auto"/>
            <w:left w:val="none" w:sz="0" w:space="0" w:color="auto"/>
            <w:bottom w:val="none" w:sz="0" w:space="0" w:color="auto"/>
            <w:right w:val="none" w:sz="0" w:space="0" w:color="auto"/>
          </w:divBdr>
        </w:div>
        <w:div w:id="1970816492">
          <w:marLeft w:val="640"/>
          <w:marRight w:val="0"/>
          <w:marTop w:val="0"/>
          <w:marBottom w:val="0"/>
          <w:divBdr>
            <w:top w:val="none" w:sz="0" w:space="0" w:color="auto"/>
            <w:left w:val="none" w:sz="0" w:space="0" w:color="auto"/>
            <w:bottom w:val="none" w:sz="0" w:space="0" w:color="auto"/>
            <w:right w:val="none" w:sz="0" w:space="0" w:color="auto"/>
          </w:divBdr>
        </w:div>
        <w:div w:id="509107945">
          <w:marLeft w:val="640"/>
          <w:marRight w:val="0"/>
          <w:marTop w:val="0"/>
          <w:marBottom w:val="0"/>
          <w:divBdr>
            <w:top w:val="none" w:sz="0" w:space="0" w:color="auto"/>
            <w:left w:val="none" w:sz="0" w:space="0" w:color="auto"/>
            <w:bottom w:val="none" w:sz="0" w:space="0" w:color="auto"/>
            <w:right w:val="none" w:sz="0" w:space="0" w:color="auto"/>
          </w:divBdr>
        </w:div>
        <w:div w:id="819880792">
          <w:marLeft w:val="640"/>
          <w:marRight w:val="0"/>
          <w:marTop w:val="0"/>
          <w:marBottom w:val="0"/>
          <w:divBdr>
            <w:top w:val="none" w:sz="0" w:space="0" w:color="auto"/>
            <w:left w:val="none" w:sz="0" w:space="0" w:color="auto"/>
            <w:bottom w:val="none" w:sz="0" w:space="0" w:color="auto"/>
            <w:right w:val="none" w:sz="0" w:space="0" w:color="auto"/>
          </w:divBdr>
        </w:div>
        <w:div w:id="1597442025">
          <w:marLeft w:val="640"/>
          <w:marRight w:val="0"/>
          <w:marTop w:val="0"/>
          <w:marBottom w:val="0"/>
          <w:divBdr>
            <w:top w:val="none" w:sz="0" w:space="0" w:color="auto"/>
            <w:left w:val="none" w:sz="0" w:space="0" w:color="auto"/>
            <w:bottom w:val="none" w:sz="0" w:space="0" w:color="auto"/>
            <w:right w:val="none" w:sz="0" w:space="0" w:color="auto"/>
          </w:divBdr>
        </w:div>
        <w:div w:id="2137722926">
          <w:marLeft w:val="640"/>
          <w:marRight w:val="0"/>
          <w:marTop w:val="0"/>
          <w:marBottom w:val="0"/>
          <w:divBdr>
            <w:top w:val="none" w:sz="0" w:space="0" w:color="auto"/>
            <w:left w:val="none" w:sz="0" w:space="0" w:color="auto"/>
            <w:bottom w:val="none" w:sz="0" w:space="0" w:color="auto"/>
            <w:right w:val="none" w:sz="0" w:space="0" w:color="auto"/>
          </w:divBdr>
        </w:div>
        <w:div w:id="787434991">
          <w:marLeft w:val="640"/>
          <w:marRight w:val="0"/>
          <w:marTop w:val="0"/>
          <w:marBottom w:val="0"/>
          <w:divBdr>
            <w:top w:val="none" w:sz="0" w:space="0" w:color="auto"/>
            <w:left w:val="none" w:sz="0" w:space="0" w:color="auto"/>
            <w:bottom w:val="none" w:sz="0" w:space="0" w:color="auto"/>
            <w:right w:val="none" w:sz="0" w:space="0" w:color="auto"/>
          </w:divBdr>
        </w:div>
        <w:div w:id="1946693016">
          <w:marLeft w:val="640"/>
          <w:marRight w:val="0"/>
          <w:marTop w:val="0"/>
          <w:marBottom w:val="0"/>
          <w:divBdr>
            <w:top w:val="none" w:sz="0" w:space="0" w:color="auto"/>
            <w:left w:val="none" w:sz="0" w:space="0" w:color="auto"/>
            <w:bottom w:val="none" w:sz="0" w:space="0" w:color="auto"/>
            <w:right w:val="none" w:sz="0" w:space="0" w:color="auto"/>
          </w:divBdr>
        </w:div>
        <w:div w:id="1198932417">
          <w:marLeft w:val="640"/>
          <w:marRight w:val="0"/>
          <w:marTop w:val="0"/>
          <w:marBottom w:val="0"/>
          <w:divBdr>
            <w:top w:val="none" w:sz="0" w:space="0" w:color="auto"/>
            <w:left w:val="none" w:sz="0" w:space="0" w:color="auto"/>
            <w:bottom w:val="none" w:sz="0" w:space="0" w:color="auto"/>
            <w:right w:val="none" w:sz="0" w:space="0" w:color="auto"/>
          </w:divBdr>
        </w:div>
        <w:div w:id="455026952">
          <w:marLeft w:val="640"/>
          <w:marRight w:val="0"/>
          <w:marTop w:val="0"/>
          <w:marBottom w:val="0"/>
          <w:divBdr>
            <w:top w:val="none" w:sz="0" w:space="0" w:color="auto"/>
            <w:left w:val="none" w:sz="0" w:space="0" w:color="auto"/>
            <w:bottom w:val="none" w:sz="0" w:space="0" w:color="auto"/>
            <w:right w:val="none" w:sz="0" w:space="0" w:color="auto"/>
          </w:divBdr>
        </w:div>
        <w:div w:id="780807807">
          <w:marLeft w:val="640"/>
          <w:marRight w:val="0"/>
          <w:marTop w:val="0"/>
          <w:marBottom w:val="0"/>
          <w:divBdr>
            <w:top w:val="none" w:sz="0" w:space="0" w:color="auto"/>
            <w:left w:val="none" w:sz="0" w:space="0" w:color="auto"/>
            <w:bottom w:val="none" w:sz="0" w:space="0" w:color="auto"/>
            <w:right w:val="none" w:sz="0" w:space="0" w:color="auto"/>
          </w:divBdr>
        </w:div>
        <w:div w:id="1550920027">
          <w:marLeft w:val="640"/>
          <w:marRight w:val="0"/>
          <w:marTop w:val="0"/>
          <w:marBottom w:val="0"/>
          <w:divBdr>
            <w:top w:val="none" w:sz="0" w:space="0" w:color="auto"/>
            <w:left w:val="none" w:sz="0" w:space="0" w:color="auto"/>
            <w:bottom w:val="none" w:sz="0" w:space="0" w:color="auto"/>
            <w:right w:val="none" w:sz="0" w:space="0" w:color="auto"/>
          </w:divBdr>
        </w:div>
        <w:div w:id="462120597">
          <w:marLeft w:val="640"/>
          <w:marRight w:val="0"/>
          <w:marTop w:val="0"/>
          <w:marBottom w:val="0"/>
          <w:divBdr>
            <w:top w:val="none" w:sz="0" w:space="0" w:color="auto"/>
            <w:left w:val="none" w:sz="0" w:space="0" w:color="auto"/>
            <w:bottom w:val="none" w:sz="0" w:space="0" w:color="auto"/>
            <w:right w:val="none" w:sz="0" w:space="0" w:color="auto"/>
          </w:divBdr>
        </w:div>
        <w:div w:id="2141682289">
          <w:marLeft w:val="640"/>
          <w:marRight w:val="0"/>
          <w:marTop w:val="0"/>
          <w:marBottom w:val="0"/>
          <w:divBdr>
            <w:top w:val="none" w:sz="0" w:space="0" w:color="auto"/>
            <w:left w:val="none" w:sz="0" w:space="0" w:color="auto"/>
            <w:bottom w:val="none" w:sz="0" w:space="0" w:color="auto"/>
            <w:right w:val="none" w:sz="0" w:space="0" w:color="auto"/>
          </w:divBdr>
        </w:div>
        <w:div w:id="1796605762">
          <w:marLeft w:val="640"/>
          <w:marRight w:val="0"/>
          <w:marTop w:val="0"/>
          <w:marBottom w:val="0"/>
          <w:divBdr>
            <w:top w:val="none" w:sz="0" w:space="0" w:color="auto"/>
            <w:left w:val="none" w:sz="0" w:space="0" w:color="auto"/>
            <w:bottom w:val="none" w:sz="0" w:space="0" w:color="auto"/>
            <w:right w:val="none" w:sz="0" w:space="0" w:color="auto"/>
          </w:divBdr>
        </w:div>
        <w:div w:id="1840151766">
          <w:marLeft w:val="640"/>
          <w:marRight w:val="0"/>
          <w:marTop w:val="0"/>
          <w:marBottom w:val="0"/>
          <w:divBdr>
            <w:top w:val="none" w:sz="0" w:space="0" w:color="auto"/>
            <w:left w:val="none" w:sz="0" w:space="0" w:color="auto"/>
            <w:bottom w:val="none" w:sz="0" w:space="0" w:color="auto"/>
            <w:right w:val="none" w:sz="0" w:space="0" w:color="auto"/>
          </w:divBdr>
        </w:div>
        <w:div w:id="1113984826">
          <w:marLeft w:val="640"/>
          <w:marRight w:val="0"/>
          <w:marTop w:val="0"/>
          <w:marBottom w:val="0"/>
          <w:divBdr>
            <w:top w:val="none" w:sz="0" w:space="0" w:color="auto"/>
            <w:left w:val="none" w:sz="0" w:space="0" w:color="auto"/>
            <w:bottom w:val="none" w:sz="0" w:space="0" w:color="auto"/>
            <w:right w:val="none" w:sz="0" w:space="0" w:color="auto"/>
          </w:divBdr>
        </w:div>
        <w:div w:id="531697644">
          <w:marLeft w:val="640"/>
          <w:marRight w:val="0"/>
          <w:marTop w:val="0"/>
          <w:marBottom w:val="0"/>
          <w:divBdr>
            <w:top w:val="none" w:sz="0" w:space="0" w:color="auto"/>
            <w:left w:val="none" w:sz="0" w:space="0" w:color="auto"/>
            <w:bottom w:val="none" w:sz="0" w:space="0" w:color="auto"/>
            <w:right w:val="none" w:sz="0" w:space="0" w:color="auto"/>
          </w:divBdr>
        </w:div>
        <w:div w:id="1252272060">
          <w:marLeft w:val="640"/>
          <w:marRight w:val="0"/>
          <w:marTop w:val="0"/>
          <w:marBottom w:val="0"/>
          <w:divBdr>
            <w:top w:val="none" w:sz="0" w:space="0" w:color="auto"/>
            <w:left w:val="none" w:sz="0" w:space="0" w:color="auto"/>
            <w:bottom w:val="none" w:sz="0" w:space="0" w:color="auto"/>
            <w:right w:val="none" w:sz="0" w:space="0" w:color="auto"/>
          </w:divBdr>
        </w:div>
        <w:div w:id="1608581916">
          <w:marLeft w:val="640"/>
          <w:marRight w:val="0"/>
          <w:marTop w:val="0"/>
          <w:marBottom w:val="0"/>
          <w:divBdr>
            <w:top w:val="none" w:sz="0" w:space="0" w:color="auto"/>
            <w:left w:val="none" w:sz="0" w:space="0" w:color="auto"/>
            <w:bottom w:val="none" w:sz="0" w:space="0" w:color="auto"/>
            <w:right w:val="none" w:sz="0" w:space="0" w:color="auto"/>
          </w:divBdr>
        </w:div>
        <w:div w:id="1491404237">
          <w:marLeft w:val="640"/>
          <w:marRight w:val="0"/>
          <w:marTop w:val="0"/>
          <w:marBottom w:val="0"/>
          <w:divBdr>
            <w:top w:val="none" w:sz="0" w:space="0" w:color="auto"/>
            <w:left w:val="none" w:sz="0" w:space="0" w:color="auto"/>
            <w:bottom w:val="none" w:sz="0" w:space="0" w:color="auto"/>
            <w:right w:val="none" w:sz="0" w:space="0" w:color="auto"/>
          </w:divBdr>
        </w:div>
        <w:div w:id="525557239">
          <w:marLeft w:val="640"/>
          <w:marRight w:val="0"/>
          <w:marTop w:val="0"/>
          <w:marBottom w:val="0"/>
          <w:divBdr>
            <w:top w:val="none" w:sz="0" w:space="0" w:color="auto"/>
            <w:left w:val="none" w:sz="0" w:space="0" w:color="auto"/>
            <w:bottom w:val="none" w:sz="0" w:space="0" w:color="auto"/>
            <w:right w:val="none" w:sz="0" w:space="0" w:color="auto"/>
          </w:divBdr>
        </w:div>
        <w:div w:id="1711152297">
          <w:marLeft w:val="640"/>
          <w:marRight w:val="0"/>
          <w:marTop w:val="0"/>
          <w:marBottom w:val="0"/>
          <w:divBdr>
            <w:top w:val="none" w:sz="0" w:space="0" w:color="auto"/>
            <w:left w:val="none" w:sz="0" w:space="0" w:color="auto"/>
            <w:bottom w:val="none" w:sz="0" w:space="0" w:color="auto"/>
            <w:right w:val="none" w:sz="0" w:space="0" w:color="auto"/>
          </w:divBdr>
        </w:div>
        <w:div w:id="266163564">
          <w:marLeft w:val="640"/>
          <w:marRight w:val="0"/>
          <w:marTop w:val="0"/>
          <w:marBottom w:val="0"/>
          <w:divBdr>
            <w:top w:val="none" w:sz="0" w:space="0" w:color="auto"/>
            <w:left w:val="none" w:sz="0" w:space="0" w:color="auto"/>
            <w:bottom w:val="none" w:sz="0" w:space="0" w:color="auto"/>
            <w:right w:val="none" w:sz="0" w:space="0" w:color="auto"/>
          </w:divBdr>
        </w:div>
        <w:div w:id="556091133">
          <w:marLeft w:val="640"/>
          <w:marRight w:val="0"/>
          <w:marTop w:val="0"/>
          <w:marBottom w:val="0"/>
          <w:divBdr>
            <w:top w:val="none" w:sz="0" w:space="0" w:color="auto"/>
            <w:left w:val="none" w:sz="0" w:space="0" w:color="auto"/>
            <w:bottom w:val="none" w:sz="0" w:space="0" w:color="auto"/>
            <w:right w:val="none" w:sz="0" w:space="0" w:color="auto"/>
          </w:divBdr>
        </w:div>
        <w:div w:id="1735396743">
          <w:marLeft w:val="640"/>
          <w:marRight w:val="0"/>
          <w:marTop w:val="0"/>
          <w:marBottom w:val="0"/>
          <w:divBdr>
            <w:top w:val="none" w:sz="0" w:space="0" w:color="auto"/>
            <w:left w:val="none" w:sz="0" w:space="0" w:color="auto"/>
            <w:bottom w:val="none" w:sz="0" w:space="0" w:color="auto"/>
            <w:right w:val="none" w:sz="0" w:space="0" w:color="auto"/>
          </w:divBdr>
        </w:div>
        <w:div w:id="1901362929">
          <w:marLeft w:val="640"/>
          <w:marRight w:val="0"/>
          <w:marTop w:val="0"/>
          <w:marBottom w:val="0"/>
          <w:divBdr>
            <w:top w:val="none" w:sz="0" w:space="0" w:color="auto"/>
            <w:left w:val="none" w:sz="0" w:space="0" w:color="auto"/>
            <w:bottom w:val="none" w:sz="0" w:space="0" w:color="auto"/>
            <w:right w:val="none" w:sz="0" w:space="0" w:color="auto"/>
          </w:divBdr>
        </w:div>
        <w:div w:id="170148211">
          <w:marLeft w:val="640"/>
          <w:marRight w:val="0"/>
          <w:marTop w:val="0"/>
          <w:marBottom w:val="0"/>
          <w:divBdr>
            <w:top w:val="none" w:sz="0" w:space="0" w:color="auto"/>
            <w:left w:val="none" w:sz="0" w:space="0" w:color="auto"/>
            <w:bottom w:val="none" w:sz="0" w:space="0" w:color="auto"/>
            <w:right w:val="none" w:sz="0" w:space="0" w:color="auto"/>
          </w:divBdr>
        </w:div>
        <w:div w:id="1694695995">
          <w:marLeft w:val="640"/>
          <w:marRight w:val="0"/>
          <w:marTop w:val="0"/>
          <w:marBottom w:val="0"/>
          <w:divBdr>
            <w:top w:val="none" w:sz="0" w:space="0" w:color="auto"/>
            <w:left w:val="none" w:sz="0" w:space="0" w:color="auto"/>
            <w:bottom w:val="none" w:sz="0" w:space="0" w:color="auto"/>
            <w:right w:val="none" w:sz="0" w:space="0" w:color="auto"/>
          </w:divBdr>
        </w:div>
        <w:div w:id="372852245">
          <w:marLeft w:val="640"/>
          <w:marRight w:val="0"/>
          <w:marTop w:val="0"/>
          <w:marBottom w:val="0"/>
          <w:divBdr>
            <w:top w:val="none" w:sz="0" w:space="0" w:color="auto"/>
            <w:left w:val="none" w:sz="0" w:space="0" w:color="auto"/>
            <w:bottom w:val="none" w:sz="0" w:space="0" w:color="auto"/>
            <w:right w:val="none" w:sz="0" w:space="0" w:color="auto"/>
          </w:divBdr>
        </w:div>
        <w:div w:id="1034692011">
          <w:marLeft w:val="640"/>
          <w:marRight w:val="0"/>
          <w:marTop w:val="0"/>
          <w:marBottom w:val="0"/>
          <w:divBdr>
            <w:top w:val="none" w:sz="0" w:space="0" w:color="auto"/>
            <w:left w:val="none" w:sz="0" w:space="0" w:color="auto"/>
            <w:bottom w:val="none" w:sz="0" w:space="0" w:color="auto"/>
            <w:right w:val="none" w:sz="0" w:space="0" w:color="auto"/>
          </w:divBdr>
        </w:div>
        <w:div w:id="916136832">
          <w:marLeft w:val="640"/>
          <w:marRight w:val="0"/>
          <w:marTop w:val="0"/>
          <w:marBottom w:val="0"/>
          <w:divBdr>
            <w:top w:val="none" w:sz="0" w:space="0" w:color="auto"/>
            <w:left w:val="none" w:sz="0" w:space="0" w:color="auto"/>
            <w:bottom w:val="none" w:sz="0" w:space="0" w:color="auto"/>
            <w:right w:val="none" w:sz="0" w:space="0" w:color="auto"/>
          </w:divBdr>
        </w:div>
        <w:div w:id="1714886458">
          <w:marLeft w:val="640"/>
          <w:marRight w:val="0"/>
          <w:marTop w:val="0"/>
          <w:marBottom w:val="0"/>
          <w:divBdr>
            <w:top w:val="none" w:sz="0" w:space="0" w:color="auto"/>
            <w:left w:val="none" w:sz="0" w:space="0" w:color="auto"/>
            <w:bottom w:val="none" w:sz="0" w:space="0" w:color="auto"/>
            <w:right w:val="none" w:sz="0" w:space="0" w:color="auto"/>
          </w:divBdr>
        </w:div>
        <w:div w:id="562954873">
          <w:marLeft w:val="640"/>
          <w:marRight w:val="0"/>
          <w:marTop w:val="0"/>
          <w:marBottom w:val="0"/>
          <w:divBdr>
            <w:top w:val="none" w:sz="0" w:space="0" w:color="auto"/>
            <w:left w:val="none" w:sz="0" w:space="0" w:color="auto"/>
            <w:bottom w:val="none" w:sz="0" w:space="0" w:color="auto"/>
            <w:right w:val="none" w:sz="0" w:space="0" w:color="auto"/>
          </w:divBdr>
        </w:div>
        <w:div w:id="1410269289">
          <w:marLeft w:val="640"/>
          <w:marRight w:val="0"/>
          <w:marTop w:val="0"/>
          <w:marBottom w:val="0"/>
          <w:divBdr>
            <w:top w:val="none" w:sz="0" w:space="0" w:color="auto"/>
            <w:left w:val="none" w:sz="0" w:space="0" w:color="auto"/>
            <w:bottom w:val="none" w:sz="0" w:space="0" w:color="auto"/>
            <w:right w:val="none" w:sz="0" w:space="0" w:color="auto"/>
          </w:divBdr>
        </w:div>
        <w:div w:id="1345286330">
          <w:marLeft w:val="640"/>
          <w:marRight w:val="0"/>
          <w:marTop w:val="0"/>
          <w:marBottom w:val="0"/>
          <w:divBdr>
            <w:top w:val="none" w:sz="0" w:space="0" w:color="auto"/>
            <w:left w:val="none" w:sz="0" w:space="0" w:color="auto"/>
            <w:bottom w:val="none" w:sz="0" w:space="0" w:color="auto"/>
            <w:right w:val="none" w:sz="0" w:space="0" w:color="auto"/>
          </w:divBdr>
        </w:div>
        <w:div w:id="1206017997">
          <w:marLeft w:val="640"/>
          <w:marRight w:val="0"/>
          <w:marTop w:val="0"/>
          <w:marBottom w:val="0"/>
          <w:divBdr>
            <w:top w:val="none" w:sz="0" w:space="0" w:color="auto"/>
            <w:left w:val="none" w:sz="0" w:space="0" w:color="auto"/>
            <w:bottom w:val="none" w:sz="0" w:space="0" w:color="auto"/>
            <w:right w:val="none" w:sz="0" w:space="0" w:color="auto"/>
          </w:divBdr>
        </w:div>
        <w:div w:id="1653020059">
          <w:marLeft w:val="640"/>
          <w:marRight w:val="0"/>
          <w:marTop w:val="0"/>
          <w:marBottom w:val="0"/>
          <w:divBdr>
            <w:top w:val="none" w:sz="0" w:space="0" w:color="auto"/>
            <w:left w:val="none" w:sz="0" w:space="0" w:color="auto"/>
            <w:bottom w:val="none" w:sz="0" w:space="0" w:color="auto"/>
            <w:right w:val="none" w:sz="0" w:space="0" w:color="auto"/>
          </w:divBdr>
        </w:div>
        <w:div w:id="2028553378">
          <w:marLeft w:val="640"/>
          <w:marRight w:val="0"/>
          <w:marTop w:val="0"/>
          <w:marBottom w:val="0"/>
          <w:divBdr>
            <w:top w:val="none" w:sz="0" w:space="0" w:color="auto"/>
            <w:left w:val="none" w:sz="0" w:space="0" w:color="auto"/>
            <w:bottom w:val="none" w:sz="0" w:space="0" w:color="auto"/>
            <w:right w:val="none" w:sz="0" w:space="0" w:color="auto"/>
          </w:divBdr>
        </w:div>
        <w:div w:id="149369666">
          <w:marLeft w:val="640"/>
          <w:marRight w:val="0"/>
          <w:marTop w:val="0"/>
          <w:marBottom w:val="0"/>
          <w:divBdr>
            <w:top w:val="none" w:sz="0" w:space="0" w:color="auto"/>
            <w:left w:val="none" w:sz="0" w:space="0" w:color="auto"/>
            <w:bottom w:val="none" w:sz="0" w:space="0" w:color="auto"/>
            <w:right w:val="none" w:sz="0" w:space="0" w:color="auto"/>
          </w:divBdr>
        </w:div>
        <w:div w:id="1863979812">
          <w:marLeft w:val="640"/>
          <w:marRight w:val="0"/>
          <w:marTop w:val="0"/>
          <w:marBottom w:val="0"/>
          <w:divBdr>
            <w:top w:val="none" w:sz="0" w:space="0" w:color="auto"/>
            <w:left w:val="none" w:sz="0" w:space="0" w:color="auto"/>
            <w:bottom w:val="none" w:sz="0" w:space="0" w:color="auto"/>
            <w:right w:val="none" w:sz="0" w:space="0" w:color="auto"/>
          </w:divBdr>
        </w:div>
        <w:div w:id="1643922671">
          <w:marLeft w:val="640"/>
          <w:marRight w:val="0"/>
          <w:marTop w:val="0"/>
          <w:marBottom w:val="0"/>
          <w:divBdr>
            <w:top w:val="none" w:sz="0" w:space="0" w:color="auto"/>
            <w:left w:val="none" w:sz="0" w:space="0" w:color="auto"/>
            <w:bottom w:val="none" w:sz="0" w:space="0" w:color="auto"/>
            <w:right w:val="none" w:sz="0" w:space="0" w:color="auto"/>
          </w:divBdr>
        </w:div>
        <w:div w:id="463279467">
          <w:marLeft w:val="640"/>
          <w:marRight w:val="0"/>
          <w:marTop w:val="0"/>
          <w:marBottom w:val="0"/>
          <w:divBdr>
            <w:top w:val="none" w:sz="0" w:space="0" w:color="auto"/>
            <w:left w:val="none" w:sz="0" w:space="0" w:color="auto"/>
            <w:bottom w:val="none" w:sz="0" w:space="0" w:color="auto"/>
            <w:right w:val="none" w:sz="0" w:space="0" w:color="auto"/>
          </w:divBdr>
        </w:div>
        <w:div w:id="1020621767">
          <w:marLeft w:val="640"/>
          <w:marRight w:val="0"/>
          <w:marTop w:val="0"/>
          <w:marBottom w:val="0"/>
          <w:divBdr>
            <w:top w:val="none" w:sz="0" w:space="0" w:color="auto"/>
            <w:left w:val="none" w:sz="0" w:space="0" w:color="auto"/>
            <w:bottom w:val="none" w:sz="0" w:space="0" w:color="auto"/>
            <w:right w:val="none" w:sz="0" w:space="0" w:color="auto"/>
          </w:divBdr>
        </w:div>
        <w:div w:id="973945102">
          <w:marLeft w:val="640"/>
          <w:marRight w:val="0"/>
          <w:marTop w:val="0"/>
          <w:marBottom w:val="0"/>
          <w:divBdr>
            <w:top w:val="none" w:sz="0" w:space="0" w:color="auto"/>
            <w:left w:val="none" w:sz="0" w:space="0" w:color="auto"/>
            <w:bottom w:val="none" w:sz="0" w:space="0" w:color="auto"/>
            <w:right w:val="none" w:sz="0" w:space="0" w:color="auto"/>
          </w:divBdr>
        </w:div>
        <w:div w:id="1793790814">
          <w:marLeft w:val="640"/>
          <w:marRight w:val="0"/>
          <w:marTop w:val="0"/>
          <w:marBottom w:val="0"/>
          <w:divBdr>
            <w:top w:val="none" w:sz="0" w:space="0" w:color="auto"/>
            <w:left w:val="none" w:sz="0" w:space="0" w:color="auto"/>
            <w:bottom w:val="none" w:sz="0" w:space="0" w:color="auto"/>
            <w:right w:val="none" w:sz="0" w:space="0" w:color="auto"/>
          </w:divBdr>
        </w:div>
        <w:div w:id="471673119">
          <w:marLeft w:val="640"/>
          <w:marRight w:val="0"/>
          <w:marTop w:val="0"/>
          <w:marBottom w:val="0"/>
          <w:divBdr>
            <w:top w:val="none" w:sz="0" w:space="0" w:color="auto"/>
            <w:left w:val="none" w:sz="0" w:space="0" w:color="auto"/>
            <w:bottom w:val="none" w:sz="0" w:space="0" w:color="auto"/>
            <w:right w:val="none" w:sz="0" w:space="0" w:color="auto"/>
          </w:divBdr>
        </w:div>
        <w:div w:id="456486896">
          <w:marLeft w:val="640"/>
          <w:marRight w:val="0"/>
          <w:marTop w:val="0"/>
          <w:marBottom w:val="0"/>
          <w:divBdr>
            <w:top w:val="none" w:sz="0" w:space="0" w:color="auto"/>
            <w:left w:val="none" w:sz="0" w:space="0" w:color="auto"/>
            <w:bottom w:val="none" w:sz="0" w:space="0" w:color="auto"/>
            <w:right w:val="none" w:sz="0" w:space="0" w:color="auto"/>
          </w:divBdr>
        </w:div>
        <w:div w:id="2074542469">
          <w:marLeft w:val="640"/>
          <w:marRight w:val="0"/>
          <w:marTop w:val="0"/>
          <w:marBottom w:val="0"/>
          <w:divBdr>
            <w:top w:val="none" w:sz="0" w:space="0" w:color="auto"/>
            <w:left w:val="none" w:sz="0" w:space="0" w:color="auto"/>
            <w:bottom w:val="none" w:sz="0" w:space="0" w:color="auto"/>
            <w:right w:val="none" w:sz="0" w:space="0" w:color="auto"/>
          </w:divBdr>
        </w:div>
        <w:div w:id="1174537261">
          <w:marLeft w:val="640"/>
          <w:marRight w:val="0"/>
          <w:marTop w:val="0"/>
          <w:marBottom w:val="0"/>
          <w:divBdr>
            <w:top w:val="none" w:sz="0" w:space="0" w:color="auto"/>
            <w:left w:val="none" w:sz="0" w:space="0" w:color="auto"/>
            <w:bottom w:val="none" w:sz="0" w:space="0" w:color="auto"/>
            <w:right w:val="none" w:sz="0" w:space="0" w:color="auto"/>
          </w:divBdr>
        </w:div>
        <w:div w:id="764766327">
          <w:marLeft w:val="640"/>
          <w:marRight w:val="0"/>
          <w:marTop w:val="0"/>
          <w:marBottom w:val="0"/>
          <w:divBdr>
            <w:top w:val="none" w:sz="0" w:space="0" w:color="auto"/>
            <w:left w:val="none" w:sz="0" w:space="0" w:color="auto"/>
            <w:bottom w:val="none" w:sz="0" w:space="0" w:color="auto"/>
            <w:right w:val="none" w:sz="0" w:space="0" w:color="auto"/>
          </w:divBdr>
        </w:div>
        <w:div w:id="1277054387">
          <w:marLeft w:val="640"/>
          <w:marRight w:val="0"/>
          <w:marTop w:val="0"/>
          <w:marBottom w:val="0"/>
          <w:divBdr>
            <w:top w:val="none" w:sz="0" w:space="0" w:color="auto"/>
            <w:left w:val="none" w:sz="0" w:space="0" w:color="auto"/>
            <w:bottom w:val="none" w:sz="0" w:space="0" w:color="auto"/>
            <w:right w:val="none" w:sz="0" w:space="0" w:color="auto"/>
          </w:divBdr>
        </w:div>
        <w:div w:id="1610351456">
          <w:marLeft w:val="640"/>
          <w:marRight w:val="0"/>
          <w:marTop w:val="0"/>
          <w:marBottom w:val="0"/>
          <w:divBdr>
            <w:top w:val="none" w:sz="0" w:space="0" w:color="auto"/>
            <w:left w:val="none" w:sz="0" w:space="0" w:color="auto"/>
            <w:bottom w:val="none" w:sz="0" w:space="0" w:color="auto"/>
            <w:right w:val="none" w:sz="0" w:space="0" w:color="auto"/>
          </w:divBdr>
        </w:div>
      </w:divsChild>
    </w:div>
    <w:div w:id="1945336158">
      <w:bodyDiv w:val="1"/>
      <w:marLeft w:val="0"/>
      <w:marRight w:val="0"/>
      <w:marTop w:val="0"/>
      <w:marBottom w:val="0"/>
      <w:divBdr>
        <w:top w:val="none" w:sz="0" w:space="0" w:color="auto"/>
        <w:left w:val="none" w:sz="0" w:space="0" w:color="auto"/>
        <w:bottom w:val="none" w:sz="0" w:space="0" w:color="auto"/>
        <w:right w:val="none" w:sz="0" w:space="0" w:color="auto"/>
      </w:divBdr>
    </w:div>
    <w:div w:id="1952785569">
      <w:bodyDiv w:val="1"/>
      <w:marLeft w:val="0"/>
      <w:marRight w:val="0"/>
      <w:marTop w:val="0"/>
      <w:marBottom w:val="0"/>
      <w:divBdr>
        <w:top w:val="none" w:sz="0" w:space="0" w:color="auto"/>
        <w:left w:val="none" w:sz="0" w:space="0" w:color="auto"/>
        <w:bottom w:val="none" w:sz="0" w:space="0" w:color="auto"/>
        <w:right w:val="none" w:sz="0" w:space="0" w:color="auto"/>
      </w:divBdr>
    </w:div>
    <w:div w:id="1954748927">
      <w:bodyDiv w:val="1"/>
      <w:marLeft w:val="0"/>
      <w:marRight w:val="0"/>
      <w:marTop w:val="0"/>
      <w:marBottom w:val="0"/>
      <w:divBdr>
        <w:top w:val="none" w:sz="0" w:space="0" w:color="auto"/>
        <w:left w:val="none" w:sz="0" w:space="0" w:color="auto"/>
        <w:bottom w:val="none" w:sz="0" w:space="0" w:color="auto"/>
        <w:right w:val="none" w:sz="0" w:space="0" w:color="auto"/>
      </w:divBdr>
    </w:div>
    <w:div w:id="1960447394">
      <w:bodyDiv w:val="1"/>
      <w:marLeft w:val="0"/>
      <w:marRight w:val="0"/>
      <w:marTop w:val="0"/>
      <w:marBottom w:val="0"/>
      <w:divBdr>
        <w:top w:val="none" w:sz="0" w:space="0" w:color="auto"/>
        <w:left w:val="none" w:sz="0" w:space="0" w:color="auto"/>
        <w:bottom w:val="none" w:sz="0" w:space="0" w:color="auto"/>
        <w:right w:val="none" w:sz="0" w:space="0" w:color="auto"/>
      </w:divBdr>
    </w:div>
    <w:div w:id="1960452288">
      <w:bodyDiv w:val="1"/>
      <w:marLeft w:val="0"/>
      <w:marRight w:val="0"/>
      <w:marTop w:val="0"/>
      <w:marBottom w:val="0"/>
      <w:divBdr>
        <w:top w:val="none" w:sz="0" w:space="0" w:color="auto"/>
        <w:left w:val="none" w:sz="0" w:space="0" w:color="auto"/>
        <w:bottom w:val="none" w:sz="0" w:space="0" w:color="auto"/>
        <w:right w:val="none" w:sz="0" w:space="0" w:color="auto"/>
      </w:divBdr>
    </w:div>
    <w:div w:id="1963728565">
      <w:bodyDiv w:val="1"/>
      <w:marLeft w:val="0"/>
      <w:marRight w:val="0"/>
      <w:marTop w:val="0"/>
      <w:marBottom w:val="0"/>
      <w:divBdr>
        <w:top w:val="none" w:sz="0" w:space="0" w:color="auto"/>
        <w:left w:val="none" w:sz="0" w:space="0" w:color="auto"/>
        <w:bottom w:val="none" w:sz="0" w:space="0" w:color="auto"/>
        <w:right w:val="none" w:sz="0" w:space="0" w:color="auto"/>
      </w:divBdr>
      <w:divsChild>
        <w:div w:id="1388842426">
          <w:marLeft w:val="480"/>
          <w:marRight w:val="0"/>
          <w:marTop w:val="0"/>
          <w:marBottom w:val="0"/>
          <w:divBdr>
            <w:top w:val="none" w:sz="0" w:space="0" w:color="auto"/>
            <w:left w:val="none" w:sz="0" w:space="0" w:color="auto"/>
            <w:bottom w:val="none" w:sz="0" w:space="0" w:color="auto"/>
            <w:right w:val="none" w:sz="0" w:space="0" w:color="auto"/>
          </w:divBdr>
        </w:div>
        <w:div w:id="366180639">
          <w:marLeft w:val="480"/>
          <w:marRight w:val="0"/>
          <w:marTop w:val="0"/>
          <w:marBottom w:val="0"/>
          <w:divBdr>
            <w:top w:val="none" w:sz="0" w:space="0" w:color="auto"/>
            <w:left w:val="none" w:sz="0" w:space="0" w:color="auto"/>
            <w:bottom w:val="none" w:sz="0" w:space="0" w:color="auto"/>
            <w:right w:val="none" w:sz="0" w:space="0" w:color="auto"/>
          </w:divBdr>
        </w:div>
        <w:div w:id="1062754221">
          <w:marLeft w:val="480"/>
          <w:marRight w:val="0"/>
          <w:marTop w:val="0"/>
          <w:marBottom w:val="0"/>
          <w:divBdr>
            <w:top w:val="none" w:sz="0" w:space="0" w:color="auto"/>
            <w:left w:val="none" w:sz="0" w:space="0" w:color="auto"/>
            <w:bottom w:val="none" w:sz="0" w:space="0" w:color="auto"/>
            <w:right w:val="none" w:sz="0" w:space="0" w:color="auto"/>
          </w:divBdr>
        </w:div>
        <w:div w:id="751320059">
          <w:marLeft w:val="480"/>
          <w:marRight w:val="0"/>
          <w:marTop w:val="0"/>
          <w:marBottom w:val="0"/>
          <w:divBdr>
            <w:top w:val="none" w:sz="0" w:space="0" w:color="auto"/>
            <w:left w:val="none" w:sz="0" w:space="0" w:color="auto"/>
            <w:bottom w:val="none" w:sz="0" w:space="0" w:color="auto"/>
            <w:right w:val="none" w:sz="0" w:space="0" w:color="auto"/>
          </w:divBdr>
        </w:div>
        <w:div w:id="322202854">
          <w:marLeft w:val="480"/>
          <w:marRight w:val="0"/>
          <w:marTop w:val="0"/>
          <w:marBottom w:val="0"/>
          <w:divBdr>
            <w:top w:val="none" w:sz="0" w:space="0" w:color="auto"/>
            <w:left w:val="none" w:sz="0" w:space="0" w:color="auto"/>
            <w:bottom w:val="none" w:sz="0" w:space="0" w:color="auto"/>
            <w:right w:val="none" w:sz="0" w:space="0" w:color="auto"/>
          </w:divBdr>
        </w:div>
        <w:div w:id="1610964929">
          <w:marLeft w:val="480"/>
          <w:marRight w:val="0"/>
          <w:marTop w:val="0"/>
          <w:marBottom w:val="0"/>
          <w:divBdr>
            <w:top w:val="none" w:sz="0" w:space="0" w:color="auto"/>
            <w:left w:val="none" w:sz="0" w:space="0" w:color="auto"/>
            <w:bottom w:val="none" w:sz="0" w:space="0" w:color="auto"/>
            <w:right w:val="none" w:sz="0" w:space="0" w:color="auto"/>
          </w:divBdr>
        </w:div>
        <w:div w:id="551311877">
          <w:marLeft w:val="480"/>
          <w:marRight w:val="0"/>
          <w:marTop w:val="0"/>
          <w:marBottom w:val="0"/>
          <w:divBdr>
            <w:top w:val="none" w:sz="0" w:space="0" w:color="auto"/>
            <w:left w:val="none" w:sz="0" w:space="0" w:color="auto"/>
            <w:bottom w:val="none" w:sz="0" w:space="0" w:color="auto"/>
            <w:right w:val="none" w:sz="0" w:space="0" w:color="auto"/>
          </w:divBdr>
        </w:div>
        <w:div w:id="504396692">
          <w:marLeft w:val="480"/>
          <w:marRight w:val="0"/>
          <w:marTop w:val="0"/>
          <w:marBottom w:val="0"/>
          <w:divBdr>
            <w:top w:val="none" w:sz="0" w:space="0" w:color="auto"/>
            <w:left w:val="none" w:sz="0" w:space="0" w:color="auto"/>
            <w:bottom w:val="none" w:sz="0" w:space="0" w:color="auto"/>
            <w:right w:val="none" w:sz="0" w:space="0" w:color="auto"/>
          </w:divBdr>
        </w:div>
        <w:div w:id="7147079">
          <w:marLeft w:val="480"/>
          <w:marRight w:val="0"/>
          <w:marTop w:val="0"/>
          <w:marBottom w:val="0"/>
          <w:divBdr>
            <w:top w:val="none" w:sz="0" w:space="0" w:color="auto"/>
            <w:left w:val="none" w:sz="0" w:space="0" w:color="auto"/>
            <w:bottom w:val="none" w:sz="0" w:space="0" w:color="auto"/>
            <w:right w:val="none" w:sz="0" w:space="0" w:color="auto"/>
          </w:divBdr>
        </w:div>
        <w:div w:id="980502349">
          <w:marLeft w:val="480"/>
          <w:marRight w:val="0"/>
          <w:marTop w:val="0"/>
          <w:marBottom w:val="0"/>
          <w:divBdr>
            <w:top w:val="none" w:sz="0" w:space="0" w:color="auto"/>
            <w:left w:val="none" w:sz="0" w:space="0" w:color="auto"/>
            <w:bottom w:val="none" w:sz="0" w:space="0" w:color="auto"/>
            <w:right w:val="none" w:sz="0" w:space="0" w:color="auto"/>
          </w:divBdr>
        </w:div>
        <w:div w:id="2099206997">
          <w:marLeft w:val="480"/>
          <w:marRight w:val="0"/>
          <w:marTop w:val="0"/>
          <w:marBottom w:val="0"/>
          <w:divBdr>
            <w:top w:val="none" w:sz="0" w:space="0" w:color="auto"/>
            <w:left w:val="none" w:sz="0" w:space="0" w:color="auto"/>
            <w:bottom w:val="none" w:sz="0" w:space="0" w:color="auto"/>
            <w:right w:val="none" w:sz="0" w:space="0" w:color="auto"/>
          </w:divBdr>
        </w:div>
        <w:div w:id="1710837208">
          <w:marLeft w:val="480"/>
          <w:marRight w:val="0"/>
          <w:marTop w:val="0"/>
          <w:marBottom w:val="0"/>
          <w:divBdr>
            <w:top w:val="none" w:sz="0" w:space="0" w:color="auto"/>
            <w:left w:val="none" w:sz="0" w:space="0" w:color="auto"/>
            <w:bottom w:val="none" w:sz="0" w:space="0" w:color="auto"/>
            <w:right w:val="none" w:sz="0" w:space="0" w:color="auto"/>
          </w:divBdr>
        </w:div>
        <w:div w:id="1768184865">
          <w:marLeft w:val="480"/>
          <w:marRight w:val="0"/>
          <w:marTop w:val="0"/>
          <w:marBottom w:val="0"/>
          <w:divBdr>
            <w:top w:val="none" w:sz="0" w:space="0" w:color="auto"/>
            <w:left w:val="none" w:sz="0" w:space="0" w:color="auto"/>
            <w:bottom w:val="none" w:sz="0" w:space="0" w:color="auto"/>
            <w:right w:val="none" w:sz="0" w:space="0" w:color="auto"/>
          </w:divBdr>
        </w:div>
        <w:div w:id="2085641154">
          <w:marLeft w:val="480"/>
          <w:marRight w:val="0"/>
          <w:marTop w:val="0"/>
          <w:marBottom w:val="0"/>
          <w:divBdr>
            <w:top w:val="none" w:sz="0" w:space="0" w:color="auto"/>
            <w:left w:val="none" w:sz="0" w:space="0" w:color="auto"/>
            <w:bottom w:val="none" w:sz="0" w:space="0" w:color="auto"/>
            <w:right w:val="none" w:sz="0" w:space="0" w:color="auto"/>
          </w:divBdr>
        </w:div>
        <w:div w:id="838694103">
          <w:marLeft w:val="480"/>
          <w:marRight w:val="0"/>
          <w:marTop w:val="0"/>
          <w:marBottom w:val="0"/>
          <w:divBdr>
            <w:top w:val="none" w:sz="0" w:space="0" w:color="auto"/>
            <w:left w:val="none" w:sz="0" w:space="0" w:color="auto"/>
            <w:bottom w:val="none" w:sz="0" w:space="0" w:color="auto"/>
            <w:right w:val="none" w:sz="0" w:space="0" w:color="auto"/>
          </w:divBdr>
        </w:div>
        <w:div w:id="31156735">
          <w:marLeft w:val="480"/>
          <w:marRight w:val="0"/>
          <w:marTop w:val="0"/>
          <w:marBottom w:val="0"/>
          <w:divBdr>
            <w:top w:val="none" w:sz="0" w:space="0" w:color="auto"/>
            <w:left w:val="none" w:sz="0" w:space="0" w:color="auto"/>
            <w:bottom w:val="none" w:sz="0" w:space="0" w:color="auto"/>
            <w:right w:val="none" w:sz="0" w:space="0" w:color="auto"/>
          </w:divBdr>
        </w:div>
        <w:div w:id="1929997615">
          <w:marLeft w:val="480"/>
          <w:marRight w:val="0"/>
          <w:marTop w:val="0"/>
          <w:marBottom w:val="0"/>
          <w:divBdr>
            <w:top w:val="none" w:sz="0" w:space="0" w:color="auto"/>
            <w:left w:val="none" w:sz="0" w:space="0" w:color="auto"/>
            <w:bottom w:val="none" w:sz="0" w:space="0" w:color="auto"/>
            <w:right w:val="none" w:sz="0" w:space="0" w:color="auto"/>
          </w:divBdr>
        </w:div>
        <w:div w:id="1470826545">
          <w:marLeft w:val="480"/>
          <w:marRight w:val="0"/>
          <w:marTop w:val="0"/>
          <w:marBottom w:val="0"/>
          <w:divBdr>
            <w:top w:val="none" w:sz="0" w:space="0" w:color="auto"/>
            <w:left w:val="none" w:sz="0" w:space="0" w:color="auto"/>
            <w:bottom w:val="none" w:sz="0" w:space="0" w:color="auto"/>
            <w:right w:val="none" w:sz="0" w:space="0" w:color="auto"/>
          </w:divBdr>
        </w:div>
        <w:div w:id="1481843727">
          <w:marLeft w:val="480"/>
          <w:marRight w:val="0"/>
          <w:marTop w:val="0"/>
          <w:marBottom w:val="0"/>
          <w:divBdr>
            <w:top w:val="none" w:sz="0" w:space="0" w:color="auto"/>
            <w:left w:val="none" w:sz="0" w:space="0" w:color="auto"/>
            <w:bottom w:val="none" w:sz="0" w:space="0" w:color="auto"/>
            <w:right w:val="none" w:sz="0" w:space="0" w:color="auto"/>
          </w:divBdr>
        </w:div>
        <w:div w:id="1840077947">
          <w:marLeft w:val="480"/>
          <w:marRight w:val="0"/>
          <w:marTop w:val="0"/>
          <w:marBottom w:val="0"/>
          <w:divBdr>
            <w:top w:val="none" w:sz="0" w:space="0" w:color="auto"/>
            <w:left w:val="none" w:sz="0" w:space="0" w:color="auto"/>
            <w:bottom w:val="none" w:sz="0" w:space="0" w:color="auto"/>
            <w:right w:val="none" w:sz="0" w:space="0" w:color="auto"/>
          </w:divBdr>
        </w:div>
        <w:div w:id="1970234753">
          <w:marLeft w:val="480"/>
          <w:marRight w:val="0"/>
          <w:marTop w:val="0"/>
          <w:marBottom w:val="0"/>
          <w:divBdr>
            <w:top w:val="none" w:sz="0" w:space="0" w:color="auto"/>
            <w:left w:val="none" w:sz="0" w:space="0" w:color="auto"/>
            <w:bottom w:val="none" w:sz="0" w:space="0" w:color="auto"/>
            <w:right w:val="none" w:sz="0" w:space="0" w:color="auto"/>
          </w:divBdr>
        </w:div>
        <w:div w:id="715665570">
          <w:marLeft w:val="480"/>
          <w:marRight w:val="0"/>
          <w:marTop w:val="0"/>
          <w:marBottom w:val="0"/>
          <w:divBdr>
            <w:top w:val="none" w:sz="0" w:space="0" w:color="auto"/>
            <w:left w:val="none" w:sz="0" w:space="0" w:color="auto"/>
            <w:bottom w:val="none" w:sz="0" w:space="0" w:color="auto"/>
            <w:right w:val="none" w:sz="0" w:space="0" w:color="auto"/>
          </w:divBdr>
        </w:div>
        <w:div w:id="1532450992">
          <w:marLeft w:val="480"/>
          <w:marRight w:val="0"/>
          <w:marTop w:val="0"/>
          <w:marBottom w:val="0"/>
          <w:divBdr>
            <w:top w:val="none" w:sz="0" w:space="0" w:color="auto"/>
            <w:left w:val="none" w:sz="0" w:space="0" w:color="auto"/>
            <w:bottom w:val="none" w:sz="0" w:space="0" w:color="auto"/>
            <w:right w:val="none" w:sz="0" w:space="0" w:color="auto"/>
          </w:divBdr>
        </w:div>
        <w:div w:id="227109260">
          <w:marLeft w:val="480"/>
          <w:marRight w:val="0"/>
          <w:marTop w:val="0"/>
          <w:marBottom w:val="0"/>
          <w:divBdr>
            <w:top w:val="none" w:sz="0" w:space="0" w:color="auto"/>
            <w:left w:val="none" w:sz="0" w:space="0" w:color="auto"/>
            <w:bottom w:val="none" w:sz="0" w:space="0" w:color="auto"/>
            <w:right w:val="none" w:sz="0" w:space="0" w:color="auto"/>
          </w:divBdr>
        </w:div>
        <w:div w:id="1394431021">
          <w:marLeft w:val="480"/>
          <w:marRight w:val="0"/>
          <w:marTop w:val="0"/>
          <w:marBottom w:val="0"/>
          <w:divBdr>
            <w:top w:val="none" w:sz="0" w:space="0" w:color="auto"/>
            <w:left w:val="none" w:sz="0" w:space="0" w:color="auto"/>
            <w:bottom w:val="none" w:sz="0" w:space="0" w:color="auto"/>
            <w:right w:val="none" w:sz="0" w:space="0" w:color="auto"/>
          </w:divBdr>
        </w:div>
        <w:div w:id="1570071436">
          <w:marLeft w:val="480"/>
          <w:marRight w:val="0"/>
          <w:marTop w:val="0"/>
          <w:marBottom w:val="0"/>
          <w:divBdr>
            <w:top w:val="none" w:sz="0" w:space="0" w:color="auto"/>
            <w:left w:val="none" w:sz="0" w:space="0" w:color="auto"/>
            <w:bottom w:val="none" w:sz="0" w:space="0" w:color="auto"/>
            <w:right w:val="none" w:sz="0" w:space="0" w:color="auto"/>
          </w:divBdr>
        </w:div>
        <w:div w:id="564098957">
          <w:marLeft w:val="480"/>
          <w:marRight w:val="0"/>
          <w:marTop w:val="0"/>
          <w:marBottom w:val="0"/>
          <w:divBdr>
            <w:top w:val="none" w:sz="0" w:space="0" w:color="auto"/>
            <w:left w:val="none" w:sz="0" w:space="0" w:color="auto"/>
            <w:bottom w:val="none" w:sz="0" w:space="0" w:color="auto"/>
            <w:right w:val="none" w:sz="0" w:space="0" w:color="auto"/>
          </w:divBdr>
        </w:div>
        <w:div w:id="244607801">
          <w:marLeft w:val="480"/>
          <w:marRight w:val="0"/>
          <w:marTop w:val="0"/>
          <w:marBottom w:val="0"/>
          <w:divBdr>
            <w:top w:val="none" w:sz="0" w:space="0" w:color="auto"/>
            <w:left w:val="none" w:sz="0" w:space="0" w:color="auto"/>
            <w:bottom w:val="none" w:sz="0" w:space="0" w:color="auto"/>
            <w:right w:val="none" w:sz="0" w:space="0" w:color="auto"/>
          </w:divBdr>
        </w:div>
        <w:div w:id="251623088">
          <w:marLeft w:val="480"/>
          <w:marRight w:val="0"/>
          <w:marTop w:val="0"/>
          <w:marBottom w:val="0"/>
          <w:divBdr>
            <w:top w:val="none" w:sz="0" w:space="0" w:color="auto"/>
            <w:left w:val="none" w:sz="0" w:space="0" w:color="auto"/>
            <w:bottom w:val="none" w:sz="0" w:space="0" w:color="auto"/>
            <w:right w:val="none" w:sz="0" w:space="0" w:color="auto"/>
          </w:divBdr>
        </w:div>
        <w:div w:id="1962607565">
          <w:marLeft w:val="480"/>
          <w:marRight w:val="0"/>
          <w:marTop w:val="0"/>
          <w:marBottom w:val="0"/>
          <w:divBdr>
            <w:top w:val="none" w:sz="0" w:space="0" w:color="auto"/>
            <w:left w:val="none" w:sz="0" w:space="0" w:color="auto"/>
            <w:bottom w:val="none" w:sz="0" w:space="0" w:color="auto"/>
            <w:right w:val="none" w:sz="0" w:space="0" w:color="auto"/>
          </w:divBdr>
        </w:div>
        <w:div w:id="1449854176">
          <w:marLeft w:val="480"/>
          <w:marRight w:val="0"/>
          <w:marTop w:val="0"/>
          <w:marBottom w:val="0"/>
          <w:divBdr>
            <w:top w:val="none" w:sz="0" w:space="0" w:color="auto"/>
            <w:left w:val="none" w:sz="0" w:space="0" w:color="auto"/>
            <w:bottom w:val="none" w:sz="0" w:space="0" w:color="auto"/>
            <w:right w:val="none" w:sz="0" w:space="0" w:color="auto"/>
          </w:divBdr>
        </w:div>
        <w:div w:id="53747050">
          <w:marLeft w:val="480"/>
          <w:marRight w:val="0"/>
          <w:marTop w:val="0"/>
          <w:marBottom w:val="0"/>
          <w:divBdr>
            <w:top w:val="none" w:sz="0" w:space="0" w:color="auto"/>
            <w:left w:val="none" w:sz="0" w:space="0" w:color="auto"/>
            <w:bottom w:val="none" w:sz="0" w:space="0" w:color="auto"/>
            <w:right w:val="none" w:sz="0" w:space="0" w:color="auto"/>
          </w:divBdr>
        </w:div>
        <w:div w:id="1982609509">
          <w:marLeft w:val="480"/>
          <w:marRight w:val="0"/>
          <w:marTop w:val="0"/>
          <w:marBottom w:val="0"/>
          <w:divBdr>
            <w:top w:val="none" w:sz="0" w:space="0" w:color="auto"/>
            <w:left w:val="none" w:sz="0" w:space="0" w:color="auto"/>
            <w:bottom w:val="none" w:sz="0" w:space="0" w:color="auto"/>
            <w:right w:val="none" w:sz="0" w:space="0" w:color="auto"/>
          </w:divBdr>
        </w:div>
        <w:div w:id="31616572">
          <w:marLeft w:val="480"/>
          <w:marRight w:val="0"/>
          <w:marTop w:val="0"/>
          <w:marBottom w:val="0"/>
          <w:divBdr>
            <w:top w:val="none" w:sz="0" w:space="0" w:color="auto"/>
            <w:left w:val="none" w:sz="0" w:space="0" w:color="auto"/>
            <w:bottom w:val="none" w:sz="0" w:space="0" w:color="auto"/>
            <w:right w:val="none" w:sz="0" w:space="0" w:color="auto"/>
          </w:divBdr>
        </w:div>
        <w:div w:id="403262341">
          <w:marLeft w:val="480"/>
          <w:marRight w:val="0"/>
          <w:marTop w:val="0"/>
          <w:marBottom w:val="0"/>
          <w:divBdr>
            <w:top w:val="none" w:sz="0" w:space="0" w:color="auto"/>
            <w:left w:val="none" w:sz="0" w:space="0" w:color="auto"/>
            <w:bottom w:val="none" w:sz="0" w:space="0" w:color="auto"/>
            <w:right w:val="none" w:sz="0" w:space="0" w:color="auto"/>
          </w:divBdr>
        </w:div>
        <w:div w:id="1380132052">
          <w:marLeft w:val="480"/>
          <w:marRight w:val="0"/>
          <w:marTop w:val="0"/>
          <w:marBottom w:val="0"/>
          <w:divBdr>
            <w:top w:val="none" w:sz="0" w:space="0" w:color="auto"/>
            <w:left w:val="none" w:sz="0" w:space="0" w:color="auto"/>
            <w:bottom w:val="none" w:sz="0" w:space="0" w:color="auto"/>
            <w:right w:val="none" w:sz="0" w:space="0" w:color="auto"/>
          </w:divBdr>
        </w:div>
        <w:div w:id="1713993985">
          <w:marLeft w:val="480"/>
          <w:marRight w:val="0"/>
          <w:marTop w:val="0"/>
          <w:marBottom w:val="0"/>
          <w:divBdr>
            <w:top w:val="none" w:sz="0" w:space="0" w:color="auto"/>
            <w:left w:val="none" w:sz="0" w:space="0" w:color="auto"/>
            <w:bottom w:val="none" w:sz="0" w:space="0" w:color="auto"/>
            <w:right w:val="none" w:sz="0" w:space="0" w:color="auto"/>
          </w:divBdr>
        </w:div>
        <w:div w:id="1134249026">
          <w:marLeft w:val="480"/>
          <w:marRight w:val="0"/>
          <w:marTop w:val="0"/>
          <w:marBottom w:val="0"/>
          <w:divBdr>
            <w:top w:val="none" w:sz="0" w:space="0" w:color="auto"/>
            <w:left w:val="none" w:sz="0" w:space="0" w:color="auto"/>
            <w:bottom w:val="none" w:sz="0" w:space="0" w:color="auto"/>
            <w:right w:val="none" w:sz="0" w:space="0" w:color="auto"/>
          </w:divBdr>
        </w:div>
        <w:div w:id="680082410">
          <w:marLeft w:val="480"/>
          <w:marRight w:val="0"/>
          <w:marTop w:val="0"/>
          <w:marBottom w:val="0"/>
          <w:divBdr>
            <w:top w:val="none" w:sz="0" w:space="0" w:color="auto"/>
            <w:left w:val="none" w:sz="0" w:space="0" w:color="auto"/>
            <w:bottom w:val="none" w:sz="0" w:space="0" w:color="auto"/>
            <w:right w:val="none" w:sz="0" w:space="0" w:color="auto"/>
          </w:divBdr>
        </w:div>
        <w:div w:id="127206672">
          <w:marLeft w:val="480"/>
          <w:marRight w:val="0"/>
          <w:marTop w:val="0"/>
          <w:marBottom w:val="0"/>
          <w:divBdr>
            <w:top w:val="none" w:sz="0" w:space="0" w:color="auto"/>
            <w:left w:val="none" w:sz="0" w:space="0" w:color="auto"/>
            <w:bottom w:val="none" w:sz="0" w:space="0" w:color="auto"/>
            <w:right w:val="none" w:sz="0" w:space="0" w:color="auto"/>
          </w:divBdr>
        </w:div>
        <w:div w:id="929967121">
          <w:marLeft w:val="480"/>
          <w:marRight w:val="0"/>
          <w:marTop w:val="0"/>
          <w:marBottom w:val="0"/>
          <w:divBdr>
            <w:top w:val="none" w:sz="0" w:space="0" w:color="auto"/>
            <w:left w:val="none" w:sz="0" w:space="0" w:color="auto"/>
            <w:bottom w:val="none" w:sz="0" w:space="0" w:color="auto"/>
            <w:right w:val="none" w:sz="0" w:space="0" w:color="auto"/>
          </w:divBdr>
        </w:div>
        <w:div w:id="189416978">
          <w:marLeft w:val="480"/>
          <w:marRight w:val="0"/>
          <w:marTop w:val="0"/>
          <w:marBottom w:val="0"/>
          <w:divBdr>
            <w:top w:val="none" w:sz="0" w:space="0" w:color="auto"/>
            <w:left w:val="none" w:sz="0" w:space="0" w:color="auto"/>
            <w:bottom w:val="none" w:sz="0" w:space="0" w:color="auto"/>
            <w:right w:val="none" w:sz="0" w:space="0" w:color="auto"/>
          </w:divBdr>
        </w:div>
        <w:div w:id="1280381952">
          <w:marLeft w:val="480"/>
          <w:marRight w:val="0"/>
          <w:marTop w:val="0"/>
          <w:marBottom w:val="0"/>
          <w:divBdr>
            <w:top w:val="none" w:sz="0" w:space="0" w:color="auto"/>
            <w:left w:val="none" w:sz="0" w:space="0" w:color="auto"/>
            <w:bottom w:val="none" w:sz="0" w:space="0" w:color="auto"/>
            <w:right w:val="none" w:sz="0" w:space="0" w:color="auto"/>
          </w:divBdr>
        </w:div>
        <w:div w:id="1554659567">
          <w:marLeft w:val="480"/>
          <w:marRight w:val="0"/>
          <w:marTop w:val="0"/>
          <w:marBottom w:val="0"/>
          <w:divBdr>
            <w:top w:val="none" w:sz="0" w:space="0" w:color="auto"/>
            <w:left w:val="none" w:sz="0" w:space="0" w:color="auto"/>
            <w:bottom w:val="none" w:sz="0" w:space="0" w:color="auto"/>
            <w:right w:val="none" w:sz="0" w:space="0" w:color="auto"/>
          </w:divBdr>
        </w:div>
        <w:div w:id="1168250546">
          <w:marLeft w:val="480"/>
          <w:marRight w:val="0"/>
          <w:marTop w:val="0"/>
          <w:marBottom w:val="0"/>
          <w:divBdr>
            <w:top w:val="none" w:sz="0" w:space="0" w:color="auto"/>
            <w:left w:val="none" w:sz="0" w:space="0" w:color="auto"/>
            <w:bottom w:val="none" w:sz="0" w:space="0" w:color="auto"/>
            <w:right w:val="none" w:sz="0" w:space="0" w:color="auto"/>
          </w:divBdr>
        </w:div>
        <w:div w:id="802575609">
          <w:marLeft w:val="480"/>
          <w:marRight w:val="0"/>
          <w:marTop w:val="0"/>
          <w:marBottom w:val="0"/>
          <w:divBdr>
            <w:top w:val="none" w:sz="0" w:space="0" w:color="auto"/>
            <w:left w:val="none" w:sz="0" w:space="0" w:color="auto"/>
            <w:bottom w:val="none" w:sz="0" w:space="0" w:color="auto"/>
            <w:right w:val="none" w:sz="0" w:space="0" w:color="auto"/>
          </w:divBdr>
        </w:div>
        <w:div w:id="1764378324">
          <w:marLeft w:val="480"/>
          <w:marRight w:val="0"/>
          <w:marTop w:val="0"/>
          <w:marBottom w:val="0"/>
          <w:divBdr>
            <w:top w:val="none" w:sz="0" w:space="0" w:color="auto"/>
            <w:left w:val="none" w:sz="0" w:space="0" w:color="auto"/>
            <w:bottom w:val="none" w:sz="0" w:space="0" w:color="auto"/>
            <w:right w:val="none" w:sz="0" w:space="0" w:color="auto"/>
          </w:divBdr>
        </w:div>
        <w:div w:id="1037123660">
          <w:marLeft w:val="480"/>
          <w:marRight w:val="0"/>
          <w:marTop w:val="0"/>
          <w:marBottom w:val="0"/>
          <w:divBdr>
            <w:top w:val="none" w:sz="0" w:space="0" w:color="auto"/>
            <w:left w:val="none" w:sz="0" w:space="0" w:color="auto"/>
            <w:bottom w:val="none" w:sz="0" w:space="0" w:color="auto"/>
            <w:right w:val="none" w:sz="0" w:space="0" w:color="auto"/>
          </w:divBdr>
        </w:div>
        <w:div w:id="1195581945">
          <w:marLeft w:val="480"/>
          <w:marRight w:val="0"/>
          <w:marTop w:val="0"/>
          <w:marBottom w:val="0"/>
          <w:divBdr>
            <w:top w:val="none" w:sz="0" w:space="0" w:color="auto"/>
            <w:left w:val="none" w:sz="0" w:space="0" w:color="auto"/>
            <w:bottom w:val="none" w:sz="0" w:space="0" w:color="auto"/>
            <w:right w:val="none" w:sz="0" w:space="0" w:color="auto"/>
          </w:divBdr>
        </w:div>
        <w:div w:id="1666738632">
          <w:marLeft w:val="480"/>
          <w:marRight w:val="0"/>
          <w:marTop w:val="0"/>
          <w:marBottom w:val="0"/>
          <w:divBdr>
            <w:top w:val="none" w:sz="0" w:space="0" w:color="auto"/>
            <w:left w:val="none" w:sz="0" w:space="0" w:color="auto"/>
            <w:bottom w:val="none" w:sz="0" w:space="0" w:color="auto"/>
            <w:right w:val="none" w:sz="0" w:space="0" w:color="auto"/>
          </w:divBdr>
        </w:div>
        <w:div w:id="1250427176">
          <w:marLeft w:val="480"/>
          <w:marRight w:val="0"/>
          <w:marTop w:val="0"/>
          <w:marBottom w:val="0"/>
          <w:divBdr>
            <w:top w:val="none" w:sz="0" w:space="0" w:color="auto"/>
            <w:left w:val="none" w:sz="0" w:space="0" w:color="auto"/>
            <w:bottom w:val="none" w:sz="0" w:space="0" w:color="auto"/>
            <w:right w:val="none" w:sz="0" w:space="0" w:color="auto"/>
          </w:divBdr>
        </w:div>
      </w:divsChild>
    </w:div>
    <w:div w:id="1974288552">
      <w:bodyDiv w:val="1"/>
      <w:marLeft w:val="0"/>
      <w:marRight w:val="0"/>
      <w:marTop w:val="0"/>
      <w:marBottom w:val="0"/>
      <w:divBdr>
        <w:top w:val="none" w:sz="0" w:space="0" w:color="auto"/>
        <w:left w:val="none" w:sz="0" w:space="0" w:color="auto"/>
        <w:bottom w:val="none" w:sz="0" w:space="0" w:color="auto"/>
        <w:right w:val="none" w:sz="0" w:space="0" w:color="auto"/>
      </w:divBdr>
    </w:div>
    <w:div w:id="1975138203">
      <w:bodyDiv w:val="1"/>
      <w:marLeft w:val="0"/>
      <w:marRight w:val="0"/>
      <w:marTop w:val="0"/>
      <w:marBottom w:val="0"/>
      <w:divBdr>
        <w:top w:val="none" w:sz="0" w:space="0" w:color="auto"/>
        <w:left w:val="none" w:sz="0" w:space="0" w:color="auto"/>
        <w:bottom w:val="none" w:sz="0" w:space="0" w:color="auto"/>
        <w:right w:val="none" w:sz="0" w:space="0" w:color="auto"/>
      </w:divBdr>
    </w:div>
    <w:div w:id="1977831270">
      <w:bodyDiv w:val="1"/>
      <w:marLeft w:val="0"/>
      <w:marRight w:val="0"/>
      <w:marTop w:val="0"/>
      <w:marBottom w:val="0"/>
      <w:divBdr>
        <w:top w:val="none" w:sz="0" w:space="0" w:color="auto"/>
        <w:left w:val="none" w:sz="0" w:space="0" w:color="auto"/>
        <w:bottom w:val="none" w:sz="0" w:space="0" w:color="auto"/>
        <w:right w:val="none" w:sz="0" w:space="0" w:color="auto"/>
      </w:divBdr>
    </w:div>
    <w:div w:id="1979915100">
      <w:bodyDiv w:val="1"/>
      <w:marLeft w:val="0"/>
      <w:marRight w:val="0"/>
      <w:marTop w:val="0"/>
      <w:marBottom w:val="0"/>
      <w:divBdr>
        <w:top w:val="none" w:sz="0" w:space="0" w:color="auto"/>
        <w:left w:val="none" w:sz="0" w:space="0" w:color="auto"/>
        <w:bottom w:val="none" w:sz="0" w:space="0" w:color="auto"/>
        <w:right w:val="none" w:sz="0" w:space="0" w:color="auto"/>
      </w:divBdr>
      <w:divsChild>
        <w:div w:id="963847888">
          <w:marLeft w:val="640"/>
          <w:marRight w:val="0"/>
          <w:marTop w:val="0"/>
          <w:marBottom w:val="0"/>
          <w:divBdr>
            <w:top w:val="none" w:sz="0" w:space="0" w:color="auto"/>
            <w:left w:val="none" w:sz="0" w:space="0" w:color="auto"/>
            <w:bottom w:val="none" w:sz="0" w:space="0" w:color="auto"/>
            <w:right w:val="none" w:sz="0" w:space="0" w:color="auto"/>
          </w:divBdr>
        </w:div>
        <w:div w:id="224027765">
          <w:marLeft w:val="640"/>
          <w:marRight w:val="0"/>
          <w:marTop w:val="0"/>
          <w:marBottom w:val="0"/>
          <w:divBdr>
            <w:top w:val="none" w:sz="0" w:space="0" w:color="auto"/>
            <w:left w:val="none" w:sz="0" w:space="0" w:color="auto"/>
            <w:bottom w:val="none" w:sz="0" w:space="0" w:color="auto"/>
            <w:right w:val="none" w:sz="0" w:space="0" w:color="auto"/>
          </w:divBdr>
        </w:div>
        <w:div w:id="325744446">
          <w:marLeft w:val="640"/>
          <w:marRight w:val="0"/>
          <w:marTop w:val="0"/>
          <w:marBottom w:val="0"/>
          <w:divBdr>
            <w:top w:val="none" w:sz="0" w:space="0" w:color="auto"/>
            <w:left w:val="none" w:sz="0" w:space="0" w:color="auto"/>
            <w:bottom w:val="none" w:sz="0" w:space="0" w:color="auto"/>
            <w:right w:val="none" w:sz="0" w:space="0" w:color="auto"/>
          </w:divBdr>
        </w:div>
        <w:div w:id="609944149">
          <w:marLeft w:val="640"/>
          <w:marRight w:val="0"/>
          <w:marTop w:val="0"/>
          <w:marBottom w:val="0"/>
          <w:divBdr>
            <w:top w:val="none" w:sz="0" w:space="0" w:color="auto"/>
            <w:left w:val="none" w:sz="0" w:space="0" w:color="auto"/>
            <w:bottom w:val="none" w:sz="0" w:space="0" w:color="auto"/>
            <w:right w:val="none" w:sz="0" w:space="0" w:color="auto"/>
          </w:divBdr>
        </w:div>
        <w:div w:id="14314346">
          <w:marLeft w:val="640"/>
          <w:marRight w:val="0"/>
          <w:marTop w:val="0"/>
          <w:marBottom w:val="0"/>
          <w:divBdr>
            <w:top w:val="none" w:sz="0" w:space="0" w:color="auto"/>
            <w:left w:val="none" w:sz="0" w:space="0" w:color="auto"/>
            <w:bottom w:val="none" w:sz="0" w:space="0" w:color="auto"/>
            <w:right w:val="none" w:sz="0" w:space="0" w:color="auto"/>
          </w:divBdr>
        </w:div>
        <w:div w:id="1949969225">
          <w:marLeft w:val="640"/>
          <w:marRight w:val="0"/>
          <w:marTop w:val="0"/>
          <w:marBottom w:val="0"/>
          <w:divBdr>
            <w:top w:val="none" w:sz="0" w:space="0" w:color="auto"/>
            <w:left w:val="none" w:sz="0" w:space="0" w:color="auto"/>
            <w:bottom w:val="none" w:sz="0" w:space="0" w:color="auto"/>
            <w:right w:val="none" w:sz="0" w:space="0" w:color="auto"/>
          </w:divBdr>
        </w:div>
        <w:div w:id="663312966">
          <w:marLeft w:val="640"/>
          <w:marRight w:val="0"/>
          <w:marTop w:val="0"/>
          <w:marBottom w:val="0"/>
          <w:divBdr>
            <w:top w:val="none" w:sz="0" w:space="0" w:color="auto"/>
            <w:left w:val="none" w:sz="0" w:space="0" w:color="auto"/>
            <w:bottom w:val="none" w:sz="0" w:space="0" w:color="auto"/>
            <w:right w:val="none" w:sz="0" w:space="0" w:color="auto"/>
          </w:divBdr>
        </w:div>
        <w:div w:id="1346639223">
          <w:marLeft w:val="640"/>
          <w:marRight w:val="0"/>
          <w:marTop w:val="0"/>
          <w:marBottom w:val="0"/>
          <w:divBdr>
            <w:top w:val="none" w:sz="0" w:space="0" w:color="auto"/>
            <w:left w:val="none" w:sz="0" w:space="0" w:color="auto"/>
            <w:bottom w:val="none" w:sz="0" w:space="0" w:color="auto"/>
            <w:right w:val="none" w:sz="0" w:space="0" w:color="auto"/>
          </w:divBdr>
        </w:div>
        <w:div w:id="11499103">
          <w:marLeft w:val="640"/>
          <w:marRight w:val="0"/>
          <w:marTop w:val="0"/>
          <w:marBottom w:val="0"/>
          <w:divBdr>
            <w:top w:val="none" w:sz="0" w:space="0" w:color="auto"/>
            <w:left w:val="none" w:sz="0" w:space="0" w:color="auto"/>
            <w:bottom w:val="none" w:sz="0" w:space="0" w:color="auto"/>
            <w:right w:val="none" w:sz="0" w:space="0" w:color="auto"/>
          </w:divBdr>
        </w:div>
        <w:div w:id="1122965072">
          <w:marLeft w:val="640"/>
          <w:marRight w:val="0"/>
          <w:marTop w:val="0"/>
          <w:marBottom w:val="0"/>
          <w:divBdr>
            <w:top w:val="none" w:sz="0" w:space="0" w:color="auto"/>
            <w:left w:val="none" w:sz="0" w:space="0" w:color="auto"/>
            <w:bottom w:val="none" w:sz="0" w:space="0" w:color="auto"/>
            <w:right w:val="none" w:sz="0" w:space="0" w:color="auto"/>
          </w:divBdr>
        </w:div>
        <w:div w:id="143857929">
          <w:marLeft w:val="640"/>
          <w:marRight w:val="0"/>
          <w:marTop w:val="0"/>
          <w:marBottom w:val="0"/>
          <w:divBdr>
            <w:top w:val="none" w:sz="0" w:space="0" w:color="auto"/>
            <w:left w:val="none" w:sz="0" w:space="0" w:color="auto"/>
            <w:bottom w:val="none" w:sz="0" w:space="0" w:color="auto"/>
            <w:right w:val="none" w:sz="0" w:space="0" w:color="auto"/>
          </w:divBdr>
        </w:div>
        <w:div w:id="1905800172">
          <w:marLeft w:val="640"/>
          <w:marRight w:val="0"/>
          <w:marTop w:val="0"/>
          <w:marBottom w:val="0"/>
          <w:divBdr>
            <w:top w:val="none" w:sz="0" w:space="0" w:color="auto"/>
            <w:left w:val="none" w:sz="0" w:space="0" w:color="auto"/>
            <w:bottom w:val="none" w:sz="0" w:space="0" w:color="auto"/>
            <w:right w:val="none" w:sz="0" w:space="0" w:color="auto"/>
          </w:divBdr>
        </w:div>
        <w:div w:id="57359890">
          <w:marLeft w:val="640"/>
          <w:marRight w:val="0"/>
          <w:marTop w:val="0"/>
          <w:marBottom w:val="0"/>
          <w:divBdr>
            <w:top w:val="none" w:sz="0" w:space="0" w:color="auto"/>
            <w:left w:val="none" w:sz="0" w:space="0" w:color="auto"/>
            <w:bottom w:val="none" w:sz="0" w:space="0" w:color="auto"/>
            <w:right w:val="none" w:sz="0" w:space="0" w:color="auto"/>
          </w:divBdr>
        </w:div>
        <w:div w:id="1270816112">
          <w:marLeft w:val="640"/>
          <w:marRight w:val="0"/>
          <w:marTop w:val="0"/>
          <w:marBottom w:val="0"/>
          <w:divBdr>
            <w:top w:val="none" w:sz="0" w:space="0" w:color="auto"/>
            <w:left w:val="none" w:sz="0" w:space="0" w:color="auto"/>
            <w:bottom w:val="none" w:sz="0" w:space="0" w:color="auto"/>
            <w:right w:val="none" w:sz="0" w:space="0" w:color="auto"/>
          </w:divBdr>
        </w:div>
        <w:div w:id="1851142994">
          <w:marLeft w:val="640"/>
          <w:marRight w:val="0"/>
          <w:marTop w:val="0"/>
          <w:marBottom w:val="0"/>
          <w:divBdr>
            <w:top w:val="none" w:sz="0" w:space="0" w:color="auto"/>
            <w:left w:val="none" w:sz="0" w:space="0" w:color="auto"/>
            <w:bottom w:val="none" w:sz="0" w:space="0" w:color="auto"/>
            <w:right w:val="none" w:sz="0" w:space="0" w:color="auto"/>
          </w:divBdr>
        </w:div>
        <w:div w:id="1709529477">
          <w:marLeft w:val="640"/>
          <w:marRight w:val="0"/>
          <w:marTop w:val="0"/>
          <w:marBottom w:val="0"/>
          <w:divBdr>
            <w:top w:val="none" w:sz="0" w:space="0" w:color="auto"/>
            <w:left w:val="none" w:sz="0" w:space="0" w:color="auto"/>
            <w:bottom w:val="none" w:sz="0" w:space="0" w:color="auto"/>
            <w:right w:val="none" w:sz="0" w:space="0" w:color="auto"/>
          </w:divBdr>
        </w:div>
        <w:div w:id="1818569363">
          <w:marLeft w:val="640"/>
          <w:marRight w:val="0"/>
          <w:marTop w:val="0"/>
          <w:marBottom w:val="0"/>
          <w:divBdr>
            <w:top w:val="none" w:sz="0" w:space="0" w:color="auto"/>
            <w:left w:val="none" w:sz="0" w:space="0" w:color="auto"/>
            <w:bottom w:val="none" w:sz="0" w:space="0" w:color="auto"/>
            <w:right w:val="none" w:sz="0" w:space="0" w:color="auto"/>
          </w:divBdr>
        </w:div>
        <w:div w:id="1438602313">
          <w:marLeft w:val="640"/>
          <w:marRight w:val="0"/>
          <w:marTop w:val="0"/>
          <w:marBottom w:val="0"/>
          <w:divBdr>
            <w:top w:val="none" w:sz="0" w:space="0" w:color="auto"/>
            <w:left w:val="none" w:sz="0" w:space="0" w:color="auto"/>
            <w:bottom w:val="none" w:sz="0" w:space="0" w:color="auto"/>
            <w:right w:val="none" w:sz="0" w:space="0" w:color="auto"/>
          </w:divBdr>
        </w:div>
        <w:div w:id="536359415">
          <w:marLeft w:val="640"/>
          <w:marRight w:val="0"/>
          <w:marTop w:val="0"/>
          <w:marBottom w:val="0"/>
          <w:divBdr>
            <w:top w:val="none" w:sz="0" w:space="0" w:color="auto"/>
            <w:left w:val="none" w:sz="0" w:space="0" w:color="auto"/>
            <w:bottom w:val="none" w:sz="0" w:space="0" w:color="auto"/>
            <w:right w:val="none" w:sz="0" w:space="0" w:color="auto"/>
          </w:divBdr>
        </w:div>
        <w:div w:id="1649281083">
          <w:marLeft w:val="640"/>
          <w:marRight w:val="0"/>
          <w:marTop w:val="0"/>
          <w:marBottom w:val="0"/>
          <w:divBdr>
            <w:top w:val="none" w:sz="0" w:space="0" w:color="auto"/>
            <w:left w:val="none" w:sz="0" w:space="0" w:color="auto"/>
            <w:bottom w:val="none" w:sz="0" w:space="0" w:color="auto"/>
            <w:right w:val="none" w:sz="0" w:space="0" w:color="auto"/>
          </w:divBdr>
        </w:div>
        <w:div w:id="1395663118">
          <w:marLeft w:val="640"/>
          <w:marRight w:val="0"/>
          <w:marTop w:val="0"/>
          <w:marBottom w:val="0"/>
          <w:divBdr>
            <w:top w:val="none" w:sz="0" w:space="0" w:color="auto"/>
            <w:left w:val="none" w:sz="0" w:space="0" w:color="auto"/>
            <w:bottom w:val="none" w:sz="0" w:space="0" w:color="auto"/>
            <w:right w:val="none" w:sz="0" w:space="0" w:color="auto"/>
          </w:divBdr>
        </w:div>
        <w:div w:id="806358933">
          <w:marLeft w:val="640"/>
          <w:marRight w:val="0"/>
          <w:marTop w:val="0"/>
          <w:marBottom w:val="0"/>
          <w:divBdr>
            <w:top w:val="none" w:sz="0" w:space="0" w:color="auto"/>
            <w:left w:val="none" w:sz="0" w:space="0" w:color="auto"/>
            <w:bottom w:val="none" w:sz="0" w:space="0" w:color="auto"/>
            <w:right w:val="none" w:sz="0" w:space="0" w:color="auto"/>
          </w:divBdr>
        </w:div>
        <w:div w:id="1569610339">
          <w:marLeft w:val="640"/>
          <w:marRight w:val="0"/>
          <w:marTop w:val="0"/>
          <w:marBottom w:val="0"/>
          <w:divBdr>
            <w:top w:val="none" w:sz="0" w:space="0" w:color="auto"/>
            <w:left w:val="none" w:sz="0" w:space="0" w:color="auto"/>
            <w:bottom w:val="none" w:sz="0" w:space="0" w:color="auto"/>
            <w:right w:val="none" w:sz="0" w:space="0" w:color="auto"/>
          </w:divBdr>
        </w:div>
        <w:div w:id="483202262">
          <w:marLeft w:val="640"/>
          <w:marRight w:val="0"/>
          <w:marTop w:val="0"/>
          <w:marBottom w:val="0"/>
          <w:divBdr>
            <w:top w:val="none" w:sz="0" w:space="0" w:color="auto"/>
            <w:left w:val="none" w:sz="0" w:space="0" w:color="auto"/>
            <w:bottom w:val="none" w:sz="0" w:space="0" w:color="auto"/>
            <w:right w:val="none" w:sz="0" w:space="0" w:color="auto"/>
          </w:divBdr>
        </w:div>
        <w:div w:id="1385564276">
          <w:marLeft w:val="640"/>
          <w:marRight w:val="0"/>
          <w:marTop w:val="0"/>
          <w:marBottom w:val="0"/>
          <w:divBdr>
            <w:top w:val="none" w:sz="0" w:space="0" w:color="auto"/>
            <w:left w:val="none" w:sz="0" w:space="0" w:color="auto"/>
            <w:bottom w:val="none" w:sz="0" w:space="0" w:color="auto"/>
            <w:right w:val="none" w:sz="0" w:space="0" w:color="auto"/>
          </w:divBdr>
        </w:div>
        <w:div w:id="1146892315">
          <w:marLeft w:val="640"/>
          <w:marRight w:val="0"/>
          <w:marTop w:val="0"/>
          <w:marBottom w:val="0"/>
          <w:divBdr>
            <w:top w:val="none" w:sz="0" w:space="0" w:color="auto"/>
            <w:left w:val="none" w:sz="0" w:space="0" w:color="auto"/>
            <w:bottom w:val="none" w:sz="0" w:space="0" w:color="auto"/>
            <w:right w:val="none" w:sz="0" w:space="0" w:color="auto"/>
          </w:divBdr>
        </w:div>
        <w:div w:id="87626726">
          <w:marLeft w:val="640"/>
          <w:marRight w:val="0"/>
          <w:marTop w:val="0"/>
          <w:marBottom w:val="0"/>
          <w:divBdr>
            <w:top w:val="none" w:sz="0" w:space="0" w:color="auto"/>
            <w:left w:val="none" w:sz="0" w:space="0" w:color="auto"/>
            <w:bottom w:val="none" w:sz="0" w:space="0" w:color="auto"/>
            <w:right w:val="none" w:sz="0" w:space="0" w:color="auto"/>
          </w:divBdr>
        </w:div>
        <w:div w:id="1989088519">
          <w:marLeft w:val="640"/>
          <w:marRight w:val="0"/>
          <w:marTop w:val="0"/>
          <w:marBottom w:val="0"/>
          <w:divBdr>
            <w:top w:val="none" w:sz="0" w:space="0" w:color="auto"/>
            <w:left w:val="none" w:sz="0" w:space="0" w:color="auto"/>
            <w:bottom w:val="none" w:sz="0" w:space="0" w:color="auto"/>
            <w:right w:val="none" w:sz="0" w:space="0" w:color="auto"/>
          </w:divBdr>
        </w:div>
        <w:div w:id="779296887">
          <w:marLeft w:val="640"/>
          <w:marRight w:val="0"/>
          <w:marTop w:val="0"/>
          <w:marBottom w:val="0"/>
          <w:divBdr>
            <w:top w:val="none" w:sz="0" w:space="0" w:color="auto"/>
            <w:left w:val="none" w:sz="0" w:space="0" w:color="auto"/>
            <w:bottom w:val="none" w:sz="0" w:space="0" w:color="auto"/>
            <w:right w:val="none" w:sz="0" w:space="0" w:color="auto"/>
          </w:divBdr>
        </w:div>
        <w:div w:id="154734652">
          <w:marLeft w:val="640"/>
          <w:marRight w:val="0"/>
          <w:marTop w:val="0"/>
          <w:marBottom w:val="0"/>
          <w:divBdr>
            <w:top w:val="none" w:sz="0" w:space="0" w:color="auto"/>
            <w:left w:val="none" w:sz="0" w:space="0" w:color="auto"/>
            <w:bottom w:val="none" w:sz="0" w:space="0" w:color="auto"/>
            <w:right w:val="none" w:sz="0" w:space="0" w:color="auto"/>
          </w:divBdr>
        </w:div>
        <w:div w:id="1469593933">
          <w:marLeft w:val="640"/>
          <w:marRight w:val="0"/>
          <w:marTop w:val="0"/>
          <w:marBottom w:val="0"/>
          <w:divBdr>
            <w:top w:val="none" w:sz="0" w:space="0" w:color="auto"/>
            <w:left w:val="none" w:sz="0" w:space="0" w:color="auto"/>
            <w:bottom w:val="none" w:sz="0" w:space="0" w:color="auto"/>
            <w:right w:val="none" w:sz="0" w:space="0" w:color="auto"/>
          </w:divBdr>
        </w:div>
        <w:div w:id="1596091535">
          <w:marLeft w:val="640"/>
          <w:marRight w:val="0"/>
          <w:marTop w:val="0"/>
          <w:marBottom w:val="0"/>
          <w:divBdr>
            <w:top w:val="none" w:sz="0" w:space="0" w:color="auto"/>
            <w:left w:val="none" w:sz="0" w:space="0" w:color="auto"/>
            <w:bottom w:val="none" w:sz="0" w:space="0" w:color="auto"/>
            <w:right w:val="none" w:sz="0" w:space="0" w:color="auto"/>
          </w:divBdr>
        </w:div>
        <w:div w:id="1688167433">
          <w:marLeft w:val="640"/>
          <w:marRight w:val="0"/>
          <w:marTop w:val="0"/>
          <w:marBottom w:val="0"/>
          <w:divBdr>
            <w:top w:val="none" w:sz="0" w:space="0" w:color="auto"/>
            <w:left w:val="none" w:sz="0" w:space="0" w:color="auto"/>
            <w:bottom w:val="none" w:sz="0" w:space="0" w:color="auto"/>
            <w:right w:val="none" w:sz="0" w:space="0" w:color="auto"/>
          </w:divBdr>
        </w:div>
        <w:div w:id="1333219676">
          <w:marLeft w:val="640"/>
          <w:marRight w:val="0"/>
          <w:marTop w:val="0"/>
          <w:marBottom w:val="0"/>
          <w:divBdr>
            <w:top w:val="none" w:sz="0" w:space="0" w:color="auto"/>
            <w:left w:val="none" w:sz="0" w:space="0" w:color="auto"/>
            <w:bottom w:val="none" w:sz="0" w:space="0" w:color="auto"/>
            <w:right w:val="none" w:sz="0" w:space="0" w:color="auto"/>
          </w:divBdr>
        </w:div>
        <w:div w:id="1250582107">
          <w:marLeft w:val="640"/>
          <w:marRight w:val="0"/>
          <w:marTop w:val="0"/>
          <w:marBottom w:val="0"/>
          <w:divBdr>
            <w:top w:val="none" w:sz="0" w:space="0" w:color="auto"/>
            <w:left w:val="none" w:sz="0" w:space="0" w:color="auto"/>
            <w:bottom w:val="none" w:sz="0" w:space="0" w:color="auto"/>
            <w:right w:val="none" w:sz="0" w:space="0" w:color="auto"/>
          </w:divBdr>
        </w:div>
        <w:div w:id="1568343905">
          <w:marLeft w:val="640"/>
          <w:marRight w:val="0"/>
          <w:marTop w:val="0"/>
          <w:marBottom w:val="0"/>
          <w:divBdr>
            <w:top w:val="none" w:sz="0" w:space="0" w:color="auto"/>
            <w:left w:val="none" w:sz="0" w:space="0" w:color="auto"/>
            <w:bottom w:val="none" w:sz="0" w:space="0" w:color="auto"/>
            <w:right w:val="none" w:sz="0" w:space="0" w:color="auto"/>
          </w:divBdr>
        </w:div>
        <w:div w:id="718289780">
          <w:marLeft w:val="640"/>
          <w:marRight w:val="0"/>
          <w:marTop w:val="0"/>
          <w:marBottom w:val="0"/>
          <w:divBdr>
            <w:top w:val="none" w:sz="0" w:space="0" w:color="auto"/>
            <w:left w:val="none" w:sz="0" w:space="0" w:color="auto"/>
            <w:bottom w:val="none" w:sz="0" w:space="0" w:color="auto"/>
            <w:right w:val="none" w:sz="0" w:space="0" w:color="auto"/>
          </w:divBdr>
        </w:div>
        <w:div w:id="1616398938">
          <w:marLeft w:val="640"/>
          <w:marRight w:val="0"/>
          <w:marTop w:val="0"/>
          <w:marBottom w:val="0"/>
          <w:divBdr>
            <w:top w:val="none" w:sz="0" w:space="0" w:color="auto"/>
            <w:left w:val="none" w:sz="0" w:space="0" w:color="auto"/>
            <w:bottom w:val="none" w:sz="0" w:space="0" w:color="auto"/>
            <w:right w:val="none" w:sz="0" w:space="0" w:color="auto"/>
          </w:divBdr>
        </w:div>
        <w:div w:id="70154972">
          <w:marLeft w:val="640"/>
          <w:marRight w:val="0"/>
          <w:marTop w:val="0"/>
          <w:marBottom w:val="0"/>
          <w:divBdr>
            <w:top w:val="none" w:sz="0" w:space="0" w:color="auto"/>
            <w:left w:val="none" w:sz="0" w:space="0" w:color="auto"/>
            <w:bottom w:val="none" w:sz="0" w:space="0" w:color="auto"/>
            <w:right w:val="none" w:sz="0" w:space="0" w:color="auto"/>
          </w:divBdr>
        </w:div>
        <w:div w:id="1716542604">
          <w:marLeft w:val="640"/>
          <w:marRight w:val="0"/>
          <w:marTop w:val="0"/>
          <w:marBottom w:val="0"/>
          <w:divBdr>
            <w:top w:val="none" w:sz="0" w:space="0" w:color="auto"/>
            <w:left w:val="none" w:sz="0" w:space="0" w:color="auto"/>
            <w:bottom w:val="none" w:sz="0" w:space="0" w:color="auto"/>
            <w:right w:val="none" w:sz="0" w:space="0" w:color="auto"/>
          </w:divBdr>
        </w:div>
        <w:div w:id="2033416214">
          <w:marLeft w:val="640"/>
          <w:marRight w:val="0"/>
          <w:marTop w:val="0"/>
          <w:marBottom w:val="0"/>
          <w:divBdr>
            <w:top w:val="none" w:sz="0" w:space="0" w:color="auto"/>
            <w:left w:val="none" w:sz="0" w:space="0" w:color="auto"/>
            <w:bottom w:val="none" w:sz="0" w:space="0" w:color="auto"/>
            <w:right w:val="none" w:sz="0" w:space="0" w:color="auto"/>
          </w:divBdr>
        </w:div>
        <w:div w:id="415177455">
          <w:marLeft w:val="640"/>
          <w:marRight w:val="0"/>
          <w:marTop w:val="0"/>
          <w:marBottom w:val="0"/>
          <w:divBdr>
            <w:top w:val="none" w:sz="0" w:space="0" w:color="auto"/>
            <w:left w:val="none" w:sz="0" w:space="0" w:color="auto"/>
            <w:bottom w:val="none" w:sz="0" w:space="0" w:color="auto"/>
            <w:right w:val="none" w:sz="0" w:space="0" w:color="auto"/>
          </w:divBdr>
        </w:div>
        <w:div w:id="1248003752">
          <w:marLeft w:val="640"/>
          <w:marRight w:val="0"/>
          <w:marTop w:val="0"/>
          <w:marBottom w:val="0"/>
          <w:divBdr>
            <w:top w:val="none" w:sz="0" w:space="0" w:color="auto"/>
            <w:left w:val="none" w:sz="0" w:space="0" w:color="auto"/>
            <w:bottom w:val="none" w:sz="0" w:space="0" w:color="auto"/>
            <w:right w:val="none" w:sz="0" w:space="0" w:color="auto"/>
          </w:divBdr>
        </w:div>
        <w:div w:id="1437366459">
          <w:marLeft w:val="640"/>
          <w:marRight w:val="0"/>
          <w:marTop w:val="0"/>
          <w:marBottom w:val="0"/>
          <w:divBdr>
            <w:top w:val="none" w:sz="0" w:space="0" w:color="auto"/>
            <w:left w:val="none" w:sz="0" w:space="0" w:color="auto"/>
            <w:bottom w:val="none" w:sz="0" w:space="0" w:color="auto"/>
            <w:right w:val="none" w:sz="0" w:space="0" w:color="auto"/>
          </w:divBdr>
        </w:div>
        <w:div w:id="1202284837">
          <w:marLeft w:val="640"/>
          <w:marRight w:val="0"/>
          <w:marTop w:val="0"/>
          <w:marBottom w:val="0"/>
          <w:divBdr>
            <w:top w:val="none" w:sz="0" w:space="0" w:color="auto"/>
            <w:left w:val="none" w:sz="0" w:space="0" w:color="auto"/>
            <w:bottom w:val="none" w:sz="0" w:space="0" w:color="auto"/>
            <w:right w:val="none" w:sz="0" w:space="0" w:color="auto"/>
          </w:divBdr>
        </w:div>
        <w:div w:id="1445004490">
          <w:marLeft w:val="640"/>
          <w:marRight w:val="0"/>
          <w:marTop w:val="0"/>
          <w:marBottom w:val="0"/>
          <w:divBdr>
            <w:top w:val="none" w:sz="0" w:space="0" w:color="auto"/>
            <w:left w:val="none" w:sz="0" w:space="0" w:color="auto"/>
            <w:bottom w:val="none" w:sz="0" w:space="0" w:color="auto"/>
            <w:right w:val="none" w:sz="0" w:space="0" w:color="auto"/>
          </w:divBdr>
        </w:div>
        <w:div w:id="936716577">
          <w:marLeft w:val="640"/>
          <w:marRight w:val="0"/>
          <w:marTop w:val="0"/>
          <w:marBottom w:val="0"/>
          <w:divBdr>
            <w:top w:val="none" w:sz="0" w:space="0" w:color="auto"/>
            <w:left w:val="none" w:sz="0" w:space="0" w:color="auto"/>
            <w:bottom w:val="none" w:sz="0" w:space="0" w:color="auto"/>
            <w:right w:val="none" w:sz="0" w:space="0" w:color="auto"/>
          </w:divBdr>
        </w:div>
        <w:div w:id="1552498765">
          <w:marLeft w:val="640"/>
          <w:marRight w:val="0"/>
          <w:marTop w:val="0"/>
          <w:marBottom w:val="0"/>
          <w:divBdr>
            <w:top w:val="none" w:sz="0" w:space="0" w:color="auto"/>
            <w:left w:val="none" w:sz="0" w:space="0" w:color="auto"/>
            <w:bottom w:val="none" w:sz="0" w:space="0" w:color="auto"/>
            <w:right w:val="none" w:sz="0" w:space="0" w:color="auto"/>
          </w:divBdr>
        </w:div>
        <w:div w:id="1447694406">
          <w:marLeft w:val="640"/>
          <w:marRight w:val="0"/>
          <w:marTop w:val="0"/>
          <w:marBottom w:val="0"/>
          <w:divBdr>
            <w:top w:val="none" w:sz="0" w:space="0" w:color="auto"/>
            <w:left w:val="none" w:sz="0" w:space="0" w:color="auto"/>
            <w:bottom w:val="none" w:sz="0" w:space="0" w:color="auto"/>
            <w:right w:val="none" w:sz="0" w:space="0" w:color="auto"/>
          </w:divBdr>
        </w:div>
        <w:div w:id="1744570301">
          <w:marLeft w:val="640"/>
          <w:marRight w:val="0"/>
          <w:marTop w:val="0"/>
          <w:marBottom w:val="0"/>
          <w:divBdr>
            <w:top w:val="none" w:sz="0" w:space="0" w:color="auto"/>
            <w:left w:val="none" w:sz="0" w:space="0" w:color="auto"/>
            <w:bottom w:val="none" w:sz="0" w:space="0" w:color="auto"/>
            <w:right w:val="none" w:sz="0" w:space="0" w:color="auto"/>
          </w:divBdr>
        </w:div>
        <w:div w:id="1473983982">
          <w:marLeft w:val="640"/>
          <w:marRight w:val="0"/>
          <w:marTop w:val="0"/>
          <w:marBottom w:val="0"/>
          <w:divBdr>
            <w:top w:val="none" w:sz="0" w:space="0" w:color="auto"/>
            <w:left w:val="none" w:sz="0" w:space="0" w:color="auto"/>
            <w:bottom w:val="none" w:sz="0" w:space="0" w:color="auto"/>
            <w:right w:val="none" w:sz="0" w:space="0" w:color="auto"/>
          </w:divBdr>
        </w:div>
        <w:div w:id="2096122862">
          <w:marLeft w:val="640"/>
          <w:marRight w:val="0"/>
          <w:marTop w:val="0"/>
          <w:marBottom w:val="0"/>
          <w:divBdr>
            <w:top w:val="none" w:sz="0" w:space="0" w:color="auto"/>
            <w:left w:val="none" w:sz="0" w:space="0" w:color="auto"/>
            <w:bottom w:val="none" w:sz="0" w:space="0" w:color="auto"/>
            <w:right w:val="none" w:sz="0" w:space="0" w:color="auto"/>
          </w:divBdr>
        </w:div>
        <w:div w:id="1963607443">
          <w:marLeft w:val="640"/>
          <w:marRight w:val="0"/>
          <w:marTop w:val="0"/>
          <w:marBottom w:val="0"/>
          <w:divBdr>
            <w:top w:val="none" w:sz="0" w:space="0" w:color="auto"/>
            <w:left w:val="none" w:sz="0" w:space="0" w:color="auto"/>
            <w:bottom w:val="none" w:sz="0" w:space="0" w:color="auto"/>
            <w:right w:val="none" w:sz="0" w:space="0" w:color="auto"/>
          </w:divBdr>
        </w:div>
        <w:div w:id="635181091">
          <w:marLeft w:val="640"/>
          <w:marRight w:val="0"/>
          <w:marTop w:val="0"/>
          <w:marBottom w:val="0"/>
          <w:divBdr>
            <w:top w:val="none" w:sz="0" w:space="0" w:color="auto"/>
            <w:left w:val="none" w:sz="0" w:space="0" w:color="auto"/>
            <w:bottom w:val="none" w:sz="0" w:space="0" w:color="auto"/>
            <w:right w:val="none" w:sz="0" w:space="0" w:color="auto"/>
          </w:divBdr>
        </w:div>
        <w:div w:id="407071517">
          <w:marLeft w:val="640"/>
          <w:marRight w:val="0"/>
          <w:marTop w:val="0"/>
          <w:marBottom w:val="0"/>
          <w:divBdr>
            <w:top w:val="none" w:sz="0" w:space="0" w:color="auto"/>
            <w:left w:val="none" w:sz="0" w:space="0" w:color="auto"/>
            <w:bottom w:val="none" w:sz="0" w:space="0" w:color="auto"/>
            <w:right w:val="none" w:sz="0" w:space="0" w:color="auto"/>
          </w:divBdr>
        </w:div>
        <w:div w:id="1652782908">
          <w:marLeft w:val="640"/>
          <w:marRight w:val="0"/>
          <w:marTop w:val="0"/>
          <w:marBottom w:val="0"/>
          <w:divBdr>
            <w:top w:val="none" w:sz="0" w:space="0" w:color="auto"/>
            <w:left w:val="none" w:sz="0" w:space="0" w:color="auto"/>
            <w:bottom w:val="none" w:sz="0" w:space="0" w:color="auto"/>
            <w:right w:val="none" w:sz="0" w:space="0" w:color="auto"/>
          </w:divBdr>
        </w:div>
        <w:div w:id="1898203678">
          <w:marLeft w:val="640"/>
          <w:marRight w:val="0"/>
          <w:marTop w:val="0"/>
          <w:marBottom w:val="0"/>
          <w:divBdr>
            <w:top w:val="none" w:sz="0" w:space="0" w:color="auto"/>
            <w:left w:val="none" w:sz="0" w:space="0" w:color="auto"/>
            <w:bottom w:val="none" w:sz="0" w:space="0" w:color="auto"/>
            <w:right w:val="none" w:sz="0" w:space="0" w:color="auto"/>
          </w:divBdr>
        </w:div>
        <w:div w:id="96564042">
          <w:marLeft w:val="640"/>
          <w:marRight w:val="0"/>
          <w:marTop w:val="0"/>
          <w:marBottom w:val="0"/>
          <w:divBdr>
            <w:top w:val="none" w:sz="0" w:space="0" w:color="auto"/>
            <w:left w:val="none" w:sz="0" w:space="0" w:color="auto"/>
            <w:bottom w:val="none" w:sz="0" w:space="0" w:color="auto"/>
            <w:right w:val="none" w:sz="0" w:space="0" w:color="auto"/>
          </w:divBdr>
        </w:div>
        <w:div w:id="2121683013">
          <w:marLeft w:val="640"/>
          <w:marRight w:val="0"/>
          <w:marTop w:val="0"/>
          <w:marBottom w:val="0"/>
          <w:divBdr>
            <w:top w:val="none" w:sz="0" w:space="0" w:color="auto"/>
            <w:left w:val="none" w:sz="0" w:space="0" w:color="auto"/>
            <w:bottom w:val="none" w:sz="0" w:space="0" w:color="auto"/>
            <w:right w:val="none" w:sz="0" w:space="0" w:color="auto"/>
          </w:divBdr>
        </w:div>
        <w:div w:id="154300752">
          <w:marLeft w:val="640"/>
          <w:marRight w:val="0"/>
          <w:marTop w:val="0"/>
          <w:marBottom w:val="0"/>
          <w:divBdr>
            <w:top w:val="none" w:sz="0" w:space="0" w:color="auto"/>
            <w:left w:val="none" w:sz="0" w:space="0" w:color="auto"/>
            <w:bottom w:val="none" w:sz="0" w:space="0" w:color="auto"/>
            <w:right w:val="none" w:sz="0" w:space="0" w:color="auto"/>
          </w:divBdr>
        </w:div>
        <w:div w:id="622731734">
          <w:marLeft w:val="640"/>
          <w:marRight w:val="0"/>
          <w:marTop w:val="0"/>
          <w:marBottom w:val="0"/>
          <w:divBdr>
            <w:top w:val="none" w:sz="0" w:space="0" w:color="auto"/>
            <w:left w:val="none" w:sz="0" w:space="0" w:color="auto"/>
            <w:bottom w:val="none" w:sz="0" w:space="0" w:color="auto"/>
            <w:right w:val="none" w:sz="0" w:space="0" w:color="auto"/>
          </w:divBdr>
        </w:div>
        <w:div w:id="287669829">
          <w:marLeft w:val="640"/>
          <w:marRight w:val="0"/>
          <w:marTop w:val="0"/>
          <w:marBottom w:val="0"/>
          <w:divBdr>
            <w:top w:val="none" w:sz="0" w:space="0" w:color="auto"/>
            <w:left w:val="none" w:sz="0" w:space="0" w:color="auto"/>
            <w:bottom w:val="none" w:sz="0" w:space="0" w:color="auto"/>
            <w:right w:val="none" w:sz="0" w:space="0" w:color="auto"/>
          </w:divBdr>
        </w:div>
        <w:div w:id="1162626349">
          <w:marLeft w:val="640"/>
          <w:marRight w:val="0"/>
          <w:marTop w:val="0"/>
          <w:marBottom w:val="0"/>
          <w:divBdr>
            <w:top w:val="none" w:sz="0" w:space="0" w:color="auto"/>
            <w:left w:val="none" w:sz="0" w:space="0" w:color="auto"/>
            <w:bottom w:val="none" w:sz="0" w:space="0" w:color="auto"/>
            <w:right w:val="none" w:sz="0" w:space="0" w:color="auto"/>
          </w:divBdr>
        </w:div>
        <w:div w:id="1831359309">
          <w:marLeft w:val="640"/>
          <w:marRight w:val="0"/>
          <w:marTop w:val="0"/>
          <w:marBottom w:val="0"/>
          <w:divBdr>
            <w:top w:val="none" w:sz="0" w:space="0" w:color="auto"/>
            <w:left w:val="none" w:sz="0" w:space="0" w:color="auto"/>
            <w:bottom w:val="none" w:sz="0" w:space="0" w:color="auto"/>
            <w:right w:val="none" w:sz="0" w:space="0" w:color="auto"/>
          </w:divBdr>
        </w:div>
        <w:div w:id="1090783241">
          <w:marLeft w:val="640"/>
          <w:marRight w:val="0"/>
          <w:marTop w:val="0"/>
          <w:marBottom w:val="0"/>
          <w:divBdr>
            <w:top w:val="none" w:sz="0" w:space="0" w:color="auto"/>
            <w:left w:val="none" w:sz="0" w:space="0" w:color="auto"/>
            <w:bottom w:val="none" w:sz="0" w:space="0" w:color="auto"/>
            <w:right w:val="none" w:sz="0" w:space="0" w:color="auto"/>
          </w:divBdr>
        </w:div>
        <w:div w:id="1397127430">
          <w:marLeft w:val="640"/>
          <w:marRight w:val="0"/>
          <w:marTop w:val="0"/>
          <w:marBottom w:val="0"/>
          <w:divBdr>
            <w:top w:val="none" w:sz="0" w:space="0" w:color="auto"/>
            <w:left w:val="none" w:sz="0" w:space="0" w:color="auto"/>
            <w:bottom w:val="none" w:sz="0" w:space="0" w:color="auto"/>
            <w:right w:val="none" w:sz="0" w:space="0" w:color="auto"/>
          </w:divBdr>
        </w:div>
        <w:div w:id="433981385">
          <w:marLeft w:val="640"/>
          <w:marRight w:val="0"/>
          <w:marTop w:val="0"/>
          <w:marBottom w:val="0"/>
          <w:divBdr>
            <w:top w:val="none" w:sz="0" w:space="0" w:color="auto"/>
            <w:left w:val="none" w:sz="0" w:space="0" w:color="auto"/>
            <w:bottom w:val="none" w:sz="0" w:space="0" w:color="auto"/>
            <w:right w:val="none" w:sz="0" w:space="0" w:color="auto"/>
          </w:divBdr>
        </w:div>
        <w:div w:id="997415981">
          <w:marLeft w:val="640"/>
          <w:marRight w:val="0"/>
          <w:marTop w:val="0"/>
          <w:marBottom w:val="0"/>
          <w:divBdr>
            <w:top w:val="none" w:sz="0" w:space="0" w:color="auto"/>
            <w:left w:val="none" w:sz="0" w:space="0" w:color="auto"/>
            <w:bottom w:val="none" w:sz="0" w:space="0" w:color="auto"/>
            <w:right w:val="none" w:sz="0" w:space="0" w:color="auto"/>
          </w:divBdr>
        </w:div>
        <w:div w:id="1234320091">
          <w:marLeft w:val="640"/>
          <w:marRight w:val="0"/>
          <w:marTop w:val="0"/>
          <w:marBottom w:val="0"/>
          <w:divBdr>
            <w:top w:val="none" w:sz="0" w:space="0" w:color="auto"/>
            <w:left w:val="none" w:sz="0" w:space="0" w:color="auto"/>
            <w:bottom w:val="none" w:sz="0" w:space="0" w:color="auto"/>
            <w:right w:val="none" w:sz="0" w:space="0" w:color="auto"/>
          </w:divBdr>
        </w:div>
      </w:divsChild>
    </w:div>
    <w:div w:id="1980305310">
      <w:bodyDiv w:val="1"/>
      <w:marLeft w:val="0"/>
      <w:marRight w:val="0"/>
      <w:marTop w:val="0"/>
      <w:marBottom w:val="0"/>
      <w:divBdr>
        <w:top w:val="none" w:sz="0" w:space="0" w:color="auto"/>
        <w:left w:val="none" w:sz="0" w:space="0" w:color="auto"/>
        <w:bottom w:val="none" w:sz="0" w:space="0" w:color="auto"/>
        <w:right w:val="none" w:sz="0" w:space="0" w:color="auto"/>
      </w:divBdr>
    </w:div>
    <w:div w:id="1981769372">
      <w:bodyDiv w:val="1"/>
      <w:marLeft w:val="0"/>
      <w:marRight w:val="0"/>
      <w:marTop w:val="0"/>
      <w:marBottom w:val="0"/>
      <w:divBdr>
        <w:top w:val="none" w:sz="0" w:space="0" w:color="auto"/>
        <w:left w:val="none" w:sz="0" w:space="0" w:color="auto"/>
        <w:bottom w:val="none" w:sz="0" w:space="0" w:color="auto"/>
        <w:right w:val="none" w:sz="0" w:space="0" w:color="auto"/>
      </w:divBdr>
    </w:div>
    <w:div w:id="1988629840">
      <w:bodyDiv w:val="1"/>
      <w:marLeft w:val="0"/>
      <w:marRight w:val="0"/>
      <w:marTop w:val="0"/>
      <w:marBottom w:val="0"/>
      <w:divBdr>
        <w:top w:val="none" w:sz="0" w:space="0" w:color="auto"/>
        <w:left w:val="none" w:sz="0" w:space="0" w:color="auto"/>
        <w:bottom w:val="none" w:sz="0" w:space="0" w:color="auto"/>
        <w:right w:val="none" w:sz="0" w:space="0" w:color="auto"/>
      </w:divBdr>
    </w:div>
    <w:div w:id="1992560144">
      <w:bodyDiv w:val="1"/>
      <w:marLeft w:val="0"/>
      <w:marRight w:val="0"/>
      <w:marTop w:val="0"/>
      <w:marBottom w:val="0"/>
      <w:divBdr>
        <w:top w:val="none" w:sz="0" w:space="0" w:color="auto"/>
        <w:left w:val="none" w:sz="0" w:space="0" w:color="auto"/>
        <w:bottom w:val="none" w:sz="0" w:space="0" w:color="auto"/>
        <w:right w:val="none" w:sz="0" w:space="0" w:color="auto"/>
      </w:divBdr>
    </w:div>
    <w:div w:id="2007125396">
      <w:bodyDiv w:val="1"/>
      <w:marLeft w:val="0"/>
      <w:marRight w:val="0"/>
      <w:marTop w:val="0"/>
      <w:marBottom w:val="0"/>
      <w:divBdr>
        <w:top w:val="none" w:sz="0" w:space="0" w:color="auto"/>
        <w:left w:val="none" w:sz="0" w:space="0" w:color="auto"/>
        <w:bottom w:val="none" w:sz="0" w:space="0" w:color="auto"/>
        <w:right w:val="none" w:sz="0" w:space="0" w:color="auto"/>
      </w:divBdr>
    </w:div>
    <w:div w:id="2007321201">
      <w:bodyDiv w:val="1"/>
      <w:marLeft w:val="0"/>
      <w:marRight w:val="0"/>
      <w:marTop w:val="0"/>
      <w:marBottom w:val="0"/>
      <w:divBdr>
        <w:top w:val="none" w:sz="0" w:space="0" w:color="auto"/>
        <w:left w:val="none" w:sz="0" w:space="0" w:color="auto"/>
        <w:bottom w:val="none" w:sz="0" w:space="0" w:color="auto"/>
        <w:right w:val="none" w:sz="0" w:space="0" w:color="auto"/>
      </w:divBdr>
    </w:div>
    <w:div w:id="2013757248">
      <w:bodyDiv w:val="1"/>
      <w:marLeft w:val="0"/>
      <w:marRight w:val="0"/>
      <w:marTop w:val="0"/>
      <w:marBottom w:val="0"/>
      <w:divBdr>
        <w:top w:val="none" w:sz="0" w:space="0" w:color="auto"/>
        <w:left w:val="none" w:sz="0" w:space="0" w:color="auto"/>
        <w:bottom w:val="none" w:sz="0" w:space="0" w:color="auto"/>
        <w:right w:val="none" w:sz="0" w:space="0" w:color="auto"/>
      </w:divBdr>
    </w:div>
    <w:div w:id="2014644101">
      <w:bodyDiv w:val="1"/>
      <w:marLeft w:val="0"/>
      <w:marRight w:val="0"/>
      <w:marTop w:val="0"/>
      <w:marBottom w:val="0"/>
      <w:divBdr>
        <w:top w:val="none" w:sz="0" w:space="0" w:color="auto"/>
        <w:left w:val="none" w:sz="0" w:space="0" w:color="auto"/>
        <w:bottom w:val="none" w:sz="0" w:space="0" w:color="auto"/>
        <w:right w:val="none" w:sz="0" w:space="0" w:color="auto"/>
      </w:divBdr>
    </w:div>
    <w:div w:id="2020236220">
      <w:bodyDiv w:val="1"/>
      <w:marLeft w:val="0"/>
      <w:marRight w:val="0"/>
      <w:marTop w:val="0"/>
      <w:marBottom w:val="0"/>
      <w:divBdr>
        <w:top w:val="none" w:sz="0" w:space="0" w:color="auto"/>
        <w:left w:val="none" w:sz="0" w:space="0" w:color="auto"/>
        <w:bottom w:val="none" w:sz="0" w:space="0" w:color="auto"/>
        <w:right w:val="none" w:sz="0" w:space="0" w:color="auto"/>
      </w:divBdr>
    </w:div>
    <w:div w:id="2024016360">
      <w:bodyDiv w:val="1"/>
      <w:marLeft w:val="0"/>
      <w:marRight w:val="0"/>
      <w:marTop w:val="0"/>
      <w:marBottom w:val="0"/>
      <w:divBdr>
        <w:top w:val="none" w:sz="0" w:space="0" w:color="auto"/>
        <w:left w:val="none" w:sz="0" w:space="0" w:color="auto"/>
        <w:bottom w:val="none" w:sz="0" w:space="0" w:color="auto"/>
        <w:right w:val="none" w:sz="0" w:space="0" w:color="auto"/>
      </w:divBdr>
    </w:div>
    <w:div w:id="2025983873">
      <w:bodyDiv w:val="1"/>
      <w:marLeft w:val="0"/>
      <w:marRight w:val="0"/>
      <w:marTop w:val="0"/>
      <w:marBottom w:val="0"/>
      <w:divBdr>
        <w:top w:val="none" w:sz="0" w:space="0" w:color="auto"/>
        <w:left w:val="none" w:sz="0" w:space="0" w:color="auto"/>
        <w:bottom w:val="none" w:sz="0" w:space="0" w:color="auto"/>
        <w:right w:val="none" w:sz="0" w:space="0" w:color="auto"/>
      </w:divBdr>
    </w:div>
    <w:div w:id="2032024623">
      <w:bodyDiv w:val="1"/>
      <w:marLeft w:val="0"/>
      <w:marRight w:val="0"/>
      <w:marTop w:val="0"/>
      <w:marBottom w:val="0"/>
      <w:divBdr>
        <w:top w:val="none" w:sz="0" w:space="0" w:color="auto"/>
        <w:left w:val="none" w:sz="0" w:space="0" w:color="auto"/>
        <w:bottom w:val="none" w:sz="0" w:space="0" w:color="auto"/>
        <w:right w:val="none" w:sz="0" w:space="0" w:color="auto"/>
      </w:divBdr>
    </w:div>
    <w:div w:id="2041317655">
      <w:bodyDiv w:val="1"/>
      <w:marLeft w:val="0"/>
      <w:marRight w:val="0"/>
      <w:marTop w:val="0"/>
      <w:marBottom w:val="0"/>
      <w:divBdr>
        <w:top w:val="none" w:sz="0" w:space="0" w:color="auto"/>
        <w:left w:val="none" w:sz="0" w:space="0" w:color="auto"/>
        <w:bottom w:val="none" w:sz="0" w:space="0" w:color="auto"/>
        <w:right w:val="none" w:sz="0" w:space="0" w:color="auto"/>
      </w:divBdr>
    </w:div>
    <w:div w:id="2046518719">
      <w:bodyDiv w:val="1"/>
      <w:marLeft w:val="0"/>
      <w:marRight w:val="0"/>
      <w:marTop w:val="0"/>
      <w:marBottom w:val="0"/>
      <w:divBdr>
        <w:top w:val="none" w:sz="0" w:space="0" w:color="auto"/>
        <w:left w:val="none" w:sz="0" w:space="0" w:color="auto"/>
        <w:bottom w:val="none" w:sz="0" w:space="0" w:color="auto"/>
        <w:right w:val="none" w:sz="0" w:space="0" w:color="auto"/>
      </w:divBdr>
    </w:div>
    <w:div w:id="2046590949">
      <w:bodyDiv w:val="1"/>
      <w:marLeft w:val="0"/>
      <w:marRight w:val="0"/>
      <w:marTop w:val="0"/>
      <w:marBottom w:val="0"/>
      <w:divBdr>
        <w:top w:val="none" w:sz="0" w:space="0" w:color="auto"/>
        <w:left w:val="none" w:sz="0" w:space="0" w:color="auto"/>
        <w:bottom w:val="none" w:sz="0" w:space="0" w:color="auto"/>
        <w:right w:val="none" w:sz="0" w:space="0" w:color="auto"/>
      </w:divBdr>
    </w:div>
    <w:div w:id="2051688174">
      <w:bodyDiv w:val="1"/>
      <w:marLeft w:val="0"/>
      <w:marRight w:val="0"/>
      <w:marTop w:val="0"/>
      <w:marBottom w:val="0"/>
      <w:divBdr>
        <w:top w:val="none" w:sz="0" w:space="0" w:color="auto"/>
        <w:left w:val="none" w:sz="0" w:space="0" w:color="auto"/>
        <w:bottom w:val="none" w:sz="0" w:space="0" w:color="auto"/>
        <w:right w:val="none" w:sz="0" w:space="0" w:color="auto"/>
      </w:divBdr>
    </w:div>
    <w:div w:id="2051951822">
      <w:bodyDiv w:val="1"/>
      <w:marLeft w:val="0"/>
      <w:marRight w:val="0"/>
      <w:marTop w:val="0"/>
      <w:marBottom w:val="0"/>
      <w:divBdr>
        <w:top w:val="none" w:sz="0" w:space="0" w:color="auto"/>
        <w:left w:val="none" w:sz="0" w:space="0" w:color="auto"/>
        <w:bottom w:val="none" w:sz="0" w:space="0" w:color="auto"/>
        <w:right w:val="none" w:sz="0" w:space="0" w:color="auto"/>
      </w:divBdr>
    </w:div>
    <w:div w:id="2058355302">
      <w:bodyDiv w:val="1"/>
      <w:marLeft w:val="0"/>
      <w:marRight w:val="0"/>
      <w:marTop w:val="0"/>
      <w:marBottom w:val="0"/>
      <w:divBdr>
        <w:top w:val="none" w:sz="0" w:space="0" w:color="auto"/>
        <w:left w:val="none" w:sz="0" w:space="0" w:color="auto"/>
        <w:bottom w:val="none" w:sz="0" w:space="0" w:color="auto"/>
        <w:right w:val="none" w:sz="0" w:space="0" w:color="auto"/>
      </w:divBdr>
    </w:div>
    <w:div w:id="2059042048">
      <w:bodyDiv w:val="1"/>
      <w:marLeft w:val="0"/>
      <w:marRight w:val="0"/>
      <w:marTop w:val="0"/>
      <w:marBottom w:val="0"/>
      <w:divBdr>
        <w:top w:val="none" w:sz="0" w:space="0" w:color="auto"/>
        <w:left w:val="none" w:sz="0" w:space="0" w:color="auto"/>
        <w:bottom w:val="none" w:sz="0" w:space="0" w:color="auto"/>
        <w:right w:val="none" w:sz="0" w:space="0" w:color="auto"/>
      </w:divBdr>
    </w:div>
    <w:div w:id="2060469789">
      <w:bodyDiv w:val="1"/>
      <w:marLeft w:val="0"/>
      <w:marRight w:val="0"/>
      <w:marTop w:val="0"/>
      <w:marBottom w:val="0"/>
      <w:divBdr>
        <w:top w:val="none" w:sz="0" w:space="0" w:color="auto"/>
        <w:left w:val="none" w:sz="0" w:space="0" w:color="auto"/>
        <w:bottom w:val="none" w:sz="0" w:space="0" w:color="auto"/>
        <w:right w:val="none" w:sz="0" w:space="0" w:color="auto"/>
      </w:divBdr>
    </w:div>
    <w:div w:id="2064868215">
      <w:bodyDiv w:val="1"/>
      <w:marLeft w:val="0"/>
      <w:marRight w:val="0"/>
      <w:marTop w:val="0"/>
      <w:marBottom w:val="0"/>
      <w:divBdr>
        <w:top w:val="none" w:sz="0" w:space="0" w:color="auto"/>
        <w:left w:val="none" w:sz="0" w:space="0" w:color="auto"/>
        <w:bottom w:val="none" w:sz="0" w:space="0" w:color="auto"/>
        <w:right w:val="none" w:sz="0" w:space="0" w:color="auto"/>
      </w:divBdr>
    </w:div>
    <w:div w:id="2065524383">
      <w:bodyDiv w:val="1"/>
      <w:marLeft w:val="0"/>
      <w:marRight w:val="0"/>
      <w:marTop w:val="0"/>
      <w:marBottom w:val="0"/>
      <w:divBdr>
        <w:top w:val="none" w:sz="0" w:space="0" w:color="auto"/>
        <w:left w:val="none" w:sz="0" w:space="0" w:color="auto"/>
        <w:bottom w:val="none" w:sz="0" w:space="0" w:color="auto"/>
        <w:right w:val="none" w:sz="0" w:space="0" w:color="auto"/>
      </w:divBdr>
      <w:divsChild>
        <w:div w:id="621613219">
          <w:marLeft w:val="480"/>
          <w:marRight w:val="0"/>
          <w:marTop w:val="0"/>
          <w:marBottom w:val="0"/>
          <w:divBdr>
            <w:top w:val="none" w:sz="0" w:space="0" w:color="auto"/>
            <w:left w:val="none" w:sz="0" w:space="0" w:color="auto"/>
            <w:bottom w:val="none" w:sz="0" w:space="0" w:color="auto"/>
            <w:right w:val="none" w:sz="0" w:space="0" w:color="auto"/>
          </w:divBdr>
        </w:div>
        <w:div w:id="1354454629">
          <w:marLeft w:val="480"/>
          <w:marRight w:val="0"/>
          <w:marTop w:val="0"/>
          <w:marBottom w:val="0"/>
          <w:divBdr>
            <w:top w:val="none" w:sz="0" w:space="0" w:color="auto"/>
            <w:left w:val="none" w:sz="0" w:space="0" w:color="auto"/>
            <w:bottom w:val="none" w:sz="0" w:space="0" w:color="auto"/>
            <w:right w:val="none" w:sz="0" w:space="0" w:color="auto"/>
          </w:divBdr>
        </w:div>
        <w:div w:id="2075812711">
          <w:marLeft w:val="480"/>
          <w:marRight w:val="0"/>
          <w:marTop w:val="0"/>
          <w:marBottom w:val="0"/>
          <w:divBdr>
            <w:top w:val="none" w:sz="0" w:space="0" w:color="auto"/>
            <w:left w:val="none" w:sz="0" w:space="0" w:color="auto"/>
            <w:bottom w:val="none" w:sz="0" w:space="0" w:color="auto"/>
            <w:right w:val="none" w:sz="0" w:space="0" w:color="auto"/>
          </w:divBdr>
        </w:div>
        <w:div w:id="212696632">
          <w:marLeft w:val="480"/>
          <w:marRight w:val="0"/>
          <w:marTop w:val="0"/>
          <w:marBottom w:val="0"/>
          <w:divBdr>
            <w:top w:val="none" w:sz="0" w:space="0" w:color="auto"/>
            <w:left w:val="none" w:sz="0" w:space="0" w:color="auto"/>
            <w:bottom w:val="none" w:sz="0" w:space="0" w:color="auto"/>
            <w:right w:val="none" w:sz="0" w:space="0" w:color="auto"/>
          </w:divBdr>
        </w:div>
        <w:div w:id="1516923511">
          <w:marLeft w:val="480"/>
          <w:marRight w:val="0"/>
          <w:marTop w:val="0"/>
          <w:marBottom w:val="0"/>
          <w:divBdr>
            <w:top w:val="none" w:sz="0" w:space="0" w:color="auto"/>
            <w:left w:val="none" w:sz="0" w:space="0" w:color="auto"/>
            <w:bottom w:val="none" w:sz="0" w:space="0" w:color="auto"/>
            <w:right w:val="none" w:sz="0" w:space="0" w:color="auto"/>
          </w:divBdr>
        </w:div>
        <w:div w:id="2002273377">
          <w:marLeft w:val="480"/>
          <w:marRight w:val="0"/>
          <w:marTop w:val="0"/>
          <w:marBottom w:val="0"/>
          <w:divBdr>
            <w:top w:val="none" w:sz="0" w:space="0" w:color="auto"/>
            <w:left w:val="none" w:sz="0" w:space="0" w:color="auto"/>
            <w:bottom w:val="none" w:sz="0" w:space="0" w:color="auto"/>
            <w:right w:val="none" w:sz="0" w:space="0" w:color="auto"/>
          </w:divBdr>
        </w:div>
        <w:div w:id="1347559986">
          <w:marLeft w:val="480"/>
          <w:marRight w:val="0"/>
          <w:marTop w:val="0"/>
          <w:marBottom w:val="0"/>
          <w:divBdr>
            <w:top w:val="none" w:sz="0" w:space="0" w:color="auto"/>
            <w:left w:val="none" w:sz="0" w:space="0" w:color="auto"/>
            <w:bottom w:val="none" w:sz="0" w:space="0" w:color="auto"/>
            <w:right w:val="none" w:sz="0" w:space="0" w:color="auto"/>
          </w:divBdr>
        </w:div>
        <w:div w:id="1999066545">
          <w:marLeft w:val="480"/>
          <w:marRight w:val="0"/>
          <w:marTop w:val="0"/>
          <w:marBottom w:val="0"/>
          <w:divBdr>
            <w:top w:val="none" w:sz="0" w:space="0" w:color="auto"/>
            <w:left w:val="none" w:sz="0" w:space="0" w:color="auto"/>
            <w:bottom w:val="none" w:sz="0" w:space="0" w:color="auto"/>
            <w:right w:val="none" w:sz="0" w:space="0" w:color="auto"/>
          </w:divBdr>
        </w:div>
        <w:div w:id="221989574">
          <w:marLeft w:val="480"/>
          <w:marRight w:val="0"/>
          <w:marTop w:val="0"/>
          <w:marBottom w:val="0"/>
          <w:divBdr>
            <w:top w:val="none" w:sz="0" w:space="0" w:color="auto"/>
            <w:left w:val="none" w:sz="0" w:space="0" w:color="auto"/>
            <w:bottom w:val="none" w:sz="0" w:space="0" w:color="auto"/>
            <w:right w:val="none" w:sz="0" w:space="0" w:color="auto"/>
          </w:divBdr>
        </w:div>
        <w:div w:id="885869075">
          <w:marLeft w:val="480"/>
          <w:marRight w:val="0"/>
          <w:marTop w:val="0"/>
          <w:marBottom w:val="0"/>
          <w:divBdr>
            <w:top w:val="none" w:sz="0" w:space="0" w:color="auto"/>
            <w:left w:val="none" w:sz="0" w:space="0" w:color="auto"/>
            <w:bottom w:val="none" w:sz="0" w:space="0" w:color="auto"/>
            <w:right w:val="none" w:sz="0" w:space="0" w:color="auto"/>
          </w:divBdr>
        </w:div>
        <w:div w:id="1227374009">
          <w:marLeft w:val="480"/>
          <w:marRight w:val="0"/>
          <w:marTop w:val="0"/>
          <w:marBottom w:val="0"/>
          <w:divBdr>
            <w:top w:val="none" w:sz="0" w:space="0" w:color="auto"/>
            <w:left w:val="none" w:sz="0" w:space="0" w:color="auto"/>
            <w:bottom w:val="none" w:sz="0" w:space="0" w:color="auto"/>
            <w:right w:val="none" w:sz="0" w:space="0" w:color="auto"/>
          </w:divBdr>
        </w:div>
        <w:div w:id="596440">
          <w:marLeft w:val="480"/>
          <w:marRight w:val="0"/>
          <w:marTop w:val="0"/>
          <w:marBottom w:val="0"/>
          <w:divBdr>
            <w:top w:val="none" w:sz="0" w:space="0" w:color="auto"/>
            <w:left w:val="none" w:sz="0" w:space="0" w:color="auto"/>
            <w:bottom w:val="none" w:sz="0" w:space="0" w:color="auto"/>
            <w:right w:val="none" w:sz="0" w:space="0" w:color="auto"/>
          </w:divBdr>
        </w:div>
        <w:div w:id="238444372">
          <w:marLeft w:val="480"/>
          <w:marRight w:val="0"/>
          <w:marTop w:val="0"/>
          <w:marBottom w:val="0"/>
          <w:divBdr>
            <w:top w:val="none" w:sz="0" w:space="0" w:color="auto"/>
            <w:left w:val="none" w:sz="0" w:space="0" w:color="auto"/>
            <w:bottom w:val="none" w:sz="0" w:space="0" w:color="auto"/>
            <w:right w:val="none" w:sz="0" w:space="0" w:color="auto"/>
          </w:divBdr>
        </w:div>
        <w:div w:id="882132978">
          <w:marLeft w:val="480"/>
          <w:marRight w:val="0"/>
          <w:marTop w:val="0"/>
          <w:marBottom w:val="0"/>
          <w:divBdr>
            <w:top w:val="none" w:sz="0" w:space="0" w:color="auto"/>
            <w:left w:val="none" w:sz="0" w:space="0" w:color="auto"/>
            <w:bottom w:val="none" w:sz="0" w:space="0" w:color="auto"/>
            <w:right w:val="none" w:sz="0" w:space="0" w:color="auto"/>
          </w:divBdr>
        </w:div>
        <w:div w:id="741370139">
          <w:marLeft w:val="480"/>
          <w:marRight w:val="0"/>
          <w:marTop w:val="0"/>
          <w:marBottom w:val="0"/>
          <w:divBdr>
            <w:top w:val="none" w:sz="0" w:space="0" w:color="auto"/>
            <w:left w:val="none" w:sz="0" w:space="0" w:color="auto"/>
            <w:bottom w:val="none" w:sz="0" w:space="0" w:color="auto"/>
            <w:right w:val="none" w:sz="0" w:space="0" w:color="auto"/>
          </w:divBdr>
        </w:div>
        <w:div w:id="1629169120">
          <w:marLeft w:val="480"/>
          <w:marRight w:val="0"/>
          <w:marTop w:val="0"/>
          <w:marBottom w:val="0"/>
          <w:divBdr>
            <w:top w:val="none" w:sz="0" w:space="0" w:color="auto"/>
            <w:left w:val="none" w:sz="0" w:space="0" w:color="auto"/>
            <w:bottom w:val="none" w:sz="0" w:space="0" w:color="auto"/>
            <w:right w:val="none" w:sz="0" w:space="0" w:color="auto"/>
          </w:divBdr>
        </w:div>
        <w:div w:id="625086279">
          <w:marLeft w:val="480"/>
          <w:marRight w:val="0"/>
          <w:marTop w:val="0"/>
          <w:marBottom w:val="0"/>
          <w:divBdr>
            <w:top w:val="none" w:sz="0" w:space="0" w:color="auto"/>
            <w:left w:val="none" w:sz="0" w:space="0" w:color="auto"/>
            <w:bottom w:val="none" w:sz="0" w:space="0" w:color="auto"/>
            <w:right w:val="none" w:sz="0" w:space="0" w:color="auto"/>
          </w:divBdr>
        </w:div>
        <w:div w:id="569970294">
          <w:marLeft w:val="480"/>
          <w:marRight w:val="0"/>
          <w:marTop w:val="0"/>
          <w:marBottom w:val="0"/>
          <w:divBdr>
            <w:top w:val="none" w:sz="0" w:space="0" w:color="auto"/>
            <w:left w:val="none" w:sz="0" w:space="0" w:color="auto"/>
            <w:bottom w:val="none" w:sz="0" w:space="0" w:color="auto"/>
            <w:right w:val="none" w:sz="0" w:space="0" w:color="auto"/>
          </w:divBdr>
        </w:div>
        <w:div w:id="1206528210">
          <w:marLeft w:val="480"/>
          <w:marRight w:val="0"/>
          <w:marTop w:val="0"/>
          <w:marBottom w:val="0"/>
          <w:divBdr>
            <w:top w:val="none" w:sz="0" w:space="0" w:color="auto"/>
            <w:left w:val="none" w:sz="0" w:space="0" w:color="auto"/>
            <w:bottom w:val="none" w:sz="0" w:space="0" w:color="auto"/>
            <w:right w:val="none" w:sz="0" w:space="0" w:color="auto"/>
          </w:divBdr>
        </w:div>
        <w:div w:id="532814371">
          <w:marLeft w:val="480"/>
          <w:marRight w:val="0"/>
          <w:marTop w:val="0"/>
          <w:marBottom w:val="0"/>
          <w:divBdr>
            <w:top w:val="none" w:sz="0" w:space="0" w:color="auto"/>
            <w:left w:val="none" w:sz="0" w:space="0" w:color="auto"/>
            <w:bottom w:val="none" w:sz="0" w:space="0" w:color="auto"/>
            <w:right w:val="none" w:sz="0" w:space="0" w:color="auto"/>
          </w:divBdr>
        </w:div>
        <w:div w:id="1200362925">
          <w:marLeft w:val="480"/>
          <w:marRight w:val="0"/>
          <w:marTop w:val="0"/>
          <w:marBottom w:val="0"/>
          <w:divBdr>
            <w:top w:val="none" w:sz="0" w:space="0" w:color="auto"/>
            <w:left w:val="none" w:sz="0" w:space="0" w:color="auto"/>
            <w:bottom w:val="none" w:sz="0" w:space="0" w:color="auto"/>
            <w:right w:val="none" w:sz="0" w:space="0" w:color="auto"/>
          </w:divBdr>
        </w:div>
        <w:div w:id="244611276">
          <w:marLeft w:val="480"/>
          <w:marRight w:val="0"/>
          <w:marTop w:val="0"/>
          <w:marBottom w:val="0"/>
          <w:divBdr>
            <w:top w:val="none" w:sz="0" w:space="0" w:color="auto"/>
            <w:left w:val="none" w:sz="0" w:space="0" w:color="auto"/>
            <w:bottom w:val="none" w:sz="0" w:space="0" w:color="auto"/>
            <w:right w:val="none" w:sz="0" w:space="0" w:color="auto"/>
          </w:divBdr>
        </w:div>
        <w:div w:id="1128360035">
          <w:marLeft w:val="480"/>
          <w:marRight w:val="0"/>
          <w:marTop w:val="0"/>
          <w:marBottom w:val="0"/>
          <w:divBdr>
            <w:top w:val="none" w:sz="0" w:space="0" w:color="auto"/>
            <w:left w:val="none" w:sz="0" w:space="0" w:color="auto"/>
            <w:bottom w:val="none" w:sz="0" w:space="0" w:color="auto"/>
            <w:right w:val="none" w:sz="0" w:space="0" w:color="auto"/>
          </w:divBdr>
        </w:div>
        <w:div w:id="858006003">
          <w:marLeft w:val="480"/>
          <w:marRight w:val="0"/>
          <w:marTop w:val="0"/>
          <w:marBottom w:val="0"/>
          <w:divBdr>
            <w:top w:val="none" w:sz="0" w:space="0" w:color="auto"/>
            <w:left w:val="none" w:sz="0" w:space="0" w:color="auto"/>
            <w:bottom w:val="none" w:sz="0" w:space="0" w:color="auto"/>
            <w:right w:val="none" w:sz="0" w:space="0" w:color="auto"/>
          </w:divBdr>
        </w:div>
        <w:div w:id="2140224997">
          <w:marLeft w:val="480"/>
          <w:marRight w:val="0"/>
          <w:marTop w:val="0"/>
          <w:marBottom w:val="0"/>
          <w:divBdr>
            <w:top w:val="none" w:sz="0" w:space="0" w:color="auto"/>
            <w:left w:val="none" w:sz="0" w:space="0" w:color="auto"/>
            <w:bottom w:val="none" w:sz="0" w:space="0" w:color="auto"/>
            <w:right w:val="none" w:sz="0" w:space="0" w:color="auto"/>
          </w:divBdr>
        </w:div>
        <w:div w:id="455875294">
          <w:marLeft w:val="480"/>
          <w:marRight w:val="0"/>
          <w:marTop w:val="0"/>
          <w:marBottom w:val="0"/>
          <w:divBdr>
            <w:top w:val="none" w:sz="0" w:space="0" w:color="auto"/>
            <w:left w:val="none" w:sz="0" w:space="0" w:color="auto"/>
            <w:bottom w:val="none" w:sz="0" w:space="0" w:color="auto"/>
            <w:right w:val="none" w:sz="0" w:space="0" w:color="auto"/>
          </w:divBdr>
        </w:div>
        <w:div w:id="1006905654">
          <w:marLeft w:val="480"/>
          <w:marRight w:val="0"/>
          <w:marTop w:val="0"/>
          <w:marBottom w:val="0"/>
          <w:divBdr>
            <w:top w:val="none" w:sz="0" w:space="0" w:color="auto"/>
            <w:left w:val="none" w:sz="0" w:space="0" w:color="auto"/>
            <w:bottom w:val="none" w:sz="0" w:space="0" w:color="auto"/>
            <w:right w:val="none" w:sz="0" w:space="0" w:color="auto"/>
          </w:divBdr>
        </w:div>
        <w:div w:id="95559772">
          <w:marLeft w:val="480"/>
          <w:marRight w:val="0"/>
          <w:marTop w:val="0"/>
          <w:marBottom w:val="0"/>
          <w:divBdr>
            <w:top w:val="none" w:sz="0" w:space="0" w:color="auto"/>
            <w:left w:val="none" w:sz="0" w:space="0" w:color="auto"/>
            <w:bottom w:val="none" w:sz="0" w:space="0" w:color="auto"/>
            <w:right w:val="none" w:sz="0" w:space="0" w:color="auto"/>
          </w:divBdr>
        </w:div>
        <w:div w:id="122238652">
          <w:marLeft w:val="480"/>
          <w:marRight w:val="0"/>
          <w:marTop w:val="0"/>
          <w:marBottom w:val="0"/>
          <w:divBdr>
            <w:top w:val="none" w:sz="0" w:space="0" w:color="auto"/>
            <w:left w:val="none" w:sz="0" w:space="0" w:color="auto"/>
            <w:bottom w:val="none" w:sz="0" w:space="0" w:color="auto"/>
            <w:right w:val="none" w:sz="0" w:space="0" w:color="auto"/>
          </w:divBdr>
        </w:div>
        <w:div w:id="1506704242">
          <w:marLeft w:val="480"/>
          <w:marRight w:val="0"/>
          <w:marTop w:val="0"/>
          <w:marBottom w:val="0"/>
          <w:divBdr>
            <w:top w:val="none" w:sz="0" w:space="0" w:color="auto"/>
            <w:left w:val="none" w:sz="0" w:space="0" w:color="auto"/>
            <w:bottom w:val="none" w:sz="0" w:space="0" w:color="auto"/>
            <w:right w:val="none" w:sz="0" w:space="0" w:color="auto"/>
          </w:divBdr>
        </w:div>
        <w:div w:id="48960676">
          <w:marLeft w:val="480"/>
          <w:marRight w:val="0"/>
          <w:marTop w:val="0"/>
          <w:marBottom w:val="0"/>
          <w:divBdr>
            <w:top w:val="none" w:sz="0" w:space="0" w:color="auto"/>
            <w:left w:val="none" w:sz="0" w:space="0" w:color="auto"/>
            <w:bottom w:val="none" w:sz="0" w:space="0" w:color="auto"/>
            <w:right w:val="none" w:sz="0" w:space="0" w:color="auto"/>
          </w:divBdr>
        </w:div>
        <w:div w:id="1832913174">
          <w:marLeft w:val="480"/>
          <w:marRight w:val="0"/>
          <w:marTop w:val="0"/>
          <w:marBottom w:val="0"/>
          <w:divBdr>
            <w:top w:val="none" w:sz="0" w:space="0" w:color="auto"/>
            <w:left w:val="none" w:sz="0" w:space="0" w:color="auto"/>
            <w:bottom w:val="none" w:sz="0" w:space="0" w:color="auto"/>
            <w:right w:val="none" w:sz="0" w:space="0" w:color="auto"/>
          </w:divBdr>
        </w:div>
        <w:div w:id="412942889">
          <w:marLeft w:val="480"/>
          <w:marRight w:val="0"/>
          <w:marTop w:val="0"/>
          <w:marBottom w:val="0"/>
          <w:divBdr>
            <w:top w:val="none" w:sz="0" w:space="0" w:color="auto"/>
            <w:left w:val="none" w:sz="0" w:space="0" w:color="auto"/>
            <w:bottom w:val="none" w:sz="0" w:space="0" w:color="auto"/>
            <w:right w:val="none" w:sz="0" w:space="0" w:color="auto"/>
          </w:divBdr>
        </w:div>
        <w:div w:id="1666519756">
          <w:marLeft w:val="480"/>
          <w:marRight w:val="0"/>
          <w:marTop w:val="0"/>
          <w:marBottom w:val="0"/>
          <w:divBdr>
            <w:top w:val="none" w:sz="0" w:space="0" w:color="auto"/>
            <w:left w:val="none" w:sz="0" w:space="0" w:color="auto"/>
            <w:bottom w:val="none" w:sz="0" w:space="0" w:color="auto"/>
            <w:right w:val="none" w:sz="0" w:space="0" w:color="auto"/>
          </w:divBdr>
        </w:div>
        <w:div w:id="665670350">
          <w:marLeft w:val="480"/>
          <w:marRight w:val="0"/>
          <w:marTop w:val="0"/>
          <w:marBottom w:val="0"/>
          <w:divBdr>
            <w:top w:val="none" w:sz="0" w:space="0" w:color="auto"/>
            <w:left w:val="none" w:sz="0" w:space="0" w:color="auto"/>
            <w:bottom w:val="none" w:sz="0" w:space="0" w:color="auto"/>
            <w:right w:val="none" w:sz="0" w:space="0" w:color="auto"/>
          </w:divBdr>
        </w:div>
        <w:div w:id="912278491">
          <w:marLeft w:val="480"/>
          <w:marRight w:val="0"/>
          <w:marTop w:val="0"/>
          <w:marBottom w:val="0"/>
          <w:divBdr>
            <w:top w:val="none" w:sz="0" w:space="0" w:color="auto"/>
            <w:left w:val="none" w:sz="0" w:space="0" w:color="auto"/>
            <w:bottom w:val="none" w:sz="0" w:space="0" w:color="auto"/>
            <w:right w:val="none" w:sz="0" w:space="0" w:color="auto"/>
          </w:divBdr>
        </w:div>
        <w:div w:id="1397587258">
          <w:marLeft w:val="480"/>
          <w:marRight w:val="0"/>
          <w:marTop w:val="0"/>
          <w:marBottom w:val="0"/>
          <w:divBdr>
            <w:top w:val="none" w:sz="0" w:space="0" w:color="auto"/>
            <w:left w:val="none" w:sz="0" w:space="0" w:color="auto"/>
            <w:bottom w:val="none" w:sz="0" w:space="0" w:color="auto"/>
            <w:right w:val="none" w:sz="0" w:space="0" w:color="auto"/>
          </w:divBdr>
        </w:div>
        <w:div w:id="1020546505">
          <w:marLeft w:val="480"/>
          <w:marRight w:val="0"/>
          <w:marTop w:val="0"/>
          <w:marBottom w:val="0"/>
          <w:divBdr>
            <w:top w:val="none" w:sz="0" w:space="0" w:color="auto"/>
            <w:left w:val="none" w:sz="0" w:space="0" w:color="auto"/>
            <w:bottom w:val="none" w:sz="0" w:space="0" w:color="auto"/>
            <w:right w:val="none" w:sz="0" w:space="0" w:color="auto"/>
          </w:divBdr>
        </w:div>
        <w:div w:id="1231381011">
          <w:marLeft w:val="480"/>
          <w:marRight w:val="0"/>
          <w:marTop w:val="0"/>
          <w:marBottom w:val="0"/>
          <w:divBdr>
            <w:top w:val="none" w:sz="0" w:space="0" w:color="auto"/>
            <w:left w:val="none" w:sz="0" w:space="0" w:color="auto"/>
            <w:bottom w:val="none" w:sz="0" w:space="0" w:color="auto"/>
            <w:right w:val="none" w:sz="0" w:space="0" w:color="auto"/>
          </w:divBdr>
        </w:div>
        <w:div w:id="726341454">
          <w:marLeft w:val="480"/>
          <w:marRight w:val="0"/>
          <w:marTop w:val="0"/>
          <w:marBottom w:val="0"/>
          <w:divBdr>
            <w:top w:val="none" w:sz="0" w:space="0" w:color="auto"/>
            <w:left w:val="none" w:sz="0" w:space="0" w:color="auto"/>
            <w:bottom w:val="none" w:sz="0" w:space="0" w:color="auto"/>
            <w:right w:val="none" w:sz="0" w:space="0" w:color="auto"/>
          </w:divBdr>
        </w:div>
        <w:div w:id="384648093">
          <w:marLeft w:val="480"/>
          <w:marRight w:val="0"/>
          <w:marTop w:val="0"/>
          <w:marBottom w:val="0"/>
          <w:divBdr>
            <w:top w:val="none" w:sz="0" w:space="0" w:color="auto"/>
            <w:left w:val="none" w:sz="0" w:space="0" w:color="auto"/>
            <w:bottom w:val="none" w:sz="0" w:space="0" w:color="auto"/>
            <w:right w:val="none" w:sz="0" w:space="0" w:color="auto"/>
          </w:divBdr>
        </w:div>
        <w:div w:id="203710747">
          <w:marLeft w:val="480"/>
          <w:marRight w:val="0"/>
          <w:marTop w:val="0"/>
          <w:marBottom w:val="0"/>
          <w:divBdr>
            <w:top w:val="none" w:sz="0" w:space="0" w:color="auto"/>
            <w:left w:val="none" w:sz="0" w:space="0" w:color="auto"/>
            <w:bottom w:val="none" w:sz="0" w:space="0" w:color="auto"/>
            <w:right w:val="none" w:sz="0" w:space="0" w:color="auto"/>
          </w:divBdr>
        </w:div>
        <w:div w:id="1584485402">
          <w:marLeft w:val="480"/>
          <w:marRight w:val="0"/>
          <w:marTop w:val="0"/>
          <w:marBottom w:val="0"/>
          <w:divBdr>
            <w:top w:val="none" w:sz="0" w:space="0" w:color="auto"/>
            <w:left w:val="none" w:sz="0" w:space="0" w:color="auto"/>
            <w:bottom w:val="none" w:sz="0" w:space="0" w:color="auto"/>
            <w:right w:val="none" w:sz="0" w:space="0" w:color="auto"/>
          </w:divBdr>
        </w:div>
        <w:div w:id="444617361">
          <w:marLeft w:val="480"/>
          <w:marRight w:val="0"/>
          <w:marTop w:val="0"/>
          <w:marBottom w:val="0"/>
          <w:divBdr>
            <w:top w:val="none" w:sz="0" w:space="0" w:color="auto"/>
            <w:left w:val="none" w:sz="0" w:space="0" w:color="auto"/>
            <w:bottom w:val="none" w:sz="0" w:space="0" w:color="auto"/>
            <w:right w:val="none" w:sz="0" w:space="0" w:color="auto"/>
          </w:divBdr>
        </w:div>
        <w:div w:id="803040226">
          <w:marLeft w:val="480"/>
          <w:marRight w:val="0"/>
          <w:marTop w:val="0"/>
          <w:marBottom w:val="0"/>
          <w:divBdr>
            <w:top w:val="none" w:sz="0" w:space="0" w:color="auto"/>
            <w:left w:val="none" w:sz="0" w:space="0" w:color="auto"/>
            <w:bottom w:val="none" w:sz="0" w:space="0" w:color="auto"/>
            <w:right w:val="none" w:sz="0" w:space="0" w:color="auto"/>
          </w:divBdr>
        </w:div>
        <w:div w:id="1628123356">
          <w:marLeft w:val="480"/>
          <w:marRight w:val="0"/>
          <w:marTop w:val="0"/>
          <w:marBottom w:val="0"/>
          <w:divBdr>
            <w:top w:val="none" w:sz="0" w:space="0" w:color="auto"/>
            <w:left w:val="none" w:sz="0" w:space="0" w:color="auto"/>
            <w:bottom w:val="none" w:sz="0" w:space="0" w:color="auto"/>
            <w:right w:val="none" w:sz="0" w:space="0" w:color="auto"/>
          </w:divBdr>
        </w:div>
        <w:div w:id="2092072897">
          <w:marLeft w:val="480"/>
          <w:marRight w:val="0"/>
          <w:marTop w:val="0"/>
          <w:marBottom w:val="0"/>
          <w:divBdr>
            <w:top w:val="none" w:sz="0" w:space="0" w:color="auto"/>
            <w:left w:val="none" w:sz="0" w:space="0" w:color="auto"/>
            <w:bottom w:val="none" w:sz="0" w:space="0" w:color="auto"/>
            <w:right w:val="none" w:sz="0" w:space="0" w:color="auto"/>
          </w:divBdr>
        </w:div>
        <w:div w:id="1306468615">
          <w:marLeft w:val="480"/>
          <w:marRight w:val="0"/>
          <w:marTop w:val="0"/>
          <w:marBottom w:val="0"/>
          <w:divBdr>
            <w:top w:val="none" w:sz="0" w:space="0" w:color="auto"/>
            <w:left w:val="none" w:sz="0" w:space="0" w:color="auto"/>
            <w:bottom w:val="none" w:sz="0" w:space="0" w:color="auto"/>
            <w:right w:val="none" w:sz="0" w:space="0" w:color="auto"/>
          </w:divBdr>
        </w:div>
        <w:div w:id="621574042">
          <w:marLeft w:val="480"/>
          <w:marRight w:val="0"/>
          <w:marTop w:val="0"/>
          <w:marBottom w:val="0"/>
          <w:divBdr>
            <w:top w:val="none" w:sz="0" w:space="0" w:color="auto"/>
            <w:left w:val="none" w:sz="0" w:space="0" w:color="auto"/>
            <w:bottom w:val="none" w:sz="0" w:space="0" w:color="auto"/>
            <w:right w:val="none" w:sz="0" w:space="0" w:color="auto"/>
          </w:divBdr>
        </w:div>
        <w:div w:id="2015763121">
          <w:marLeft w:val="480"/>
          <w:marRight w:val="0"/>
          <w:marTop w:val="0"/>
          <w:marBottom w:val="0"/>
          <w:divBdr>
            <w:top w:val="none" w:sz="0" w:space="0" w:color="auto"/>
            <w:left w:val="none" w:sz="0" w:space="0" w:color="auto"/>
            <w:bottom w:val="none" w:sz="0" w:space="0" w:color="auto"/>
            <w:right w:val="none" w:sz="0" w:space="0" w:color="auto"/>
          </w:divBdr>
        </w:div>
        <w:div w:id="347372130">
          <w:marLeft w:val="480"/>
          <w:marRight w:val="0"/>
          <w:marTop w:val="0"/>
          <w:marBottom w:val="0"/>
          <w:divBdr>
            <w:top w:val="none" w:sz="0" w:space="0" w:color="auto"/>
            <w:left w:val="none" w:sz="0" w:space="0" w:color="auto"/>
            <w:bottom w:val="none" w:sz="0" w:space="0" w:color="auto"/>
            <w:right w:val="none" w:sz="0" w:space="0" w:color="auto"/>
          </w:divBdr>
        </w:div>
        <w:div w:id="732583402">
          <w:marLeft w:val="480"/>
          <w:marRight w:val="0"/>
          <w:marTop w:val="0"/>
          <w:marBottom w:val="0"/>
          <w:divBdr>
            <w:top w:val="none" w:sz="0" w:space="0" w:color="auto"/>
            <w:left w:val="none" w:sz="0" w:space="0" w:color="auto"/>
            <w:bottom w:val="none" w:sz="0" w:space="0" w:color="auto"/>
            <w:right w:val="none" w:sz="0" w:space="0" w:color="auto"/>
          </w:divBdr>
        </w:div>
        <w:div w:id="430593325">
          <w:marLeft w:val="480"/>
          <w:marRight w:val="0"/>
          <w:marTop w:val="0"/>
          <w:marBottom w:val="0"/>
          <w:divBdr>
            <w:top w:val="none" w:sz="0" w:space="0" w:color="auto"/>
            <w:left w:val="none" w:sz="0" w:space="0" w:color="auto"/>
            <w:bottom w:val="none" w:sz="0" w:space="0" w:color="auto"/>
            <w:right w:val="none" w:sz="0" w:space="0" w:color="auto"/>
          </w:divBdr>
        </w:div>
        <w:div w:id="1140533603">
          <w:marLeft w:val="480"/>
          <w:marRight w:val="0"/>
          <w:marTop w:val="0"/>
          <w:marBottom w:val="0"/>
          <w:divBdr>
            <w:top w:val="none" w:sz="0" w:space="0" w:color="auto"/>
            <w:left w:val="none" w:sz="0" w:space="0" w:color="auto"/>
            <w:bottom w:val="none" w:sz="0" w:space="0" w:color="auto"/>
            <w:right w:val="none" w:sz="0" w:space="0" w:color="auto"/>
          </w:divBdr>
        </w:div>
        <w:div w:id="1246645768">
          <w:marLeft w:val="480"/>
          <w:marRight w:val="0"/>
          <w:marTop w:val="0"/>
          <w:marBottom w:val="0"/>
          <w:divBdr>
            <w:top w:val="none" w:sz="0" w:space="0" w:color="auto"/>
            <w:left w:val="none" w:sz="0" w:space="0" w:color="auto"/>
            <w:bottom w:val="none" w:sz="0" w:space="0" w:color="auto"/>
            <w:right w:val="none" w:sz="0" w:space="0" w:color="auto"/>
          </w:divBdr>
        </w:div>
        <w:div w:id="959216591">
          <w:marLeft w:val="480"/>
          <w:marRight w:val="0"/>
          <w:marTop w:val="0"/>
          <w:marBottom w:val="0"/>
          <w:divBdr>
            <w:top w:val="none" w:sz="0" w:space="0" w:color="auto"/>
            <w:left w:val="none" w:sz="0" w:space="0" w:color="auto"/>
            <w:bottom w:val="none" w:sz="0" w:space="0" w:color="auto"/>
            <w:right w:val="none" w:sz="0" w:space="0" w:color="auto"/>
          </w:divBdr>
        </w:div>
        <w:div w:id="1630478146">
          <w:marLeft w:val="480"/>
          <w:marRight w:val="0"/>
          <w:marTop w:val="0"/>
          <w:marBottom w:val="0"/>
          <w:divBdr>
            <w:top w:val="none" w:sz="0" w:space="0" w:color="auto"/>
            <w:left w:val="none" w:sz="0" w:space="0" w:color="auto"/>
            <w:bottom w:val="none" w:sz="0" w:space="0" w:color="auto"/>
            <w:right w:val="none" w:sz="0" w:space="0" w:color="auto"/>
          </w:divBdr>
        </w:div>
        <w:div w:id="1260867132">
          <w:marLeft w:val="480"/>
          <w:marRight w:val="0"/>
          <w:marTop w:val="0"/>
          <w:marBottom w:val="0"/>
          <w:divBdr>
            <w:top w:val="none" w:sz="0" w:space="0" w:color="auto"/>
            <w:left w:val="none" w:sz="0" w:space="0" w:color="auto"/>
            <w:bottom w:val="none" w:sz="0" w:space="0" w:color="auto"/>
            <w:right w:val="none" w:sz="0" w:space="0" w:color="auto"/>
          </w:divBdr>
        </w:div>
        <w:div w:id="67726093">
          <w:marLeft w:val="480"/>
          <w:marRight w:val="0"/>
          <w:marTop w:val="0"/>
          <w:marBottom w:val="0"/>
          <w:divBdr>
            <w:top w:val="none" w:sz="0" w:space="0" w:color="auto"/>
            <w:left w:val="none" w:sz="0" w:space="0" w:color="auto"/>
            <w:bottom w:val="none" w:sz="0" w:space="0" w:color="auto"/>
            <w:right w:val="none" w:sz="0" w:space="0" w:color="auto"/>
          </w:divBdr>
        </w:div>
        <w:div w:id="41945566">
          <w:marLeft w:val="480"/>
          <w:marRight w:val="0"/>
          <w:marTop w:val="0"/>
          <w:marBottom w:val="0"/>
          <w:divBdr>
            <w:top w:val="none" w:sz="0" w:space="0" w:color="auto"/>
            <w:left w:val="none" w:sz="0" w:space="0" w:color="auto"/>
            <w:bottom w:val="none" w:sz="0" w:space="0" w:color="auto"/>
            <w:right w:val="none" w:sz="0" w:space="0" w:color="auto"/>
          </w:divBdr>
        </w:div>
        <w:div w:id="595292170">
          <w:marLeft w:val="480"/>
          <w:marRight w:val="0"/>
          <w:marTop w:val="0"/>
          <w:marBottom w:val="0"/>
          <w:divBdr>
            <w:top w:val="none" w:sz="0" w:space="0" w:color="auto"/>
            <w:left w:val="none" w:sz="0" w:space="0" w:color="auto"/>
            <w:bottom w:val="none" w:sz="0" w:space="0" w:color="auto"/>
            <w:right w:val="none" w:sz="0" w:space="0" w:color="auto"/>
          </w:divBdr>
        </w:div>
        <w:div w:id="1388066378">
          <w:marLeft w:val="480"/>
          <w:marRight w:val="0"/>
          <w:marTop w:val="0"/>
          <w:marBottom w:val="0"/>
          <w:divBdr>
            <w:top w:val="none" w:sz="0" w:space="0" w:color="auto"/>
            <w:left w:val="none" w:sz="0" w:space="0" w:color="auto"/>
            <w:bottom w:val="none" w:sz="0" w:space="0" w:color="auto"/>
            <w:right w:val="none" w:sz="0" w:space="0" w:color="auto"/>
          </w:divBdr>
        </w:div>
        <w:div w:id="1091465117">
          <w:marLeft w:val="480"/>
          <w:marRight w:val="0"/>
          <w:marTop w:val="0"/>
          <w:marBottom w:val="0"/>
          <w:divBdr>
            <w:top w:val="none" w:sz="0" w:space="0" w:color="auto"/>
            <w:left w:val="none" w:sz="0" w:space="0" w:color="auto"/>
            <w:bottom w:val="none" w:sz="0" w:space="0" w:color="auto"/>
            <w:right w:val="none" w:sz="0" w:space="0" w:color="auto"/>
          </w:divBdr>
        </w:div>
        <w:div w:id="95446256">
          <w:marLeft w:val="480"/>
          <w:marRight w:val="0"/>
          <w:marTop w:val="0"/>
          <w:marBottom w:val="0"/>
          <w:divBdr>
            <w:top w:val="none" w:sz="0" w:space="0" w:color="auto"/>
            <w:left w:val="none" w:sz="0" w:space="0" w:color="auto"/>
            <w:bottom w:val="none" w:sz="0" w:space="0" w:color="auto"/>
            <w:right w:val="none" w:sz="0" w:space="0" w:color="auto"/>
          </w:divBdr>
        </w:div>
        <w:div w:id="2124416190">
          <w:marLeft w:val="480"/>
          <w:marRight w:val="0"/>
          <w:marTop w:val="0"/>
          <w:marBottom w:val="0"/>
          <w:divBdr>
            <w:top w:val="none" w:sz="0" w:space="0" w:color="auto"/>
            <w:left w:val="none" w:sz="0" w:space="0" w:color="auto"/>
            <w:bottom w:val="none" w:sz="0" w:space="0" w:color="auto"/>
            <w:right w:val="none" w:sz="0" w:space="0" w:color="auto"/>
          </w:divBdr>
        </w:div>
        <w:div w:id="1947615877">
          <w:marLeft w:val="480"/>
          <w:marRight w:val="0"/>
          <w:marTop w:val="0"/>
          <w:marBottom w:val="0"/>
          <w:divBdr>
            <w:top w:val="none" w:sz="0" w:space="0" w:color="auto"/>
            <w:left w:val="none" w:sz="0" w:space="0" w:color="auto"/>
            <w:bottom w:val="none" w:sz="0" w:space="0" w:color="auto"/>
            <w:right w:val="none" w:sz="0" w:space="0" w:color="auto"/>
          </w:divBdr>
        </w:div>
      </w:divsChild>
    </w:div>
    <w:div w:id="2066028560">
      <w:bodyDiv w:val="1"/>
      <w:marLeft w:val="0"/>
      <w:marRight w:val="0"/>
      <w:marTop w:val="0"/>
      <w:marBottom w:val="0"/>
      <w:divBdr>
        <w:top w:val="none" w:sz="0" w:space="0" w:color="auto"/>
        <w:left w:val="none" w:sz="0" w:space="0" w:color="auto"/>
        <w:bottom w:val="none" w:sz="0" w:space="0" w:color="auto"/>
        <w:right w:val="none" w:sz="0" w:space="0" w:color="auto"/>
      </w:divBdr>
    </w:div>
    <w:div w:id="2068845074">
      <w:bodyDiv w:val="1"/>
      <w:marLeft w:val="0"/>
      <w:marRight w:val="0"/>
      <w:marTop w:val="0"/>
      <w:marBottom w:val="0"/>
      <w:divBdr>
        <w:top w:val="none" w:sz="0" w:space="0" w:color="auto"/>
        <w:left w:val="none" w:sz="0" w:space="0" w:color="auto"/>
        <w:bottom w:val="none" w:sz="0" w:space="0" w:color="auto"/>
        <w:right w:val="none" w:sz="0" w:space="0" w:color="auto"/>
      </w:divBdr>
      <w:divsChild>
        <w:div w:id="1942643856">
          <w:marLeft w:val="480"/>
          <w:marRight w:val="0"/>
          <w:marTop w:val="0"/>
          <w:marBottom w:val="0"/>
          <w:divBdr>
            <w:top w:val="none" w:sz="0" w:space="0" w:color="auto"/>
            <w:left w:val="none" w:sz="0" w:space="0" w:color="auto"/>
            <w:bottom w:val="none" w:sz="0" w:space="0" w:color="auto"/>
            <w:right w:val="none" w:sz="0" w:space="0" w:color="auto"/>
          </w:divBdr>
        </w:div>
        <w:div w:id="146437788">
          <w:marLeft w:val="480"/>
          <w:marRight w:val="0"/>
          <w:marTop w:val="0"/>
          <w:marBottom w:val="0"/>
          <w:divBdr>
            <w:top w:val="none" w:sz="0" w:space="0" w:color="auto"/>
            <w:left w:val="none" w:sz="0" w:space="0" w:color="auto"/>
            <w:bottom w:val="none" w:sz="0" w:space="0" w:color="auto"/>
            <w:right w:val="none" w:sz="0" w:space="0" w:color="auto"/>
          </w:divBdr>
        </w:div>
        <w:div w:id="1937706267">
          <w:marLeft w:val="480"/>
          <w:marRight w:val="0"/>
          <w:marTop w:val="0"/>
          <w:marBottom w:val="0"/>
          <w:divBdr>
            <w:top w:val="none" w:sz="0" w:space="0" w:color="auto"/>
            <w:left w:val="none" w:sz="0" w:space="0" w:color="auto"/>
            <w:bottom w:val="none" w:sz="0" w:space="0" w:color="auto"/>
            <w:right w:val="none" w:sz="0" w:space="0" w:color="auto"/>
          </w:divBdr>
        </w:div>
        <w:div w:id="1238246064">
          <w:marLeft w:val="480"/>
          <w:marRight w:val="0"/>
          <w:marTop w:val="0"/>
          <w:marBottom w:val="0"/>
          <w:divBdr>
            <w:top w:val="none" w:sz="0" w:space="0" w:color="auto"/>
            <w:left w:val="none" w:sz="0" w:space="0" w:color="auto"/>
            <w:bottom w:val="none" w:sz="0" w:space="0" w:color="auto"/>
            <w:right w:val="none" w:sz="0" w:space="0" w:color="auto"/>
          </w:divBdr>
        </w:div>
        <w:div w:id="1085880033">
          <w:marLeft w:val="480"/>
          <w:marRight w:val="0"/>
          <w:marTop w:val="0"/>
          <w:marBottom w:val="0"/>
          <w:divBdr>
            <w:top w:val="none" w:sz="0" w:space="0" w:color="auto"/>
            <w:left w:val="none" w:sz="0" w:space="0" w:color="auto"/>
            <w:bottom w:val="none" w:sz="0" w:space="0" w:color="auto"/>
            <w:right w:val="none" w:sz="0" w:space="0" w:color="auto"/>
          </w:divBdr>
        </w:div>
        <w:div w:id="1743526174">
          <w:marLeft w:val="480"/>
          <w:marRight w:val="0"/>
          <w:marTop w:val="0"/>
          <w:marBottom w:val="0"/>
          <w:divBdr>
            <w:top w:val="none" w:sz="0" w:space="0" w:color="auto"/>
            <w:left w:val="none" w:sz="0" w:space="0" w:color="auto"/>
            <w:bottom w:val="none" w:sz="0" w:space="0" w:color="auto"/>
            <w:right w:val="none" w:sz="0" w:space="0" w:color="auto"/>
          </w:divBdr>
        </w:div>
        <w:div w:id="287513713">
          <w:marLeft w:val="480"/>
          <w:marRight w:val="0"/>
          <w:marTop w:val="0"/>
          <w:marBottom w:val="0"/>
          <w:divBdr>
            <w:top w:val="none" w:sz="0" w:space="0" w:color="auto"/>
            <w:left w:val="none" w:sz="0" w:space="0" w:color="auto"/>
            <w:bottom w:val="none" w:sz="0" w:space="0" w:color="auto"/>
            <w:right w:val="none" w:sz="0" w:space="0" w:color="auto"/>
          </w:divBdr>
        </w:div>
        <w:div w:id="1025984328">
          <w:marLeft w:val="480"/>
          <w:marRight w:val="0"/>
          <w:marTop w:val="0"/>
          <w:marBottom w:val="0"/>
          <w:divBdr>
            <w:top w:val="none" w:sz="0" w:space="0" w:color="auto"/>
            <w:left w:val="none" w:sz="0" w:space="0" w:color="auto"/>
            <w:bottom w:val="none" w:sz="0" w:space="0" w:color="auto"/>
            <w:right w:val="none" w:sz="0" w:space="0" w:color="auto"/>
          </w:divBdr>
        </w:div>
        <w:div w:id="650405521">
          <w:marLeft w:val="480"/>
          <w:marRight w:val="0"/>
          <w:marTop w:val="0"/>
          <w:marBottom w:val="0"/>
          <w:divBdr>
            <w:top w:val="none" w:sz="0" w:space="0" w:color="auto"/>
            <w:left w:val="none" w:sz="0" w:space="0" w:color="auto"/>
            <w:bottom w:val="none" w:sz="0" w:space="0" w:color="auto"/>
            <w:right w:val="none" w:sz="0" w:space="0" w:color="auto"/>
          </w:divBdr>
        </w:div>
        <w:div w:id="1820922698">
          <w:marLeft w:val="480"/>
          <w:marRight w:val="0"/>
          <w:marTop w:val="0"/>
          <w:marBottom w:val="0"/>
          <w:divBdr>
            <w:top w:val="none" w:sz="0" w:space="0" w:color="auto"/>
            <w:left w:val="none" w:sz="0" w:space="0" w:color="auto"/>
            <w:bottom w:val="none" w:sz="0" w:space="0" w:color="auto"/>
            <w:right w:val="none" w:sz="0" w:space="0" w:color="auto"/>
          </w:divBdr>
        </w:div>
        <w:div w:id="503783035">
          <w:marLeft w:val="480"/>
          <w:marRight w:val="0"/>
          <w:marTop w:val="0"/>
          <w:marBottom w:val="0"/>
          <w:divBdr>
            <w:top w:val="none" w:sz="0" w:space="0" w:color="auto"/>
            <w:left w:val="none" w:sz="0" w:space="0" w:color="auto"/>
            <w:bottom w:val="none" w:sz="0" w:space="0" w:color="auto"/>
            <w:right w:val="none" w:sz="0" w:space="0" w:color="auto"/>
          </w:divBdr>
        </w:div>
        <w:div w:id="1652707604">
          <w:marLeft w:val="480"/>
          <w:marRight w:val="0"/>
          <w:marTop w:val="0"/>
          <w:marBottom w:val="0"/>
          <w:divBdr>
            <w:top w:val="none" w:sz="0" w:space="0" w:color="auto"/>
            <w:left w:val="none" w:sz="0" w:space="0" w:color="auto"/>
            <w:bottom w:val="none" w:sz="0" w:space="0" w:color="auto"/>
            <w:right w:val="none" w:sz="0" w:space="0" w:color="auto"/>
          </w:divBdr>
        </w:div>
        <w:div w:id="513567639">
          <w:marLeft w:val="480"/>
          <w:marRight w:val="0"/>
          <w:marTop w:val="0"/>
          <w:marBottom w:val="0"/>
          <w:divBdr>
            <w:top w:val="none" w:sz="0" w:space="0" w:color="auto"/>
            <w:left w:val="none" w:sz="0" w:space="0" w:color="auto"/>
            <w:bottom w:val="none" w:sz="0" w:space="0" w:color="auto"/>
            <w:right w:val="none" w:sz="0" w:space="0" w:color="auto"/>
          </w:divBdr>
        </w:div>
        <w:div w:id="489322943">
          <w:marLeft w:val="480"/>
          <w:marRight w:val="0"/>
          <w:marTop w:val="0"/>
          <w:marBottom w:val="0"/>
          <w:divBdr>
            <w:top w:val="none" w:sz="0" w:space="0" w:color="auto"/>
            <w:left w:val="none" w:sz="0" w:space="0" w:color="auto"/>
            <w:bottom w:val="none" w:sz="0" w:space="0" w:color="auto"/>
            <w:right w:val="none" w:sz="0" w:space="0" w:color="auto"/>
          </w:divBdr>
        </w:div>
        <w:div w:id="968508506">
          <w:marLeft w:val="480"/>
          <w:marRight w:val="0"/>
          <w:marTop w:val="0"/>
          <w:marBottom w:val="0"/>
          <w:divBdr>
            <w:top w:val="none" w:sz="0" w:space="0" w:color="auto"/>
            <w:left w:val="none" w:sz="0" w:space="0" w:color="auto"/>
            <w:bottom w:val="none" w:sz="0" w:space="0" w:color="auto"/>
            <w:right w:val="none" w:sz="0" w:space="0" w:color="auto"/>
          </w:divBdr>
        </w:div>
        <w:div w:id="1453209353">
          <w:marLeft w:val="480"/>
          <w:marRight w:val="0"/>
          <w:marTop w:val="0"/>
          <w:marBottom w:val="0"/>
          <w:divBdr>
            <w:top w:val="none" w:sz="0" w:space="0" w:color="auto"/>
            <w:left w:val="none" w:sz="0" w:space="0" w:color="auto"/>
            <w:bottom w:val="none" w:sz="0" w:space="0" w:color="auto"/>
            <w:right w:val="none" w:sz="0" w:space="0" w:color="auto"/>
          </w:divBdr>
        </w:div>
        <w:div w:id="1614704693">
          <w:marLeft w:val="480"/>
          <w:marRight w:val="0"/>
          <w:marTop w:val="0"/>
          <w:marBottom w:val="0"/>
          <w:divBdr>
            <w:top w:val="none" w:sz="0" w:space="0" w:color="auto"/>
            <w:left w:val="none" w:sz="0" w:space="0" w:color="auto"/>
            <w:bottom w:val="none" w:sz="0" w:space="0" w:color="auto"/>
            <w:right w:val="none" w:sz="0" w:space="0" w:color="auto"/>
          </w:divBdr>
        </w:div>
        <w:div w:id="1276670436">
          <w:marLeft w:val="480"/>
          <w:marRight w:val="0"/>
          <w:marTop w:val="0"/>
          <w:marBottom w:val="0"/>
          <w:divBdr>
            <w:top w:val="none" w:sz="0" w:space="0" w:color="auto"/>
            <w:left w:val="none" w:sz="0" w:space="0" w:color="auto"/>
            <w:bottom w:val="none" w:sz="0" w:space="0" w:color="auto"/>
            <w:right w:val="none" w:sz="0" w:space="0" w:color="auto"/>
          </w:divBdr>
        </w:div>
        <w:div w:id="1860318100">
          <w:marLeft w:val="480"/>
          <w:marRight w:val="0"/>
          <w:marTop w:val="0"/>
          <w:marBottom w:val="0"/>
          <w:divBdr>
            <w:top w:val="none" w:sz="0" w:space="0" w:color="auto"/>
            <w:left w:val="none" w:sz="0" w:space="0" w:color="auto"/>
            <w:bottom w:val="none" w:sz="0" w:space="0" w:color="auto"/>
            <w:right w:val="none" w:sz="0" w:space="0" w:color="auto"/>
          </w:divBdr>
        </w:div>
        <w:div w:id="1016999924">
          <w:marLeft w:val="480"/>
          <w:marRight w:val="0"/>
          <w:marTop w:val="0"/>
          <w:marBottom w:val="0"/>
          <w:divBdr>
            <w:top w:val="none" w:sz="0" w:space="0" w:color="auto"/>
            <w:left w:val="none" w:sz="0" w:space="0" w:color="auto"/>
            <w:bottom w:val="none" w:sz="0" w:space="0" w:color="auto"/>
            <w:right w:val="none" w:sz="0" w:space="0" w:color="auto"/>
          </w:divBdr>
        </w:div>
        <w:div w:id="821626509">
          <w:marLeft w:val="480"/>
          <w:marRight w:val="0"/>
          <w:marTop w:val="0"/>
          <w:marBottom w:val="0"/>
          <w:divBdr>
            <w:top w:val="none" w:sz="0" w:space="0" w:color="auto"/>
            <w:left w:val="none" w:sz="0" w:space="0" w:color="auto"/>
            <w:bottom w:val="none" w:sz="0" w:space="0" w:color="auto"/>
            <w:right w:val="none" w:sz="0" w:space="0" w:color="auto"/>
          </w:divBdr>
        </w:div>
        <w:div w:id="1217855769">
          <w:marLeft w:val="480"/>
          <w:marRight w:val="0"/>
          <w:marTop w:val="0"/>
          <w:marBottom w:val="0"/>
          <w:divBdr>
            <w:top w:val="none" w:sz="0" w:space="0" w:color="auto"/>
            <w:left w:val="none" w:sz="0" w:space="0" w:color="auto"/>
            <w:bottom w:val="none" w:sz="0" w:space="0" w:color="auto"/>
            <w:right w:val="none" w:sz="0" w:space="0" w:color="auto"/>
          </w:divBdr>
        </w:div>
        <w:div w:id="318197560">
          <w:marLeft w:val="480"/>
          <w:marRight w:val="0"/>
          <w:marTop w:val="0"/>
          <w:marBottom w:val="0"/>
          <w:divBdr>
            <w:top w:val="none" w:sz="0" w:space="0" w:color="auto"/>
            <w:left w:val="none" w:sz="0" w:space="0" w:color="auto"/>
            <w:bottom w:val="none" w:sz="0" w:space="0" w:color="auto"/>
            <w:right w:val="none" w:sz="0" w:space="0" w:color="auto"/>
          </w:divBdr>
        </w:div>
        <w:div w:id="925378741">
          <w:marLeft w:val="480"/>
          <w:marRight w:val="0"/>
          <w:marTop w:val="0"/>
          <w:marBottom w:val="0"/>
          <w:divBdr>
            <w:top w:val="none" w:sz="0" w:space="0" w:color="auto"/>
            <w:left w:val="none" w:sz="0" w:space="0" w:color="auto"/>
            <w:bottom w:val="none" w:sz="0" w:space="0" w:color="auto"/>
            <w:right w:val="none" w:sz="0" w:space="0" w:color="auto"/>
          </w:divBdr>
        </w:div>
        <w:div w:id="1141195483">
          <w:marLeft w:val="480"/>
          <w:marRight w:val="0"/>
          <w:marTop w:val="0"/>
          <w:marBottom w:val="0"/>
          <w:divBdr>
            <w:top w:val="none" w:sz="0" w:space="0" w:color="auto"/>
            <w:left w:val="none" w:sz="0" w:space="0" w:color="auto"/>
            <w:bottom w:val="none" w:sz="0" w:space="0" w:color="auto"/>
            <w:right w:val="none" w:sz="0" w:space="0" w:color="auto"/>
          </w:divBdr>
        </w:div>
        <w:div w:id="1553662279">
          <w:marLeft w:val="480"/>
          <w:marRight w:val="0"/>
          <w:marTop w:val="0"/>
          <w:marBottom w:val="0"/>
          <w:divBdr>
            <w:top w:val="none" w:sz="0" w:space="0" w:color="auto"/>
            <w:left w:val="none" w:sz="0" w:space="0" w:color="auto"/>
            <w:bottom w:val="none" w:sz="0" w:space="0" w:color="auto"/>
            <w:right w:val="none" w:sz="0" w:space="0" w:color="auto"/>
          </w:divBdr>
        </w:div>
        <w:div w:id="1978220438">
          <w:marLeft w:val="480"/>
          <w:marRight w:val="0"/>
          <w:marTop w:val="0"/>
          <w:marBottom w:val="0"/>
          <w:divBdr>
            <w:top w:val="none" w:sz="0" w:space="0" w:color="auto"/>
            <w:left w:val="none" w:sz="0" w:space="0" w:color="auto"/>
            <w:bottom w:val="none" w:sz="0" w:space="0" w:color="auto"/>
            <w:right w:val="none" w:sz="0" w:space="0" w:color="auto"/>
          </w:divBdr>
        </w:div>
        <w:div w:id="1986161453">
          <w:marLeft w:val="480"/>
          <w:marRight w:val="0"/>
          <w:marTop w:val="0"/>
          <w:marBottom w:val="0"/>
          <w:divBdr>
            <w:top w:val="none" w:sz="0" w:space="0" w:color="auto"/>
            <w:left w:val="none" w:sz="0" w:space="0" w:color="auto"/>
            <w:bottom w:val="none" w:sz="0" w:space="0" w:color="auto"/>
            <w:right w:val="none" w:sz="0" w:space="0" w:color="auto"/>
          </w:divBdr>
        </w:div>
        <w:div w:id="1168403800">
          <w:marLeft w:val="480"/>
          <w:marRight w:val="0"/>
          <w:marTop w:val="0"/>
          <w:marBottom w:val="0"/>
          <w:divBdr>
            <w:top w:val="none" w:sz="0" w:space="0" w:color="auto"/>
            <w:left w:val="none" w:sz="0" w:space="0" w:color="auto"/>
            <w:bottom w:val="none" w:sz="0" w:space="0" w:color="auto"/>
            <w:right w:val="none" w:sz="0" w:space="0" w:color="auto"/>
          </w:divBdr>
        </w:div>
        <w:div w:id="1956205740">
          <w:marLeft w:val="480"/>
          <w:marRight w:val="0"/>
          <w:marTop w:val="0"/>
          <w:marBottom w:val="0"/>
          <w:divBdr>
            <w:top w:val="none" w:sz="0" w:space="0" w:color="auto"/>
            <w:left w:val="none" w:sz="0" w:space="0" w:color="auto"/>
            <w:bottom w:val="none" w:sz="0" w:space="0" w:color="auto"/>
            <w:right w:val="none" w:sz="0" w:space="0" w:color="auto"/>
          </w:divBdr>
        </w:div>
        <w:div w:id="1583029514">
          <w:marLeft w:val="480"/>
          <w:marRight w:val="0"/>
          <w:marTop w:val="0"/>
          <w:marBottom w:val="0"/>
          <w:divBdr>
            <w:top w:val="none" w:sz="0" w:space="0" w:color="auto"/>
            <w:left w:val="none" w:sz="0" w:space="0" w:color="auto"/>
            <w:bottom w:val="none" w:sz="0" w:space="0" w:color="auto"/>
            <w:right w:val="none" w:sz="0" w:space="0" w:color="auto"/>
          </w:divBdr>
        </w:div>
        <w:div w:id="554203402">
          <w:marLeft w:val="480"/>
          <w:marRight w:val="0"/>
          <w:marTop w:val="0"/>
          <w:marBottom w:val="0"/>
          <w:divBdr>
            <w:top w:val="none" w:sz="0" w:space="0" w:color="auto"/>
            <w:left w:val="none" w:sz="0" w:space="0" w:color="auto"/>
            <w:bottom w:val="none" w:sz="0" w:space="0" w:color="auto"/>
            <w:right w:val="none" w:sz="0" w:space="0" w:color="auto"/>
          </w:divBdr>
        </w:div>
        <w:div w:id="739595612">
          <w:marLeft w:val="480"/>
          <w:marRight w:val="0"/>
          <w:marTop w:val="0"/>
          <w:marBottom w:val="0"/>
          <w:divBdr>
            <w:top w:val="none" w:sz="0" w:space="0" w:color="auto"/>
            <w:left w:val="none" w:sz="0" w:space="0" w:color="auto"/>
            <w:bottom w:val="none" w:sz="0" w:space="0" w:color="auto"/>
            <w:right w:val="none" w:sz="0" w:space="0" w:color="auto"/>
          </w:divBdr>
        </w:div>
        <w:div w:id="1498112597">
          <w:marLeft w:val="480"/>
          <w:marRight w:val="0"/>
          <w:marTop w:val="0"/>
          <w:marBottom w:val="0"/>
          <w:divBdr>
            <w:top w:val="none" w:sz="0" w:space="0" w:color="auto"/>
            <w:left w:val="none" w:sz="0" w:space="0" w:color="auto"/>
            <w:bottom w:val="none" w:sz="0" w:space="0" w:color="auto"/>
            <w:right w:val="none" w:sz="0" w:space="0" w:color="auto"/>
          </w:divBdr>
        </w:div>
        <w:div w:id="183178996">
          <w:marLeft w:val="480"/>
          <w:marRight w:val="0"/>
          <w:marTop w:val="0"/>
          <w:marBottom w:val="0"/>
          <w:divBdr>
            <w:top w:val="none" w:sz="0" w:space="0" w:color="auto"/>
            <w:left w:val="none" w:sz="0" w:space="0" w:color="auto"/>
            <w:bottom w:val="none" w:sz="0" w:space="0" w:color="auto"/>
            <w:right w:val="none" w:sz="0" w:space="0" w:color="auto"/>
          </w:divBdr>
        </w:div>
        <w:div w:id="533612243">
          <w:marLeft w:val="480"/>
          <w:marRight w:val="0"/>
          <w:marTop w:val="0"/>
          <w:marBottom w:val="0"/>
          <w:divBdr>
            <w:top w:val="none" w:sz="0" w:space="0" w:color="auto"/>
            <w:left w:val="none" w:sz="0" w:space="0" w:color="auto"/>
            <w:bottom w:val="none" w:sz="0" w:space="0" w:color="auto"/>
            <w:right w:val="none" w:sz="0" w:space="0" w:color="auto"/>
          </w:divBdr>
        </w:div>
        <w:div w:id="849414545">
          <w:marLeft w:val="480"/>
          <w:marRight w:val="0"/>
          <w:marTop w:val="0"/>
          <w:marBottom w:val="0"/>
          <w:divBdr>
            <w:top w:val="none" w:sz="0" w:space="0" w:color="auto"/>
            <w:left w:val="none" w:sz="0" w:space="0" w:color="auto"/>
            <w:bottom w:val="none" w:sz="0" w:space="0" w:color="auto"/>
            <w:right w:val="none" w:sz="0" w:space="0" w:color="auto"/>
          </w:divBdr>
        </w:div>
        <w:div w:id="292714337">
          <w:marLeft w:val="480"/>
          <w:marRight w:val="0"/>
          <w:marTop w:val="0"/>
          <w:marBottom w:val="0"/>
          <w:divBdr>
            <w:top w:val="none" w:sz="0" w:space="0" w:color="auto"/>
            <w:left w:val="none" w:sz="0" w:space="0" w:color="auto"/>
            <w:bottom w:val="none" w:sz="0" w:space="0" w:color="auto"/>
            <w:right w:val="none" w:sz="0" w:space="0" w:color="auto"/>
          </w:divBdr>
        </w:div>
        <w:div w:id="1944073219">
          <w:marLeft w:val="480"/>
          <w:marRight w:val="0"/>
          <w:marTop w:val="0"/>
          <w:marBottom w:val="0"/>
          <w:divBdr>
            <w:top w:val="none" w:sz="0" w:space="0" w:color="auto"/>
            <w:left w:val="none" w:sz="0" w:space="0" w:color="auto"/>
            <w:bottom w:val="none" w:sz="0" w:space="0" w:color="auto"/>
            <w:right w:val="none" w:sz="0" w:space="0" w:color="auto"/>
          </w:divBdr>
        </w:div>
        <w:div w:id="1648977803">
          <w:marLeft w:val="480"/>
          <w:marRight w:val="0"/>
          <w:marTop w:val="0"/>
          <w:marBottom w:val="0"/>
          <w:divBdr>
            <w:top w:val="none" w:sz="0" w:space="0" w:color="auto"/>
            <w:left w:val="none" w:sz="0" w:space="0" w:color="auto"/>
            <w:bottom w:val="none" w:sz="0" w:space="0" w:color="auto"/>
            <w:right w:val="none" w:sz="0" w:space="0" w:color="auto"/>
          </w:divBdr>
        </w:div>
        <w:div w:id="1493107246">
          <w:marLeft w:val="480"/>
          <w:marRight w:val="0"/>
          <w:marTop w:val="0"/>
          <w:marBottom w:val="0"/>
          <w:divBdr>
            <w:top w:val="none" w:sz="0" w:space="0" w:color="auto"/>
            <w:left w:val="none" w:sz="0" w:space="0" w:color="auto"/>
            <w:bottom w:val="none" w:sz="0" w:space="0" w:color="auto"/>
            <w:right w:val="none" w:sz="0" w:space="0" w:color="auto"/>
          </w:divBdr>
        </w:div>
        <w:div w:id="673921163">
          <w:marLeft w:val="480"/>
          <w:marRight w:val="0"/>
          <w:marTop w:val="0"/>
          <w:marBottom w:val="0"/>
          <w:divBdr>
            <w:top w:val="none" w:sz="0" w:space="0" w:color="auto"/>
            <w:left w:val="none" w:sz="0" w:space="0" w:color="auto"/>
            <w:bottom w:val="none" w:sz="0" w:space="0" w:color="auto"/>
            <w:right w:val="none" w:sz="0" w:space="0" w:color="auto"/>
          </w:divBdr>
        </w:div>
        <w:div w:id="1124345598">
          <w:marLeft w:val="480"/>
          <w:marRight w:val="0"/>
          <w:marTop w:val="0"/>
          <w:marBottom w:val="0"/>
          <w:divBdr>
            <w:top w:val="none" w:sz="0" w:space="0" w:color="auto"/>
            <w:left w:val="none" w:sz="0" w:space="0" w:color="auto"/>
            <w:bottom w:val="none" w:sz="0" w:space="0" w:color="auto"/>
            <w:right w:val="none" w:sz="0" w:space="0" w:color="auto"/>
          </w:divBdr>
        </w:div>
        <w:div w:id="1974750447">
          <w:marLeft w:val="480"/>
          <w:marRight w:val="0"/>
          <w:marTop w:val="0"/>
          <w:marBottom w:val="0"/>
          <w:divBdr>
            <w:top w:val="none" w:sz="0" w:space="0" w:color="auto"/>
            <w:left w:val="none" w:sz="0" w:space="0" w:color="auto"/>
            <w:bottom w:val="none" w:sz="0" w:space="0" w:color="auto"/>
            <w:right w:val="none" w:sz="0" w:space="0" w:color="auto"/>
          </w:divBdr>
        </w:div>
        <w:div w:id="285820468">
          <w:marLeft w:val="480"/>
          <w:marRight w:val="0"/>
          <w:marTop w:val="0"/>
          <w:marBottom w:val="0"/>
          <w:divBdr>
            <w:top w:val="none" w:sz="0" w:space="0" w:color="auto"/>
            <w:left w:val="none" w:sz="0" w:space="0" w:color="auto"/>
            <w:bottom w:val="none" w:sz="0" w:space="0" w:color="auto"/>
            <w:right w:val="none" w:sz="0" w:space="0" w:color="auto"/>
          </w:divBdr>
        </w:div>
        <w:div w:id="1565532936">
          <w:marLeft w:val="480"/>
          <w:marRight w:val="0"/>
          <w:marTop w:val="0"/>
          <w:marBottom w:val="0"/>
          <w:divBdr>
            <w:top w:val="none" w:sz="0" w:space="0" w:color="auto"/>
            <w:left w:val="none" w:sz="0" w:space="0" w:color="auto"/>
            <w:bottom w:val="none" w:sz="0" w:space="0" w:color="auto"/>
            <w:right w:val="none" w:sz="0" w:space="0" w:color="auto"/>
          </w:divBdr>
        </w:div>
        <w:div w:id="1898782280">
          <w:marLeft w:val="480"/>
          <w:marRight w:val="0"/>
          <w:marTop w:val="0"/>
          <w:marBottom w:val="0"/>
          <w:divBdr>
            <w:top w:val="none" w:sz="0" w:space="0" w:color="auto"/>
            <w:left w:val="none" w:sz="0" w:space="0" w:color="auto"/>
            <w:bottom w:val="none" w:sz="0" w:space="0" w:color="auto"/>
            <w:right w:val="none" w:sz="0" w:space="0" w:color="auto"/>
          </w:divBdr>
        </w:div>
        <w:div w:id="1125925247">
          <w:marLeft w:val="480"/>
          <w:marRight w:val="0"/>
          <w:marTop w:val="0"/>
          <w:marBottom w:val="0"/>
          <w:divBdr>
            <w:top w:val="none" w:sz="0" w:space="0" w:color="auto"/>
            <w:left w:val="none" w:sz="0" w:space="0" w:color="auto"/>
            <w:bottom w:val="none" w:sz="0" w:space="0" w:color="auto"/>
            <w:right w:val="none" w:sz="0" w:space="0" w:color="auto"/>
          </w:divBdr>
        </w:div>
        <w:div w:id="1259678557">
          <w:marLeft w:val="480"/>
          <w:marRight w:val="0"/>
          <w:marTop w:val="0"/>
          <w:marBottom w:val="0"/>
          <w:divBdr>
            <w:top w:val="none" w:sz="0" w:space="0" w:color="auto"/>
            <w:left w:val="none" w:sz="0" w:space="0" w:color="auto"/>
            <w:bottom w:val="none" w:sz="0" w:space="0" w:color="auto"/>
            <w:right w:val="none" w:sz="0" w:space="0" w:color="auto"/>
          </w:divBdr>
        </w:div>
        <w:div w:id="442267692">
          <w:marLeft w:val="480"/>
          <w:marRight w:val="0"/>
          <w:marTop w:val="0"/>
          <w:marBottom w:val="0"/>
          <w:divBdr>
            <w:top w:val="none" w:sz="0" w:space="0" w:color="auto"/>
            <w:left w:val="none" w:sz="0" w:space="0" w:color="auto"/>
            <w:bottom w:val="none" w:sz="0" w:space="0" w:color="auto"/>
            <w:right w:val="none" w:sz="0" w:space="0" w:color="auto"/>
          </w:divBdr>
        </w:div>
        <w:div w:id="1252540631">
          <w:marLeft w:val="480"/>
          <w:marRight w:val="0"/>
          <w:marTop w:val="0"/>
          <w:marBottom w:val="0"/>
          <w:divBdr>
            <w:top w:val="none" w:sz="0" w:space="0" w:color="auto"/>
            <w:left w:val="none" w:sz="0" w:space="0" w:color="auto"/>
            <w:bottom w:val="none" w:sz="0" w:space="0" w:color="auto"/>
            <w:right w:val="none" w:sz="0" w:space="0" w:color="auto"/>
          </w:divBdr>
        </w:div>
        <w:div w:id="489247507">
          <w:marLeft w:val="480"/>
          <w:marRight w:val="0"/>
          <w:marTop w:val="0"/>
          <w:marBottom w:val="0"/>
          <w:divBdr>
            <w:top w:val="none" w:sz="0" w:space="0" w:color="auto"/>
            <w:left w:val="none" w:sz="0" w:space="0" w:color="auto"/>
            <w:bottom w:val="none" w:sz="0" w:space="0" w:color="auto"/>
            <w:right w:val="none" w:sz="0" w:space="0" w:color="auto"/>
          </w:divBdr>
        </w:div>
        <w:div w:id="618268367">
          <w:marLeft w:val="480"/>
          <w:marRight w:val="0"/>
          <w:marTop w:val="0"/>
          <w:marBottom w:val="0"/>
          <w:divBdr>
            <w:top w:val="none" w:sz="0" w:space="0" w:color="auto"/>
            <w:left w:val="none" w:sz="0" w:space="0" w:color="auto"/>
            <w:bottom w:val="none" w:sz="0" w:space="0" w:color="auto"/>
            <w:right w:val="none" w:sz="0" w:space="0" w:color="auto"/>
          </w:divBdr>
        </w:div>
        <w:div w:id="708385470">
          <w:marLeft w:val="480"/>
          <w:marRight w:val="0"/>
          <w:marTop w:val="0"/>
          <w:marBottom w:val="0"/>
          <w:divBdr>
            <w:top w:val="none" w:sz="0" w:space="0" w:color="auto"/>
            <w:left w:val="none" w:sz="0" w:space="0" w:color="auto"/>
            <w:bottom w:val="none" w:sz="0" w:space="0" w:color="auto"/>
            <w:right w:val="none" w:sz="0" w:space="0" w:color="auto"/>
          </w:divBdr>
        </w:div>
        <w:div w:id="133302810">
          <w:marLeft w:val="480"/>
          <w:marRight w:val="0"/>
          <w:marTop w:val="0"/>
          <w:marBottom w:val="0"/>
          <w:divBdr>
            <w:top w:val="none" w:sz="0" w:space="0" w:color="auto"/>
            <w:left w:val="none" w:sz="0" w:space="0" w:color="auto"/>
            <w:bottom w:val="none" w:sz="0" w:space="0" w:color="auto"/>
            <w:right w:val="none" w:sz="0" w:space="0" w:color="auto"/>
          </w:divBdr>
        </w:div>
        <w:div w:id="604652291">
          <w:marLeft w:val="480"/>
          <w:marRight w:val="0"/>
          <w:marTop w:val="0"/>
          <w:marBottom w:val="0"/>
          <w:divBdr>
            <w:top w:val="none" w:sz="0" w:space="0" w:color="auto"/>
            <w:left w:val="none" w:sz="0" w:space="0" w:color="auto"/>
            <w:bottom w:val="none" w:sz="0" w:space="0" w:color="auto"/>
            <w:right w:val="none" w:sz="0" w:space="0" w:color="auto"/>
          </w:divBdr>
        </w:div>
        <w:div w:id="1893154037">
          <w:marLeft w:val="480"/>
          <w:marRight w:val="0"/>
          <w:marTop w:val="0"/>
          <w:marBottom w:val="0"/>
          <w:divBdr>
            <w:top w:val="none" w:sz="0" w:space="0" w:color="auto"/>
            <w:left w:val="none" w:sz="0" w:space="0" w:color="auto"/>
            <w:bottom w:val="none" w:sz="0" w:space="0" w:color="auto"/>
            <w:right w:val="none" w:sz="0" w:space="0" w:color="auto"/>
          </w:divBdr>
        </w:div>
        <w:div w:id="363558541">
          <w:marLeft w:val="480"/>
          <w:marRight w:val="0"/>
          <w:marTop w:val="0"/>
          <w:marBottom w:val="0"/>
          <w:divBdr>
            <w:top w:val="none" w:sz="0" w:space="0" w:color="auto"/>
            <w:left w:val="none" w:sz="0" w:space="0" w:color="auto"/>
            <w:bottom w:val="none" w:sz="0" w:space="0" w:color="auto"/>
            <w:right w:val="none" w:sz="0" w:space="0" w:color="auto"/>
          </w:divBdr>
        </w:div>
        <w:div w:id="1012220664">
          <w:marLeft w:val="480"/>
          <w:marRight w:val="0"/>
          <w:marTop w:val="0"/>
          <w:marBottom w:val="0"/>
          <w:divBdr>
            <w:top w:val="none" w:sz="0" w:space="0" w:color="auto"/>
            <w:left w:val="none" w:sz="0" w:space="0" w:color="auto"/>
            <w:bottom w:val="none" w:sz="0" w:space="0" w:color="auto"/>
            <w:right w:val="none" w:sz="0" w:space="0" w:color="auto"/>
          </w:divBdr>
        </w:div>
        <w:div w:id="907156483">
          <w:marLeft w:val="480"/>
          <w:marRight w:val="0"/>
          <w:marTop w:val="0"/>
          <w:marBottom w:val="0"/>
          <w:divBdr>
            <w:top w:val="none" w:sz="0" w:space="0" w:color="auto"/>
            <w:left w:val="none" w:sz="0" w:space="0" w:color="auto"/>
            <w:bottom w:val="none" w:sz="0" w:space="0" w:color="auto"/>
            <w:right w:val="none" w:sz="0" w:space="0" w:color="auto"/>
          </w:divBdr>
        </w:div>
        <w:div w:id="683554616">
          <w:marLeft w:val="480"/>
          <w:marRight w:val="0"/>
          <w:marTop w:val="0"/>
          <w:marBottom w:val="0"/>
          <w:divBdr>
            <w:top w:val="none" w:sz="0" w:space="0" w:color="auto"/>
            <w:left w:val="none" w:sz="0" w:space="0" w:color="auto"/>
            <w:bottom w:val="none" w:sz="0" w:space="0" w:color="auto"/>
            <w:right w:val="none" w:sz="0" w:space="0" w:color="auto"/>
          </w:divBdr>
        </w:div>
        <w:div w:id="131023113">
          <w:marLeft w:val="480"/>
          <w:marRight w:val="0"/>
          <w:marTop w:val="0"/>
          <w:marBottom w:val="0"/>
          <w:divBdr>
            <w:top w:val="none" w:sz="0" w:space="0" w:color="auto"/>
            <w:left w:val="none" w:sz="0" w:space="0" w:color="auto"/>
            <w:bottom w:val="none" w:sz="0" w:space="0" w:color="auto"/>
            <w:right w:val="none" w:sz="0" w:space="0" w:color="auto"/>
          </w:divBdr>
        </w:div>
        <w:div w:id="90976082">
          <w:marLeft w:val="480"/>
          <w:marRight w:val="0"/>
          <w:marTop w:val="0"/>
          <w:marBottom w:val="0"/>
          <w:divBdr>
            <w:top w:val="none" w:sz="0" w:space="0" w:color="auto"/>
            <w:left w:val="none" w:sz="0" w:space="0" w:color="auto"/>
            <w:bottom w:val="none" w:sz="0" w:space="0" w:color="auto"/>
            <w:right w:val="none" w:sz="0" w:space="0" w:color="auto"/>
          </w:divBdr>
        </w:div>
        <w:div w:id="1990086211">
          <w:marLeft w:val="480"/>
          <w:marRight w:val="0"/>
          <w:marTop w:val="0"/>
          <w:marBottom w:val="0"/>
          <w:divBdr>
            <w:top w:val="none" w:sz="0" w:space="0" w:color="auto"/>
            <w:left w:val="none" w:sz="0" w:space="0" w:color="auto"/>
            <w:bottom w:val="none" w:sz="0" w:space="0" w:color="auto"/>
            <w:right w:val="none" w:sz="0" w:space="0" w:color="auto"/>
          </w:divBdr>
        </w:div>
        <w:div w:id="1866213353">
          <w:marLeft w:val="480"/>
          <w:marRight w:val="0"/>
          <w:marTop w:val="0"/>
          <w:marBottom w:val="0"/>
          <w:divBdr>
            <w:top w:val="none" w:sz="0" w:space="0" w:color="auto"/>
            <w:left w:val="none" w:sz="0" w:space="0" w:color="auto"/>
            <w:bottom w:val="none" w:sz="0" w:space="0" w:color="auto"/>
            <w:right w:val="none" w:sz="0" w:space="0" w:color="auto"/>
          </w:divBdr>
        </w:div>
        <w:div w:id="468206143">
          <w:marLeft w:val="480"/>
          <w:marRight w:val="0"/>
          <w:marTop w:val="0"/>
          <w:marBottom w:val="0"/>
          <w:divBdr>
            <w:top w:val="none" w:sz="0" w:space="0" w:color="auto"/>
            <w:left w:val="none" w:sz="0" w:space="0" w:color="auto"/>
            <w:bottom w:val="none" w:sz="0" w:space="0" w:color="auto"/>
            <w:right w:val="none" w:sz="0" w:space="0" w:color="auto"/>
          </w:divBdr>
        </w:div>
        <w:div w:id="398208603">
          <w:marLeft w:val="480"/>
          <w:marRight w:val="0"/>
          <w:marTop w:val="0"/>
          <w:marBottom w:val="0"/>
          <w:divBdr>
            <w:top w:val="none" w:sz="0" w:space="0" w:color="auto"/>
            <w:left w:val="none" w:sz="0" w:space="0" w:color="auto"/>
            <w:bottom w:val="none" w:sz="0" w:space="0" w:color="auto"/>
            <w:right w:val="none" w:sz="0" w:space="0" w:color="auto"/>
          </w:divBdr>
        </w:div>
      </w:divsChild>
    </w:div>
    <w:div w:id="2075354793">
      <w:bodyDiv w:val="1"/>
      <w:marLeft w:val="0"/>
      <w:marRight w:val="0"/>
      <w:marTop w:val="0"/>
      <w:marBottom w:val="0"/>
      <w:divBdr>
        <w:top w:val="none" w:sz="0" w:space="0" w:color="auto"/>
        <w:left w:val="none" w:sz="0" w:space="0" w:color="auto"/>
        <w:bottom w:val="none" w:sz="0" w:space="0" w:color="auto"/>
        <w:right w:val="none" w:sz="0" w:space="0" w:color="auto"/>
      </w:divBdr>
    </w:div>
    <w:div w:id="2078284936">
      <w:bodyDiv w:val="1"/>
      <w:marLeft w:val="0"/>
      <w:marRight w:val="0"/>
      <w:marTop w:val="0"/>
      <w:marBottom w:val="0"/>
      <w:divBdr>
        <w:top w:val="none" w:sz="0" w:space="0" w:color="auto"/>
        <w:left w:val="none" w:sz="0" w:space="0" w:color="auto"/>
        <w:bottom w:val="none" w:sz="0" w:space="0" w:color="auto"/>
        <w:right w:val="none" w:sz="0" w:space="0" w:color="auto"/>
      </w:divBdr>
    </w:div>
    <w:div w:id="2078702991">
      <w:bodyDiv w:val="1"/>
      <w:marLeft w:val="0"/>
      <w:marRight w:val="0"/>
      <w:marTop w:val="0"/>
      <w:marBottom w:val="0"/>
      <w:divBdr>
        <w:top w:val="none" w:sz="0" w:space="0" w:color="auto"/>
        <w:left w:val="none" w:sz="0" w:space="0" w:color="auto"/>
        <w:bottom w:val="none" w:sz="0" w:space="0" w:color="auto"/>
        <w:right w:val="none" w:sz="0" w:space="0" w:color="auto"/>
      </w:divBdr>
    </w:div>
    <w:div w:id="2079284518">
      <w:bodyDiv w:val="1"/>
      <w:marLeft w:val="0"/>
      <w:marRight w:val="0"/>
      <w:marTop w:val="0"/>
      <w:marBottom w:val="0"/>
      <w:divBdr>
        <w:top w:val="none" w:sz="0" w:space="0" w:color="auto"/>
        <w:left w:val="none" w:sz="0" w:space="0" w:color="auto"/>
        <w:bottom w:val="none" w:sz="0" w:space="0" w:color="auto"/>
        <w:right w:val="none" w:sz="0" w:space="0" w:color="auto"/>
      </w:divBdr>
    </w:div>
    <w:div w:id="2082752177">
      <w:bodyDiv w:val="1"/>
      <w:marLeft w:val="0"/>
      <w:marRight w:val="0"/>
      <w:marTop w:val="0"/>
      <w:marBottom w:val="0"/>
      <w:divBdr>
        <w:top w:val="none" w:sz="0" w:space="0" w:color="auto"/>
        <w:left w:val="none" w:sz="0" w:space="0" w:color="auto"/>
        <w:bottom w:val="none" w:sz="0" w:space="0" w:color="auto"/>
        <w:right w:val="none" w:sz="0" w:space="0" w:color="auto"/>
      </w:divBdr>
    </w:div>
    <w:div w:id="2083483936">
      <w:bodyDiv w:val="1"/>
      <w:marLeft w:val="0"/>
      <w:marRight w:val="0"/>
      <w:marTop w:val="0"/>
      <w:marBottom w:val="0"/>
      <w:divBdr>
        <w:top w:val="none" w:sz="0" w:space="0" w:color="auto"/>
        <w:left w:val="none" w:sz="0" w:space="0" w:color="auto"/>
        <w:bottom w:val="none" w:sz="0" w:space="0" w:color="auto"/>
        <w:right w:val="none" w:sz="0" w:space="0" w:color="auto"/>
      </w:divBdr>
    </w:div>
    <w:div w:id="2084330127">
      <w:bodyDiv w:val="1"/>
      <w:marLeft w:val="0"/>
      <w:marRight w:val="0"/>
      <w:marTop w:val="0"/>
      <w:marBottom w:val="0"/>
      <w:divBdr>
        <w:top w:val="none" w:sz="0" w:space="0" w:color="auto"/>
        <w:left w:val="none" w:sz="0" w:space="0" w:color="auto"/>
        <w:bottom w:val="none" w:sz="0" w:space="0" w:color="auto"/>
        <w:right w:val="none" w:sz="0" w:space="0" w:color="auto"/>
      </w:divBdr>
    </w:div>
    <w:div w:id="2104718199">
      <w:bodyDiv w:val="1"/>
      <w:marLeft w:val="0"/>
      <w:marRight w:val="0"/>
      <w:marTop w:val="0"/>
      <w:marBottom w:val="0"/>
      <w:divBdr>
        <w:top w:val="none" w:sz="0" w:space="0" w:color="auto"/>
        <w:left w:val="none" w:sz="0" w:space="0" w:color="auto"/>
        <w:bottom w:val="none" w:sz="0" w:space="0" w:color="auto"/>
        <w:right w:val="none" w:sz="0" w:space="0" w:color="auto"/>
      </w:divBdr>
    </w:div>
    <w:div w:id="2109228287">
      <w:bodyDiv w:val="1"/>
      <w:marLeft w:val="0"/>
      <w:marRight w:val="0"/>
      <w:marTop w:val="0"/>
      <w:marBottom w:val="0"/>
      <w:divBdr>
        <w:top w:val="none" w:sz="0" w:space="0" w:color="auto"/>
        <w:left w:val="none" w:sz="0" w:space="0" w:color="auto"/>
        <w:bottom w:val="none" w:sz="0" w:space="0" w:color="auto"/>
        <w:right w:val="none" w:sz="0" w:space="0" w:color="auto"/>
      </w:divBdr>
    </w:div>
    <w:div w:id="2112047649">
      <w:bodyDiv w:val="1"/>
      <w:marLeft w:val="0"/>
      <w:marRight w:val="0"/>
      <w:marTop w:val="0"/>
      <w:marBottom w:val="0"/>
      <w:divBdr>
        <w:top w:val="none" w:sz="0" w:space="0" w:color="auto"/>
        <w:left w:val="none" w:sz="0" w:space="0" w:color="auto"/>
        <w:bottom w:val="none" w:sz="0" w:space="0" w:color="auto"/>
        <w:right w:val="none" w:sz="0" w:space="0" w:color="auto"/>
      </w:divBdr>
    </w:div>
    <w:div w:id="2113275953">
      <w:bodyDiv w:val="1"/>
      <w:marLeft w:val="0"/>
      <w:marRight w:val="0"/>
      <w:marTop w:val="0"/>
      <w:marBottom w:val="0"/>
      <w:divBdr>
        <w:top w:val="none" w:sz="0" w:space="0" w:color="auto"/>
        <w:left w:val="none" w:sz="0" w:space="0" w:color="auto"/>
        <w:bottom w:val="none" w:sz="0" w:space="0" w:color="auto"/>
        <w:right w:val="none" w:sz="0" w:space="0" w:color="auto"/>
      </w:divBdr>
    </w:div>
    <w:div w:id="2118133871">
      <w:bodyDiv w:val="1"/>
      <w:marLeft w:val="0"/>
      <w:marRight w:val="0"/>
      <w:marTop w:val="0"/>
      <w:marBottom w:val="0"/>
      <w:divBdr>
        <w:top w:val="none" w:sz="0" w:space="0" w:color="auto"/>
        <w:left w:val="none" w:sz="0" w:space="0" w:color="auto"/>
        <w:bottom w:val="none" w:sz="0" w:space="0" w:color="auto"/>
        <w:right w:val="none" w:sz="0" w:space="0" w:color="auto"/>
      </w:divBdr>
      <w:divsChild>
        <w:div w:id="540940912">
          <w:marLeft w:val="640"/>
          <w:marRight w:val="0"/>
          <w:marTop w:val="0"/>
          <w:marBottom w:val="0"/>
          <w:divBdr>
            <w:top w:val="none" w:sz="0" w:space="0" w:color="auto"/>
            <w:left w:val="none" w:sz="0" w:space="0" w:color="auto"/>
            <w:bottom w:val="none" w:sz="0" w:space="0" w:color="auto"/>
            <w:right w:val="none" w:sz="0" w:space="0" w:color="auto"/>
          </w:divBdr>
        </w:div>
        <w:div w:id="985553188">
          <w:marLeft w:val="640"/>
          <w:marRight w:val="0"/>
          <w:marTop w:val="0"/>
          <w:marBottom w:val="0"/>
          <w:divBdr>
            <w:top w:val="none" w:sz="0" w:space="0" w:color="auto"/>
            <w:left w:val="none" w:sz="0" w:space="0" w:color="auto"/>
            <w:bottom w:val="none" w:sz="0" w:space="0" w:color="auto"/>
            <w:right w:val="none" w:sz="0" w:space="0" w:color="auto"/>
          </w:divBdr>
        </w:div>
        <w:div w:id="1818453079">
          <w:marLeft w:val="640"/>
          <w:marRight w:val="0"/>
          <w:marTop w:val="0"/>
          <w:marBottom w:val="0"/>
          <w:divBdr>
            <w:top w:val="none" w:sz="0" w:space="0" w:color="auto"/>
            <w:left w:val="none" w:sz="0" w:space="0" w:color="auto"/>
            <w:bottom w:val="none" w:sz="0" w:space="0" w:color="auto"/>
            <w:right w:val="none" w:sz="0" w:space="0" w:color="auto"/>
          </w:divBdr>
        </w:div>
        <w:div w:id="2135294025">
          <w:marLeft w:val="640"/>
          <w:marRight w:val="0"/>
          <w:marTop w:val="0"/>
          <w:marBottom w:val="0"/>
          <w:divBdr>
            <w:top w:val="none" w:sz="0" w:space="0" w:color="auto"/>
            <w:left w:val="none" w:sz="0" w:space="0" w:color="auto"/>
            <w:bottom w:val="none" w:sz="0" w:space="0" w:color="auto"/>
            <w:right w:val="none" w:sz="0" w:space="0" w:color="auto"/>
          </w:divBdr>
        </w:div>
        <w:div w:id="149836032">
          <w:marLeft w:val="640"/>
          <w:marRight w:val="0"/>
          <w:marTop w:val="0"/>
          <w:marBottom w:val="0"/>
          <w:divBdr>
            <w:top w:val="none" w:sz="0" w:space="0" w:color="auto"/>
            <w:left w:val="none" w:sz="0" w:space="0" w:color="auto"/>
            <w:bottom w:val="none" w:sz="0" w:space="0" w:color="auto"/>
            <w:right w:val="none" w:sz="0" w:space="0" w:color="auto"/>
          </w:divBdr>
        </w:div>
        <w:div w:id="2146704143">
          <w:marLeft w:val="640"/>
          <w:marRight w:val="0"/>
          <w:marTop w:val="0"/>
          <w:marBottom w:val="0"/>
          <w:divBdr>
            <w:top w:val="none" w:sz="0" w:space="0" w:color="auto"/>
            <w:left w:val="none" w:sz="0" w:space="0" w:color="auto"/>
            <w:bottom w:val="none" w:sz="0" w:space="0" w:color="auto"/>
            <w:right w:val="none" w:sz="0" w:space="0" w:color="auto"/>
          </w:divBdr>
        </w:div>
        <w:div w:id="410397195">
          <w:marLeft w:val="640"/>
          <w:marRight w:val="0"/>
          <w:marTop w:val="0"/>
          <w:marBottom w:val="0"/>
          <w:divBdr>
            <w:top w:val="none" w:sz="0" w:space="0" w:color="auto"/>
            <w:left w:val="none" w:sz="0" w:space="0" w:color="auto"/>
            <w:bottom w:val="none" w:sz="0" w:space="0" w:color="auto"/>
            <w:right w:val="none" w:sz="0" w:space="0" w:color="auto"/>
          </w:divBdr>
        </w:div>
        <w:div w:id="1940601839">
          <w:marLeft w:val="640"/>
          <w:marRight w:val="0"/>
          <w:marTop w:val="0"/>
          <w:marBottom w:val="0"/>
          <w:divBdr>
            <w:top w:val="none" w:sz="0" w:space="0" w:color="auto"/>
            <w:left w:val="none" w:sz="0" w:space="0" w:color="auto"/>
            <w:bottom w:val="none" w:sz="0" w:space="0" w:color="auto"/>
            <w:right w:val="none" w:sz="0" w:space="0" w:color="auto"/>
          </w:divBdr>
        </w:div>
        <w:div w:id="1529492949">
          <w:marLeft w:val="640"/>
          <w:marRight w:val="0"/>
          <w:marTop w:val="0"/>
          <w:marBottom w:val="0"/>
          <w:divBdr>
            <w:top w:val="none" w:sz="0" w:space="0" w:color="auto"/>
            <w:left w:val="none" w:sz="0" w:space="0" w:color="auto"/>
            <w:bottom w:val="none" w:sz="0" w:space="0" w:color="auto"/>
            <w:right w:val="none" w:sz="0" w:space="0" w:color="auto"/>
          </w:divBdr>
        </w:div>
        <w:div w:id="867791762">
          <w:marLeft w:val="640"/>
          <w:marRight w:val="0"/>
          <w:marTop w:val="0"/>
          <w:marBottom w:val="0"/>
          <w:divBdr>
            <w:top w:val="none" w:sz="0" w:space="0" w:color="auto"/>
            <w:left w:val="none" w:sz="0" w:space="0" w:color="auto"/>
            <w:bottom w:val="none" w:sz="0" w:space="0" w:color="auto"/>
            <w:right w:val="none" w:sz="0" w:space="0" w:color="auto"/>
          </w:divBdr>
        </w:div>
        <w:div w:id="1392848637">
          <w:marLeft w:val="640"/>
          <w:marRight w:val="0"/>
          <w:marTop w:val="0"/>
          <w:marBottom w:val="0"/>
          <w:divBdr>
            <w:top w:val="none" w:sz="0" w:space="0" w:color="auto"/>
            <w:left w:val="none" w:sz="0" w:space="0" w:color="auto"/>
            <w:bottom w:val="none" w:sz="0" w:space="0" w:color="auto"/>
            <w:right w:val="none" w:sz="0" w:space="0" w:color="auto"/>
          </w:divBdr>
        </w:div>
        <w:div w:id="972564383">
          <w:marLeft w:val="640"/>
          <w:marRight w:val="0"/>
          <w:marTop w:val="0"/>
          <w:marBottom w:val="0"/>
          <w:divBdr>
            <w:top w:val="none" w:sz="0" w:space="0" w:color="auto"/>
            <w:left w:val="none" w:sz="0" w:space="0" w:color="auto"/>
            <w:bottom w:val="none" w:sz="0" w:space="0" w:color="auto"/>
            <w:right w:val="none" w:sz="0" w:space="0" w:color="auto"/>
          </w:divBdr>
        </w:div>
        <w:div w:id="493956224">
          <w:marLeft w:val="640"/>
          <w:marRight w:val="0"/>
          <w:marTop w:val="0"/>
          <w:marBottom w:val="0"/>
          <w:divBdr>
            <w:top w:val="none" w:sz="0" w:space="0" w:color="auto"/>
            <w:left w:val="none" w:sz="0" w:space="0" w:color="auto"/>
            <w:bottom w:val="none" w:sz="0" w:space="0" w:color="auto"/>
            <w:right w:val="none" w:sz="0" w:space="0" w:color="auto"/>
          </w:divBdr>
        </w:div>
        <w:div w:id="1099569870">
          <w:marLeft w:val="640"/>
          <w:marRight w:val="0"/>
          <w:marTop w:val="0"/>
          <w:marBottom w:val="0"/>
          <w:divBdr>
            <w:top w:val="none" w:sz="0" w:space="0" w:color="auto"/>
            <w:left w:val="none" w:sz="0" w:space="0" w:color="auto"/>
            <w:bottom w:val="none" w:sz="0" w:space="0" w:color="auto"/>
            <w:right w:val="none" w:sz="0" w:space="0" w:color="auto"/>
          </w:divBdr>
        </w:div>
        <w:div w:id="1467357844">
          <w:marLeft w:val="640"/>
          <w:marRight w:val="0"/>
          <w:marTop w:val="0"/>
          <w:marBottom w:val="0"/>
          <w:divBdr>
            <w:top w:val="none" w:sz="0" w:space="0" w:color="auto"/>
            <w:left w:val="none" w:sz="0" w:space="0" w:color="auto"/>
            <w:bottom w:val="none" w:sz="0" w:space="0" w:color="auto"/>
            <w:right w:val="none" w:sz="0" w:space="0" w:color="auto"/>
          </w:divBdr>
        </w:div>
        <w:div w:id="860120116">
          <w:marLeft w:val="640"/>
          <w:marRight w:val="0"/>
          <w:marTop w:val="0"/>
          <w:marBottom w:val="0"/>
          <w:divBdr>
            <w:top w:val="none" w:sz="0" w:space="0" w:color="auto"/>
            <w:left w:val="none" w:sz="0" w:space="0" w:color="auto"/>
            <w:bottom w:val="none" w:sz="0" w:space="0" w:color="auto"/>
            <w:right w:val="none" w:sz="0" w:space="0" w:color="auto"/>
          </w:divBdr>
        </w:div>
        <w:div w:id="1166213202">
          <w:marLeft w:val="640"/>
          <w:marRight w:val="0"/>
          <w:marTop w:val="0"/>
          <w:marBottom w:val="0"/>
          <w:divBdr>
            <w:top w:val="none" w:sz="0" w:space="0" w:color="auto"/>
            <w:left w:val="none" w:sz="0" w:space="0" w:color="auto"/>
            <w:bottom w:val="none" w:sz="0" w:space="0" w:color="auto"/>
            <w:right w:val="none" w:sz="0" w:space="0" w:color="auto"/>
          </w:divBdr>
        </w:div>
        <w:div w:id="1569262979">
          <w:marLeft w:val="640"/>
          <w:marRight w:val="0"/>
          <w:marTop w:val="0"/>
          <w:marBottom w:val="0"/>
          <w:divBdr>
            <w:top w:val="none" w:sz="0" w:space="0" w:color="auto"/>
            <w:left w:val="none" w:sz="0" w:space="0" w:color="auto"/>
            <w:bottom w:val="none" w:sz="0" w:space="0" w:color="auto"/>
            <w:right w:val="none" w:sz="0" w:space="0" w:color="auto"/>
          </w:divBdr>
        </w:div>
        <w:div w:id="1544631352">
          <w:marLeft w:val="640"/>
          <w:marRight w:val="0"/>
          <w:marTop w:val="0"/>
          <w:marBottom w:val="0"/>
          <w:divBdr>
            <w:top w:val="none" w:sz="0" w:space="0" w:color="auto"/>
            <w:left w:val="none" w:sz="0" w:space="0" w:color="auto"/>
            <w:bottom w:val="none" w:sz="0" w:space="0" w:color="auto"/>
            <w:right w:val="none" w:sz="0" w:space="0" w:color="auto"/>
          </w:divBdr>
        </w:div>
        <w:div w:id="1406801342">
          <w:marLeft w:val="640"/>
          <w:marRight w:val="0"/>
          <w:marTop w:val="0"/>
          <w:marBottom w:val="0"/>
          <w:divBdr>
            <w:top w:val="none" w:sz="0" w:space="0" w:color="auto"/>
            <w:left w:val="none" w:sz="0" w:space="0" w:color="auto"/>
            <w:bottom w:val="none" w:sz="0" w:space="0" w:color="auto"/>
            <w:right w:val="none" w:sz="0" w:space="0" w:color="auto"/>
          </w:divBdr>
        </w:div>
        <w:div w:id="665983951">
          <w:marLeft w:val="640"/>
          <w:marRight w:val="0"/>
          <w:marTop w:val="0"/>
          <w:marBottom w:val="0"/>
          <w:divBdr>
            <w:top w:val="none" w:sz="0" w:space="0" w:color="auto"/>
            <w:left w:val="none" w:sz="0" w:space="0" w:color="auto"/>
            <w:bottom w:val="none" w:sz="0" w:space="0" w:color="auto"/>
            <w:right w:val="none" w:sz="0" w:space="0" w:color="auto"/>
          </w:divBdr>
        </w:div>
        <w:div w:id="1977686660">
          <w:marLeft w:val="640"/>
          <w:marRight w:val="0"/>
          <w:marTop w:val="0"/>
          <w:marBottom w:val="0"/>
          <w:divBdr>
            <w:top w:val="none" w:sz="0" w:space="0" w:color="auto"/>
            <w:left w:val="none" w:sz="0" w:space="0" w:color="auto"/>
            <w:bottom w:val="none" w:sz="0" w:space="0" w:color="auto"/>
            <w:right w:val="none" w:sz="0" w:space="0" w:color="auto"/>
          </w:divBdr>
        </w:div>
        <w:div w:id="1452942200">
          <w:marLeft w:val="640"/>
          <w:marRight w:val="0"/>
          <w:marTop w:val="0"/>
          <w:marBottom w:val="0"/>
          <w:divBdr>
            <w:top w:val="none" w:sz="0" w:space="0" w:color="auto"/>
            <w:left w:val="none" w:sz="0" w:space="0" w:color="auto"/>
            <w:bottom w:val="none" w:sz="0" w:space="0" w:color="auto"/>
            <w:right w:val="none" w:sz="0" w:space="0" w:color="auto"/>
          </w:divBdr>
        </w:div>
        <w:div w:id="967979437">
          <w:marLeft w:val="640"/>
          <w:marRight w:val="0"/>
          <w:marTop w:val="0"/>
          <w:marBottom w:val="0"/>
          <w:divBdr>
            <w:top w:val="none" w:sz="0" w:space="0" w:color="auto"/>
            <w:left w:val="none" w:sz="0" w:space="0" w:color="auto"/>
            <w:bottom w:val="none" w:sz="0" w:space="0" w:color="auto"/>
            <w:right w:val="none" w:sz="0" w:space="0" w:color="auto"/>
          </w:divBdr>
        </w:div>
        <w:div w:id="1352342155">
          <w:marLeft w:val="640"/>
          <w:marRight w:val="0"/>
          <w:marTop w:val="0"/>
          <w:marBottom w:val="0"/>
          <w:divBdr>
            <w:top w:val="none" w:sz="0" w:space="0" w:color="auto"/>
            <w:left w:val="none" w:sz="0" w:space="0" w:color="auto"/>
            <w:bottom w:val="none" w:sz="0" w:space="0" w:color="auto"/>
            <w:right w:val="none" w:sz="0" w:space="0" w:color="auto"/>
          </w:divBdr>
        </w:div>
        <w:div w:id="1532911720">
          <w:marLeft w:val="640"/>
          <w:marRight w:val="0"/>
          <w:marTop w:val="0"/>
          <w:marBottom w:val="0"/>
          <w:divBdr>
            <w:top w:val="none" w:sz="0" w:space="0" w:color="auto"/>
            <w:left w:val="none" w:sz="0" w:space="0" w:color="auto"/>
            <w:bottom w:val="none" w:sz="0" w:space="0" w:color="auto"/>
            <w:right w:val="none" w:sz="0" w:space="0" w:color="auto"/>
          </w:divBdr>
        </w:div>
        <w:div w:id="403646669">
          <w:marLeft w:val="640"/>
          <w:marRight w:val="0"/>
          <w:marTop w:val="0"/>
          <w:marBottom w:val="0"/>
          <w:divBdr>
            <w:top w:val="none" w:sz="0" w:space="0" w:color="auto"/>
            <w:left w:val="none" w:sz="0" w:space="0" w:color="auto"/>
            <w:bottom w:val="none" w:sz="0" w:space="0" w:color="auto"/>
            <w:right w:val="none" w:sz="0" w:space="0" w:color="auto"/>
          </w:divBdr>
        </w:div>
        <w:div w:id="1386296021">
          <w:marLeft w:val="640"/>
          <w:marRight w:val="0"/>
          <w:marTop w:val="0"/>
          <w:marBottom w:val="0"/>
          <w:divBdr>
            <w:top w:val="none" w:sz="0" w:space="0" w:color="auto"/>
            <w:left w:val="none" w:sz="0" w:space="0" w:color="auto"/>
            <w:bottom w:val="none" w:sz="0" w:space="0" w:color="auto"/>
            <w:right w:val="none" w:sz="0" w:space="0" w:color="auto"/>
          </w:divBdr>
        </w:div>
        <w:div w:id="597834584">
          <w:marLeft w:val="640"/>
          <w:marRight w:val="0"/>
          <w:marTop w:val="0"/>
          <w:marBottom w:val="0"/>
          <w:divBdr>
            <w:top w:val="none" w:sz="0" w:space="0" w:color="auto"/>
            <w:left w:val="none" w:sz="0" w:space="0" w:color="auto"/>
            <w:bottom w:val="none" w:sz="0" w:space="0" w:color="auto"/>
            <w:right w:val="none" w:sz="0" w:space="0" w:color="auto"/>
          </w:divBdr>
        </w:div>
        <w:div w:id="1085372382">
          <w:marLeft w:val="640"/>
          <w:marRight w:val="0"/>
          <w:marTop w:val="0"/>
          <w:marBottom w:val="0"/>
          <w:divBdr>
            <w:top w:val="none" w:sz="0" w:space="0" w:color="auto"/>
            <w:left w:val="none" w:sz="0" w:space="0" w:color="auto"/>
            <w:bottom w:val="none" w:sz="0" w:space="0" w:color="auto"/>
            <w:right w:val="none" w:sz="0" w:space="0" w:color="auto"/>
          </w:divBdr>
        </w:div>
        <w:div w:id="512188343">
          <w:marLeft w:val="640"/>
          <w:marRight w:val="0"/>
          <w:marTop w:val="0"/>
          <w:marBottom w:val="0"/>
          <w:divBdr>
            <w:top w:val="none" w:sz="0" w:space="0" w:color="auto"/>
            <w:left w:val="none" w:sz="0" w:space="0" w:color="auto"/>
            <w:bottom w:val="none" w:sz="0" w:space="0" w:color="auto"/>
            <w:right w:val="none" w:sz="0" w:space="0" w:color="auto"/>
          </w:divBdr>
        </w:div>
        <w:div w:id="38435482">
          <w:marLeft w:val="640"/>
          <w:marRight w:val="0"/>
          <w:marTop w:val="0"/>
          <w:marBottom w:val="0"/>
          <w:divBdr>
            <w:top w:val="none" w:sz="0" w:space="0" w:color="auto"/>
            <w:left w:val="none" w:sz="0" w:space="0" w:color="auto"/>
            <w:bottom w:val="none" w:sz="0" w:space="0" w:color="auto"/>
            <w:right w:val="none" w:sz="0" w:space="0" w:color="auto"/>
          </w:divBdr>
        </w:div>
        <w:div w:id="131293003">
          <w:marLeft w:val="640"/>
          <w:marRight w:val="0"/>
          <w:marTop w:val="0"/>
          <w:marBottom w:val="0"/>
          <w:divBdr>
            <w:top w:val="none" w:sz="0" w:space="0" w:color="auto"/>
            <w:left w:val="none" w:sz="0" w:space="0" w:color="auto"/>
            <w:bottom w:val="none" w:sz="0" w:space="0" w:color="auto"/>
            <w:right w:val="none" w:sz="0" w:space="0" w:color="auto"/>
          </w:divBdr>
        </w:div>
        <w:div w:id="1912543206">
          <w:marLeft w:val="640"/>
          <w:marRight w:val="0"/>
          <w:marTop w:val="0"/>
          <w:marBottom w:val="0"/>
          <w:divBdr>
            <w:top w:val="none" w:sz="0" w:space="0" w:color="auto"/>
            <w:left w:val="none" w:sz="0" w:space="0" w:color="auto"/>
            <w:bottom w:val="none" w:sz="0" w:space="0" w:color="auto"/>
            <w:right w:val="none" w:sz="0" w:space="0" w:color="auto"/>
          </w:divBdr>
        </w:div>
        <w:div w:id="1616935906">
          <w:marLeft w:val="640"/>
          <w:marRight w:val="0"/>
          <w:marTop w:val="0"/>
          <w:marBottom w:val="0"/>
          <w:divBdr>
            <w:top w:val="none" w:sz="0" w:space="0" w:color="auto"/>
            <w:left w:val="none" w:sz="0" w:space="0" w:color="auto"/>
            <w:bottom w:val="none" w:sz="0" w:space="0" w:color="auto"/>
            <w:right w:val="none" w:sz="0" w:space="0" w:color="auto"/>
          </w:divBdr>
        </w:div>
        <w:div w:id="809521388">
          <w:marLeft w:val="640"/>
          <w:marRight w:val="0"/>
          <w:marTop w:val="0"/>
          <w:marBottom w:val="0"/>
          <w:divBdr>
            <w:top w:val="none" w:sz="0" w:space="0" w:color="auto"/>
            <w:left w:val="none" w:sz="0" w:space="0" w:color="auto"/>
            <w:bottom w:val="none" w:sz="0" w:space="0" w:color="auto"/>
            <w:right w:val="none" w:sz="0" w:space="0" w:color="auto"/>
          </w:divBdr>
        </w:div>
        <w:div w:id="325863797">
          <w:marLeft w:val="640"/>
          <w:marRight w:val="0"/>
          <w:marTop w:val="0"/>
          <w:marBottom w:val="0"/>
          <w:divBdr>
            <w:top w:val="none" w:sz="0" w:space="0" w:color="auto"/>
            <w:left w:val="none" w:sz="0" w:space="0" w:color="auto"/>
            <w:bottom w:val="none" w:sz="0" w:space="0" w:color="auto"/>
            <w:right w:val="none" w:sz="0" w:space="0" w:color="auto"/>
          </w:divBdr>
        </w:div>
        <w:div w:id="1011838534">
          <w:marLeft w:val="640"/>
          <w:marRight w:val="0"/>
          <w:marTop w:val="0"/>
          <w:marBottom w:val="0"/>
          <w:divBdr>
            <w:top w:val="none" w:sz="0" w:space="0" w:color="auto"/>
            <w:left w:val="none" w:sz="0" w:space="0" w:color="auto"/>
            <w:bottom w:val="none" w:sz="0" w:space="0" w:color="auto"/>
            <w:right w:val="none" w:sz="0" w:space="0" w:color="auto"/>
          </w:divBdr>
        </w:div>
        <w:div w:id="691107930">
          <w:marLeft w:val="640"/>
          <w:marRight w:val="0"/>
          <w:marTop w:val="0"/>
          <w:marBottom w:val="0"/>
          <w:divBdr>
            <w:top w:val="none" w:sz="0" w:space="0" w:color="auto"/>
            <w:left w:val="none" w:sz="0" w:space="0" w:color="auto"/>
            <w:bottom w:val="none" w:sz="0" w:space="0" w:color="auto"/>
            <w:right w:val="none" w:sz="0" w:space="0" w:color="auto"/>
          </w:divBdr>
        </w:div>
        <w:div w:id="910232408">
          <w:marLeft w:val="640"/>
          <w:marRight w:val="0"/>
          <w:marTop w:val="0"/>
          <w:marBottom w:val="0"/>
          <w:divBdr>
            <w:top w:val="none" w:sz="0" w:space="0" w:color="auto"/>
            <w:left w:val="none" w:sz="0" w:space="0" w:color="auto"/>
            <w:bottom w:val="none" w:sz="0" w:space="0" w:color="auto"/>
            <w:right w:val="none" w:sz="0" w:space="0" w:color="auto"/>
          </w:divBdr>
        </w:div>
        <w:div w:id="791283898">
          <w:marLeft w:val="640"/>
          <w:marRight w:val="0"/>
          <w:marTop w:val="0"/>
          <w:marBottom w:val="0"/>
          <w:divBdr>
            <w:top w:val="none" w:sz="0" w:space="0" w:color="auto"/>
            <w:left w:val="none" w:sz="0" w:space="0" w:color="auto"/>
            <w:bottom w:val="none" w:sz="0" w:space="0" w:color="auto"/>
            <w:right w:val="none" w:sz="0" w:space="0" w:color="auto"/>
          </w:divBdr>
        </w:div>
        <w:div w:id="1501387823">
          <w:marLeft w:val="640"/>
          <w:marRight w:val="0"/>
          <w:marTop w:val="0"/>
          <w:marBottom w:val="0"/>
          <w:divBdr>
            <w:top w:val="none" w:sz="0" w:space="0" w:color="auto"/>
            <w:left w:val="none" w:sz="0" w:space="0" w:color="auto"/>
            <w:bottom w:val="none" w:sz="0" w:space="0" w:color="auto"/>
            <w:right w:val="none" w:sz="0" w:space="0" w:color="auto"/>
          </w:divBdr>
        </w:div>
        <w:div w:id="415322467">
          <w:marLeft w:val="640"/>
          <w:marRight w:val="0"/>
          <w:marTop w:val="0"/>
          <w:marBottom w:val="0"/>
          <w:divBdr>
            <w:top w:val="none" w:sz="0" w:space="0" w:color="auto"/>
            <w:left w:val="none" w:sz="0" w:space="0" w:color="auto"/>
            <w:bottom w:val="none" w:sz="0" w:space="0" w:color="auto"/>
            <w:right w:val="none" w:sz="0" w:space="0" w:color="auto"/>
          </w:divBdr>
        </w:div>
        <w:div w:id="1515459564">
          <w:marLeft w:val="640"/>
          <w:marRight w:val="0"/>
          <w:marTop w:val="0"/>
          <w:marBottom w:val="0"/>
          <w:divBdr>
            <w:top w:val="none" w:sz="0" w:space="0" w:color="auto"/>
            <w:left w:val="none" w:sz="0" w:space="0" w:color="auto"/>
            <w:bottom w:val="none" w:sz="0" w:space="0" w:color="auto"/>
            <w:right w:val="none" w:sz="0" w:space="0" w:color="auto"/>
          </w:divBdr>
        </w:div>
        <w:div w:id="1382943715">
          <w:marLeft w:val="640"/>
          <w:marRight w:val="0"/>
          <w:marTop w:val="0"/>
          <w:marBottom w:val="0"/>
          <w:divBdr>
            <w:top w:val="none" w:sz="0" w:space="0" w:color="auto"/>
            <w:left w:val="none" w:sz="0" w:space="0" w:color="auto"/>
            <w:bottom w:val="none" w:sz="0" w:space="0" w:color="auto"/>
            <w:right w:val="none" w:sz="0" w:space="0" w:color="auto"/>
          </w:divBdr>
        </w:div>
        <w:div w:id="181748786">
          <w:marLeft w:val="640"/>
          <w:marRight w:val="0"/>
          <w:marTop w:val="0"/>
          <w:marBottom w:val="0"/>
          <w:divBdr>
            <w:top w:val="none" w:sz="0" w:space="0" w:color="auto"/>
            <w:left w:val="none" w:sz="0" w:space="0" w:color="auto"/>
            <w:bottom w:val="none" w:sz="0" w:space="0" w:color="auto"/>
            <w:right w:val="none" w:sz="0" w:space="0" w:color="auto"/>
          </w:divBdr>
        </w:div>
        <w:div w:id="1314136566">
          <w:marLeft w:val="640"/>
          <w:marRight w:val="0"/>
          <w:marTop w:val="0"/>
          <w:marBottom w:val="0"/>
          <w:divBdr>
            <w:top w:val="none" w:sz="0" w:space="0" w:color="auto"/>
            <w:left w:val="none" w:sz="0" w:space="0" w:color="auto"/>
            <w:bottom w:val="none" w:sz="0" w:space="0" w:color="auto"/>
            <w:right w:val="none" w:sz="0" w:space="0" w:color="auto"/>
          </w:divBdr>
        </w:div>
        <w:div w:id="1739354174">
          <w:marLeft w:val="640"/>
          <w:marRight w:val="0"/>
          <w:marTop w:val="0"/>
          <w:marBottom w:val="0"/>
          <w:divBdr>
            <w:top w:val="none" w:sz="0" w:space="0" w:color="auto"/>
            <w:left w:val="none" w:sz="0" w:space="0" w:color="auto"/>
            <w:bottom w:val="none" w:sz="0" w:space="0" w:color="auto"/>
            <w:right w:val="none" w:sz="0" w:space="0" w:color="auto"/>
          </w:divBdr>
        </w:div>
        <w:div w:id="785931197">
          <w:marLeft w:val="640"/>
          <w:marRight w:val="0"/>
          <w:marTop w:val="0"/>
          <w:marBottom w:val="0"/>
          <w:divBdr>
            <w:top w:val="none" w:sz="0" w:space="0" w:color="auto"/>
            <w:left w:val="none" w:sz="0" w:space="0" w:color="auto"/>
            <w:bottom w:val="none" w:sz="0" w:space="0" w:color="auto"/>
            <w:right w:val="none" w:sz="0" w:space="0" w:color="auto"/>
          </w:divBdr>
        </w:div>
        <w:div w:id="1954090924">
          <w:marLeft w:val="640"/>
          <w:marRight w:val="0"/>
          <w:marTop w:val="0"/>
          <w:marBottom w:val="0"/>
          <w:divBdr>
            <w:top w:val="none" w:sz="0" w:space="0" w:color="auto"/>
            <w:left w:val="none" w:sz="0" w:space="0" w:color="auto"/>
            <w:bottom w:val="none" w:sz="0" w:space="0" w:color="auto"/>
            <w:right w:val="none" w:sz="0" w:space="0" w:color="auto"/>
          </w:divBdr>
        </w:div>
        <w:div w:id="1265386519">
          <w:marLeft w:val="640"/>
          <w:marRight w:val="0"/>
          <w:marTop w:val="0"/>
          <w:marBottom w:val="0"/>
          <w:divBdr>
            <w:top w:val="none" w:sz="0" w:space="0" w:color="auto"/>
            <w:left w:val="none" w:sz="0" w:space="0" w:color="auto"/>
            <w:bottom w:val="none" w:sz="0" w:space="0" w:color="auto"/>
            <w:right w:val="none" w:sz="0" w:space="0" w:color="auto"/>
          </w:divBdr>
        </w:div>
        <w:div w:id="1396048403">
          <w:marLeft w:val="640"/>
          <w:marRight w:val="0"/>
          <w:marTop w:val="0"/>
          <w:marBottom w:val="0"/>
          <w:divBdr>
            <w:top w:val="none" w:sz="0" w:space="0" w:color="auto"/>
            <w:left w:val="none" w:sz="0" w:space="0" w:color="auto"/>
            <w:bottom w:val="none" w:sz="0" w:space="0" w:color="auto"/>
            <w:right w:val="none" w:sz="0" w:space="0" w:color="auto"/>
          </w:divBdr>
        </w:div>
        <w:div w:id="261494839">
          <w:marLeft w:val="640"/>
          <w:marRight w:val="0"/>
          <w:marTop w:val="0"/>
          <w:marBottom w:val="0"/>
          <w:divBdr>
            <w:top w:val="none" w:sz="0" w:space="0" w:color="auto"/>
            <w:left w:val="none" w:sz="0" w:space="0" w:color="auto"/>
            <w:bottom w:val="none" w:sz="0" w:space="0" w:color="auto"/>
            <w:right w:val="none" w:sz="0" w:space="0" w:color="auto"/>
          </w:divBdr>
        </w:div>
        <w:div w:id="314919308">
          <w:marLeft w:val="640"/>
          <w:marRight w:val="0"/>
          <w:marTop w:val="0"/>
          <w:marBottom w:val="0"/>
          <w:divBdr>
            <w:top w:val="none" w:sz="0" w:space="0" w:color="auto"/>
            <w:left w:val="none" w:sz="0" w:space="0" w:color="auto"/>
            <w:bottom w:val="none" w:sz="0" w:space="0" w:color="auto"/>
            <w:right w:val="none" w:sz="0" w:space="0" w:color="auto"/>
          </w:divBdr>
        </w:div>
        <w:div w:id="308899137">
          <w:marLeft w:val="640"/>
          <w:marRight w:val="0"/>
          <w:marTop w:val="0"/>
          <w:marBottom w:val="0"/>
          <w:divBdr>
            <w:top w:val="none" w:sz="0" w:space="0" w:color="auto"/>
            <w:left w:val="none" w:sz="0" w:space="0" w:color="auto"/>
            <w:bottom w:val="none" w:sz="0" w:space="0" w:color="auto"/>
            <w:right w:val="none" w:sz="0" w:space="0" w:color="auto"/>
          </w:divBdr>
        </w:div>
        <w:div w:id="2042781681">
          <w:marLeft w:val="640"/>
          <w:marRight w:val="0"/>
          <w:marTop w:val="0"/>
          <w:marBottom w:val="0"/>
          <w:divBdr>
            <w:top w:val="none" w:sz="0" w:space="0" w:color="auto"/>
            <w:left w:val="none" w:sz="0" w:space="0" w:color="auto"/>
            <w:bottom w:val="none" w:sz="0" w:space="0" w:color="auto"/>
            <w:right w:val="none" w:sz="0" w:space="0" w:color="auto"/>
          </w:divBdr>
        </w:div>
        <w:div w:id="1458795672">
          <w:marLeft w:val="640"/>
          <w:marRight w:val="0"/>
          <w:marTop w:val="0"/>
          <w:marBottom w:val="0"/>
          <w:divBdr>
            <w:top w:val="none" w:sz="0" w:space="0" w:color="auto"/>
            <w:left w:val="none" w:sz="0" w:space="0" w:color="auto"/>
            <w:bottom w:val="none" w:sz="0" w:space="0" w:color="auto"/>
            <w:right w:val="none" w:sz="0" w:space="0" w:color="auto"/>
          </w:divBdr>
        </w:div>
        <w:div w:id="235936773">
          <w:marLeft w:val="640"/>
          <w:marRight w:val="0"/>
          <w:marTop w:val="0"/>
          <w:marBottom w:val="0"/>
          <w:divBdr>
            <w:top w:val="none" w:sz="0" w:space="0" w:color="auto"/>
            <w:left w:val="none" w:sz="0" w:space="0" w:color="auto"/>
            <w:bottom w:val="none" w:sz="0" w:space="0" w:color="auto"/>
            <w:right w:val="none" w:sz="0" w:space="0" w:color="auto"/>
          </w:divBdr>
        </w:div>
        <w:div w:id="1793207636">
          <w:marLeft w:val="640"/>
          <w:marRight w:val="0"/>
          <w:marTop w:val="0"/>
          <w:marBottom w:val="0"/>
          <w:divBdr>
            <w:top w:val="none" w:sz="0" w:space="0" w:color="auto"/>
            <w:left w:val="none" w:sz="0" w:space="0" w:color="auto"/>
            <w:bottom w:val="none" w:sz="0" w:space="0" w:color="auto"/>
            <w:right w:val="none" w:sz="0" w:space="0" w:color="auto"/>
          </w:divBdr>
        </w:div>
        <w:div w:id="23404337">
          <w:marLeft w:val="640"/>
          <w:marRight w:val="0"/>
          <w:marTop w:val="0"/>
          <w:marBottom w:val="0"/>
          <w:divBdr>
            <w:top w:val="none" w:sz="0" w:space="0" w:color="auto"/>
            <w:left w:val="none" w:sz="0" w:space="0" w:color="auto"/>
            <w:bottom w:val="none" w:sz="0" w:space="0" w:color="auto"/>
            <w:right w:val="none" w:sz="0" w:space="0" w:color="auto"/>
          </w:divBdr>
        </w:div>
        <w:div w:id="935408094">
          <w:marLeft w:val="640"/>
          <w:marRight w:val="0"/>
          <w:marTop w:val="0"/>
          <w:marBottom w:val="0"/>
          <w:divBdr>
            <w:top w:val="none" w:sz="0" w:space="0" w:color="auto"/>
            <w:left w:val="none" w:sz="0" w:space="0" w:color="auto"/>
            <w:bottom w:val="none" w:sz="0" w:space="0" w:color="auto"/>
            <w:right w:val="none" w:sz="0" w:space="0" w:color="auto"/>
          </w:divBdr>
        </w:div>
        <w:div w:id="558057271">
          <w:marLeft w:val="640"/>
          <w:marRight w:val="0"/>
          <w:marTop w:val="0"/>
          <w:marBottom w:val="0"/>
          <w:divBdr>
            <w:top w:val="none" w:sz="0" w:space="0" w:color="auto"/>
            <w:left w:val="none" w:sz="0" w:space="0" w:color="auto"/>
            <w:bottom w:val="none" w:sz="0" w:space="0" w:color="auto"/>
            <w:right w:val="none" w:sz="0" w:space="0" w:color="auto"/>
          </w:divBdr>
        </w:div>
        <w:div w:id="472865798">
          <w:marLeft w:val="640"/>
          <w:marRight w:val="0"/>
          <w:marTop w:val="0"/>
          <w:marBottom w:val="0"/>
          <w:divBdr>
            <w:top w:val="none" w:sz="0" w:space="0" w:color="auto"/>
            <w:left w:val="none" w:sz="0" w:space="0" w:color="auto"/>
            <w:bottom w:val="none" w:sz="0" w:space="0" w:color="auto"/>
            <w:right w:val="none" w:sz="0" w:space="0" w:color="auto"/>
          </w:divBdr>
        </w:div>
        <w:div w:id="50009893">
          <w:marLeft w:val="640"/>
          <w:marRight w:val="0"/>
          <w:marTop w:val="0"/>
          <w:marBottom w:val="0"/>
          <w:divBdr>
            <w:top w:val="none" w:sz="0" w:space="0" w:color="auto"/>
            <w:left w:val="none" w:sz="0" w:space="0" w:color="auto"/>
            <w:bottom w:val="none" w:sz="0" w:space="0" w:color="auto"/>
            <w:right w:val="none" w:sz="0" w:space="0" w:color="auto"/>
          </w:divBdr>
        </w:div>
        <w:div w:id="1680355538">
          <w:marLeft w:val="640"/>
          <w:marRight w:val="0"/>
          <w:marTop w:val="0"/>
          <w:marBottom w:val="0"/>
          <w:divBdr>
            <w:top w:val="none" w:sz="0" w:space="0" w:color="auto"/>
            <w:left w:val="none" w:sz="0" w:space="0" w:color="auto"/>
            <w:bottom w:val="none" w:sz="0" w:space="0" w:color="auto"/>
            <w:right w:val="none" w:sz="0" w:space="0" w:color="auto"/>
          </w:divBdr>
        </w:div>
        <w:div w:id="234556455">
          <w:marLeft w:val="640"/>
          <w:marRight w:val="0"/>
          <w:marTop w:val="0"/>
          <w:marBottom w:val="0"/>
          <w:divBdr>
            <w:top w:val="none" w:sz="0" w:space="0" w:color="auto"/>
            <w:left w:val="none" w:sz="0" w:space="0" w:color="auto"/>
            <w:bottom w:val="none" w:sz="0" w:space="0" w:color="auto"/>
            <w:right w:val="none" w:sz="0" w:space="0" w:color="auto"/>
          </w:divBdr>
        </w:div>
        <w:div w:id="1355115875">
          <w:marLeft w:val="640"/>
          <w:marRight w:val="0"/>
          <w:marTop w:val="0"/>
          <w:marBottom w:val="0"/>
          <w:divBdr>
            <w:top w:val="none" w:sz="0" w:space="0" w:color="auto"/>
            <w:left w:val="none" w:sz="0" w:space="0" w:color="auto"/>
            <w:bottom w:val="none" w:sz="0" w:space="0" w:color="auto"/>
            <w:right w:val="none" w:sz="0" w:space="0" w:color="auto"/>
          </w:divBdr>
        </w:div>
        <w:div w:id="591860795">
          <w:marLeft w:val="640"/>
          <w:marRight w:val="0"/>
          <w:marTop w:val="0"/>
          <w:marBottom w:val="0"/>
          <w:divBdr>
            <w:top w:val="none" w:sz="0" w:space="0" w:color="auto"/>
            <w:left w:val="none" w:sz="0" w:space="0" w:color="auto"/>
            <w:bottom w:val="none" w:sz="0" w:space="0" w:color="auto"/>
            <w:right w:val="none" w:sz="0" w:space="0" w:color="auto"/>
          </w:divBdr>
        </w:div>
        <w:div w:id="903956592">
          <w:marLeft w:val="640"/>
          <w:marRight w:val="0"/>
          <w:marTop w:val="0"/>
          <w:marBottom w:val="0"/>
          <w:divBdr>
            <w:top w:val="none" w:sz="0" w:space="0" w:color="auto"/>
            <w:left w:val="none" w:sz="0" w:space="0" w:color="auto"/>
            <w:bottom w:val="none" w:sz="0" w:space="0" w:color="auto"/>
            <w:right w:val="none" w:sz="0" w:space="0" w:color="auto"/>
          </w:divBdr>
        </w:div>
      </w:divsChild>
    </w:div>
    <w:div w:id="2119910922">
      <w:bodyDiv w:val="1"/>
      <w:marLeft w:val="0"/>
      <w:marRight w:val="0"/>
      <w:marTop w:val="0"/>
      <w:marBottom w:val="0"/>
      <w:divBdr>
        <w:top w:val="none" w:sz="0" w:space="0" w:color="auto"/>
        <w:left w:val="none" w:sz="0" w:space="0" w:color="auto"/>
        <w:bottom w:val="none" w:sz="0" w:space="0" w:color="auto"/>
        <w:right w:val="none" w:sz="0" w:space="0" w:color="auto"/>
      </w:divBdr>
    </w:div>
    <w:div w:id="2135713606">
      <w:bodyDiv w:val="1"/>
      <w:marLeft w:val="0"/>
      <w:marRight w:val="0"/>
      <w:marTop w:val="0"/>
      <w:marBottom w:val="0"/>
      <w:divBdr>
        <w:top w:val="none" w:sz="0" w:space="0" w:color="auto"/>
        <w:left w:val="none" w:sz="0" w:space="0" w:color="auto"/>
        <w:bottom w:val="none" w:sz="0" w:space="0" w:color="auto"/>
        <w:right w:val="none" w:sz="0" w:space="0" w:color="auto"/>
      </w:divBdr>
    </w:div>
    <w:div w:id="2137870762">
      <w:bodyDiv w:val="1"/>
      <w:marLeft w:val="0"/>
      <w:marRight w:val="0"/>
      <w:marTop w:val="0"/>
      <w:marBottom w:val="0"/>
      <w:divBdr>
        <w:top w:val="none" w:sz="0" w:space="0" w:color="auto"/>
        <w:left w:val="none" w:sz="0" w:space="0" w:color="auto"/>
        <w:bottom w:val="none" w:sz="0" w:space="0" w:color="auto"/>
        <w:right w:val="none" w:sz="0" w:space="0" w:color="auto"/>
      </w:divBdr>
    </w:div>
    <w:div w:id="2140031126">
      <w:bodyDiv w:val="1"/>
      <w:marLeft w:val="0"/>
      <w:marRight w:val="0"/>
      <w:marTop w:val="0"/>
      <w:marBottom w:val="0"/>
      <w:divBdr>
        <w:top w:val="none" w:sz="0" w:space="0" w:color="auto"/>
        <w:left w:val="none" w:sz="0" w:space="0" w:color="auto"/>
        <w:bottom w:val="none" w:sz="0" w:space="0" w:color="auto"/>
        <w:right w:val="none" w:sz="0" w:space="0" w:color="auto"/>
      </w:divBdr>
    </w:div>
    <w:div w:id="2140604645">
      <w:bodyDiv w:val="1"/>
      <w:marLeft w:val="0"/>
      <w:marRight w:val="0"/>
      <w:marTop w:val="0"/>
      <w:marBottom w:val="0"/>
      <w:divBdr>
        <w:top w:val="none" w:sz="0" w:space="0" w:color="auto"/>
        <w:left w:val="none" w:sz="0" w:space="0" w:color="auto"/>
        <w:bottom w:val="none" w:sz="0" w:space="0" w:color="auto"/>
        <w:right w:val="none" w:sz="0" w:space="0" w:color="auto"/>
      </w:divBdr>
    </w:div>
    <w:div w:id="2142919723">
      <w:bodyDiv w:val="1"/>
      <w:marLeft w:val="0"/>
      <w:marRight w:val="0"/>
      <w:marTop w:val="0"/>
      <w:marBottom w:val="0"/>
      <w:divBdr>
        <w:top w:val="none" w:sz="0" w:space="0" w:color="auto"/>
        <w:left w:val="none" w:sz="0" w:space="0" w:color="auto"/>
        <w:bottom w:val="none" w:sz="0" w:space="0" w:color="auto"/>
        <w:right w:val="none" w:sz="0" w:space="0" w:color="auto"/>
      </w:divBdr>
    </w:div>
    <w:div w:id="2144351590">
      <w:bodyDiv w:val="1"/>
      <w:marLeft w:val="0"/>
      <w:marRight w:val="0"/>
      <w:marTop w:val="0"/>
      <w:marBottom w:val="0"/>
      <w:divBdr>
        <w:top w:val="none" w:sz="0" w:space="0" w:color="auto"/>
        <w:left w:val="none" w:sz="0" w:space="0" w:color="auto"/>
        <w:bottom w:val="none" w:sz="0" w:space="0" w:color="auto"/>
        <w:right w:val="none" w:sz="0" w:space="0" w:color="auto"/>
      </w:divBdr>
    </w:div>
    <w:div w:id="2147355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mailto:Zachary.gold@noaa.gov"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5.jpg"/><Relationship Id="rId10" Type="http://schemas.microsoft.com/office/2011/relationships/commentsExtended" Target="commentsExtended.xml"/><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2920AE3-F3FC-024C-A2EF-70449DEDD160}"/>
      </w:docPartPr>
      <w:docPartBody>
        <w:p w:rsidR="00031A82" w:rsidRDefault="00A37E08">
          <w:r w:rsidRPr="00C14314">
            <w:rPr>
              <w:rStyle w:val="PlaceholderText"/>
            </w:rPr>
            <w:t>Click or tap here to enter text.</w:t>
          </w:r>
        </w:p>
      </w:docPartBody>
    </w:docPart>
    <w:docPart>
      <w:docPartPr>
        <w:name w:val="08B7A3879FD215469F405F2867E67BF8"/>
        <w:category>
          <w:name w:val="General"/>
          <w:gallery w:val="placeholder"/>
        </w:category>
        <w:types>
          <w:type w:val="bbPlcHdr"/>
        </w:types>
        <w:behaviors>
          <w:behavior w:val="content"/>
        </w:behaviors>
        <w:guid w:val="{CC39B37D-CCC4-2148-BCD1-39112895EFE9}"/>
      </w:docPartPr>
      <w:docPartBody>
        <w:p w:rsidR="00031A82" w:rsidRDefault="00A37E08" w:rsidP="00A37E08">
          <w:pPr>
            <w:pStyle w:val="08B7A3879FD215469F405F2867E67BF8"/>
          </w:pPr>
          <w:r w:rsidRPr="00C14314">
            <w:rPr>
              <w:rStyle w:val="PlaceholderText"/>
            </w:rPr>
            <w:t>Click or tap here to enter text.</w:t>
          </w:r>
        </w:p>
      </w:docPartBody>
    </w:docPart>
    <w:docPart>
      <w:docPartPr>
        <w:name w:val="80D546DE34FBDB4AA5B76C092863B3FF"/>
        <w:category>
          <w:name w:val="General"/>
          <w:gallery w:val="placeholder"/>
        </w:category>
        <w:types>
          <w:type w:val="bbPlcHdr"/>
        </w:types>
        <w:behaviors>
          <w:behavior w:val="content"/>
        </w:behaviors>
        <w:guid w:val="{4E40839C-6341-F741-BDEE-3DE54358C4B6}"/>
      </w:docPartPr>
      <w:docPartBody>
        <w:p w:rsidR="00C0354E" w:rsidRDefault="00AE59E2" w:rsidP="00AE59E2">
          <w:pPr>
            <w:pStyle w:val="80D546DE34FBDB4AA5B76C092863B3FF"/>
          </w:pPr>
          <w:r w:rsidRPr="00C14314">
            <w:rPr>
              <w:rStyle w:val="PlaceholderText"/>
            </w:rPr>
            <w:t>Click or tap here to enter text.</w:t>
          </w:r>
        </w:p>
      </w:docPartBody>
    </w:docPart>
    <w:docPart>
      <w:docPartPr>
        <w:name w:val="5C816263D661F14293B5A94257635464"/>
        <w:category>
          <w:name w:val="General"/>
          <w:gallery w:val="placeholder"/>
        </w:category>
        <w:types>
          <w:type w:val="bbPlcHdr"/>
        </w:types>
        <w:behaviors>
          <w:behavior w:val="content"/>
        </w:behaviors>
        <w:guid w:val="{5AFA9F8A-CF6E-D948-917D-0776A1A9081B}"/>
      </w:docPartPr>
      <w:docPartBody>
        <w:p w:rsidR="00C0354E" w:rsidRDefault="00AE59E2" w:rsidP="00AE59E2">
          <w:pPr>
            <w:pStyle w:val="5C816263D661F14293B5A94257635464"/>
          </w:pPr>
          <w:r w:rsidRPr="00C14314">
            <w:rPr>
              <w:rStyle w:val="PlaceholderText"/>
            </w:rPr>
            <w:t>Click or tap here to enter text.</w:t>
          </w:r>
        </w:p>
      </w:docPartBody>
    </w:docPart>
    <w:docPart>
      <w:docPartPr>
        <w:name w:val="78EE2569800E914BBF1A5F0D2840FA1D"/>
        <w:category>
          <w:name w:val="General"/>
          <w:gallery w:val="placeholder"/>
        </w:category>
        <w:types>
          <w:type w:val="bbPlcHdr"/>
        </w:types>
        <w:behaviors>
          <w:behavior w:val="content"/>
        </w:behaviors>
        <w:guid w:val="{5C2D73CC-19BD-2446-B6F7-D0F363DD9F90}"/>
      </w:docPartPr>
      <w:docPartBody>
        <w:p w:rsidR="00C0354E" w:rsidRDefault="00AE59E2" w:rsidP="00AE59E2">
          <w:pPr>
            <w:pStyle w:val="78EE2569800E914BBF1A5F0D2840FA1D"/>
          </w:pPr>
          <w:r w:rsidRPr="00C14314">
            <w:rPr>
              <w:rStyle w:val="PlaceholderText"/>
            </w:rPr>
            <w:t>Click or tap here to enter text.</w:t>
          </w:r>
        </w:p>
      </w:docPartBody>
    </w:docPart>
    <w:docPart>
      <w:docPartPr>
        <w:name w:val="F408D1DAC0E28643998C52CD7E009BEC"/>
        <w:category>
          <w:name w:val="General"/>
          <w:gallery w:val="placeholder"/>
        </w:category>
        <w:types>
          <w:type w:val="bbPlcHdr"/>
        </w:types>
        <w:behaviors>
          <w:behavior w:val="content"/>
        </w:behaviors>
        <w:guid w:val="{E4DEC94E-8B7A-0448-8494-D286AAE36AB4}"/>
      </w:docPartPr>
      <w:docPartBody>
        <w:p w:rsidR="00C0354E" w:rsidRDefault="00AE59E2" w:rsidP="00AE59E2">
          <w:pPr>
            <w:pStyle w:val="F408D1DAC0E28643998C52CD7E009BEC"/>
          </w:pPr>
          <w:r w:rsidRPr="00C14314">
            <w:rPr>
              <w:rStyle w:val="PlaceholderText"/>
            </w:rPr>
            <w:t>Click or tap here to enter text.</w:t>
          </w:r>
        </w:p>
      </w:docPartBody>
    </w:docPart>
    <w:docPart>
      <w:docPartPr>
        <w:name w:val="EF47F8309CB53E458C01E7981FEBB9F0"/>
        <w:category>
          <w:name w:val="General"/>
          <w:gallery w:val="placeholder"/>
        </w:category>
        <w:types>
          <w:type w:val="bbPlcHdr"/>
        </w:types>
        <w:behaviors>
          <w:behavior w:val="content"/>
        </w:behaviors>
        <w:guid w:val="{DEF0F533-16D7-2049-8DC3-B7D89380EC4E}"/>
      </w:docPartPr>
      <w:docPartBody>
        <w:p w:rsidR="00C0354E" w:rsidRDefault="00AE59E2" w:rsidP="00AE59E2">
          <w:pPr>
            <w:pStyle w:val="EF47F8309CB53E458C01E7981FEBB9F0"/>
          </w:pPr>
          <w:r w:rsidRPr="00C1431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08"/>
    <w:rsid w:val="00014B40"/>
    <w:rsid w:val="00031A82"/>
    <w:rsid w:val="0028570E"/>
    <w:rsid w:val="006510E0"/>
    <w:rsid w:val="007A6F93"/>
    <w:rsid w:val="0082501F"/>
    <w:rsid w:val="008614AF"/>
    <w:rsid w:val="00A37E08"/>
    <w:rsid w:val="00AC065D"/>
    <w:rsid w:val="00AE59E2"/>
    <w:rsid w:val="00C0354E"/>
    <w:rsid w:val="00C267F8"/>
    <w:rsid w:val="00CC3FAF"/>
    <w:rsid w:val="00D478E0"/>
    <w:rsid w:val="00D47A89"/>
    <w:rsid w:val="00E15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59E2"/>
    <w:rPr>
      <w:color w:val="808080"/>
    </w:rPr>
  </w:style>
  <w:style w:type="paragraph" w:customStyle="1" w:styleId="08B7A3879FD215469F405F2867E67BF8">
    <w:name w:val="08B7A3879FD215469F405F2867E67BF8"/>
    <w:rsid w:val="00A37E08"/>
  </w:style>
  <w:style w:type="paragraph" w:customStyle="1" w:styleId="80D546DE34FBDB4AA5B76C092863B3FF">
    <w:name w:val="80D546DE34FBDB4AA5B76C092863B3FF"/>
    <w:rsid w:val="00AE59E2"/>
  </w:style>
  <w:style w:type="paragraph" w:customStyle="1" w:styleId="5C816263D661F14293B5A94257635464">
    <w:name w:val="5C816263D661F14293B5A94257635464"/>
    <w:rsid w:val="00AE59E2"/>
  </w:style>
  <w:style w:type="paragraph" w:customStyle="1" w:styleId="78EE2569800E914BBF1A5F0D2840FA1D">
    <w:name w:val="78EE2569800E914BBF1A5F0D2840FA1D"/>
    <w:rsid w:val="00AE59E2"/>
  </w:style>
  <w:style w:type="paragraph" w:customStyle="1" w:styleId="F408D1DAC0E28643998C52CD7E009BEC">
    <w:name w:val="F408D1DAC0E28643998C52CD7E009BEC"/>
    <w:rsid w:val="00AE59E2"/>
  </w:style>
  <w:style w:type="paragraph" w:customStyle="1" w:styleId="EF47F8309CB53E458C01E7981FEBB9F0">
    <w:name w:val="EF47F8309CB53E458C01E7981FEBB9F0"/>
    <w:rsid w:val="00AE59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E764A8-B581-354B-8E12-3F977A7EEFAE}">
  <we:reference id="wa104382081" version="1.46.0.0" store="en-US" storeType="OMEX"/>
  <we:alternateReferences>
    <we:reference id="wa104382081" version="1.46.0.0" store="" storeType="OMEX"/>
  </we:alternateReferences>
  <we:properties>
    <we:property name="MENDELEY_CITATIONS" value="[{&quot;citationID&quot;:&quot;MENDELEY_CITATION_22e852d0-1dce-46e1-bfd7-20d485f3ab42&quot;,&quot;properties&quot;:{&quot;noteIndex&quot;:0},&quot;isEdited&quot;:false,&quot;manualOverride&quot;:{&quot;isManuallyOverridden&quot;:false,&quot;citeprocText&quot;:&quot;[1–8]&quot;,&quot;manualOverrideText&quot;:&quot;&quot;},&quot;citationTag&quot;:&quot;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&quot;,&quot;citationItems&quot;:[{&quot;id&quot;:&quot;5b49d382-746b-3475-bb9c-4cab26934c4b&quot;,&quot;itemData&quot;:{&quot;type&quot;:&quot;article-journal&quot;,&quot;id&quot;:&quot;5b49d382-746b-3475-bb9c-4cab26934c4b&quot;,&quot;title&quot;:&quot;Viruses associated with Antarctic wildlife: From serology based detection to identification of genomes using high throughput sequencing&quot;,&quot;author&quot;:[{&quot;family&quot;:&quot;Smeele&quot;,&quot;given&quot;:&quot;Zoe E&quot;,&quot;parse-names&quot;:false,&quot;dropping-particle&quot;:&quot;&quot;,&quot;non-dropping-particle&quot;:&quot;&quot;},{&quot;family&quot;:&quot;Ainley&quot;,&quot;given&quot;:&quot;David G&quot;,&quot;parse-names&quot;:false,&quot;dropping-particle&quot;:&quot;&quot;,&quot;non-dropping-particle&quot;:&quot;&quot;},{&quot;family&quot;:&quot;Varsani&quot;,&quot;given&quot;:&quot;Arvind&quot;,&quot;parse-names&quot;:false,&quot;dropping-particle&quot;:&quot;&quot;,&quot;non-dropping-particle&quot;:&quot;&quot;}],&quot;container-title&quot;:&quot;Virus Research&quot;,&quot;ISSN&quot;:&quot;0168-1702&quot;,&quot;issued&quot;:{&quot;date-parts&quot;:[[2018]]},&quot;page&quot;:&quot;91-105&quot;,&quot;publisher&quot;:&quot;Elsevier&quot;,&quot;volume&quot;:&quot;243&quot;,&quot;container-title-short&quot;:&quot;&quot;},&quot;isTemporary&quot;:false},{&quot;id&quot;:&quot;bf84efa0-462d-3c2e-80f4-27d58be7f94c&quot;,&quot;itemData&quot;:{&quot;type&quot;:&quot;article-journal&quot;,&quot;id&quot;:&quot;bf84efa0-462d-3c2e-80f4-27d58be7f94c&quot;,&quot;title&quot;:&quot;High throughput sequencing for detection of foodborne pathogens&quot;,&quot;author&quot;:[{&quot;family&quot;:&quot;Sekse&quot;,&quot;given&quot;:&quot;Camilla&quot;,&quot;parse-names&quot;:false,&quot;dropping-particle&quot;:&quot;&quot;,&quot;non-dropping-particle&quot;:&quot;&quot;},{&quot;family&quot;:&quot;Holst-Jensen&quot;,&quot;given&quot;:&quot;Arne&quot;,&quot;parse-names&quot;:false,&quot;dropping-particle&quot;:&quot;&quot;,&quot;non-dropping-particle&quot;:&quot;&quot;},{&quot;family&quot;:&quot;Dobrindt&quot;,&quot;given&quot;:&quot;Ulrich&quot;,&quot;parse-names&quot;:false,&quot;dropping-particle&quot;:&quot;&quot;,&quot;non-dropping-particle&quot;:&quot;&quot;},{&quot;family&quot;:&quot;Johannessen&quot;,&quot;given&quot;:&quot;Gro S&quot;,&quot;parse-names&quot;:false,&quot;dropping-particle&quot;:&quot;&quot;,&quot;non-dropping-particle&quot;:&quot;&quot;},{&quot;family&quot;:&quot;Li&quot;,&quot;given&quot;:&quot;Weihua&quot;,&quot;parse-names&quot;:false,&quot;dropping-particle&quot;:&quot;&quot;,&quot;non-dropping-particle&quot;:&quot;&quot;},{&quot;family&quot;:&quot;Spilsberg&quot;,&quot;given&quot;:&quot;Bjørn&quot;,&quot;parse-names&quot;:false,&quot;dropping-particle&quot;:&quot;&quot;,&quot;non-dropping-particle&quot;:&quot;&quot;},{&quot;family&quot;:&quot;Shi&quot;,&quot;given&quot;:&quot;Jianxin&quot;,&quot;parse-names&quot;:false,&quot;dropping-particle&quot;:&quot;&quot;,&quot;non-dropping-particle&quot;:&quot;&quot;}],&quot;container-title&quot;:&quot;Frontiers in Microbiology&quot;,&quot;ISSN&quot;:&quot;1664-302X&quot;,&quot;issued&quot;:{&quot;date-parts&quot;:[[2017]]},&quot;page&quot;:&quot;2029&quot;,&quot;publisher&quot;:&quot;Frontiers Media SA&quot;,&quot;volume&quot;:&quot;8&quot;,&quot;container-title-short&quot;:&quot;&quot;},&quot;isTemporary&quot;:false},{&quot;id&quot;:&quot;c7c967b5-f267-3f14-9d8d-71429bac6270&quot;,&quot;itemData&quot;:{&quot;type&quot;:&quot;article-journal&quot;,&quot;id&quot;:&quot;c7c967b5-f267-3f14-9d8d-71429bac6270&quot;,&quot;title&quot;:&quot;High-throughput sequencing for biology and medicine&quot;,&quot;author&quot;:[{&quot;family&quot;:&quot;Soon&quot;,&quot;given&quot;:&quot;Wendy Weijia&quot;,&quot;parse-names&quot;:false,&quot;dropping-particle&quot;:&quot;&quot;,&quot;non-dropping-particle&quot;:&quot;&quot;},{&quot;family&quot;:&quot;Hariharan&quot;,&quot;given&quot;:&quot;Manoj&quot;,&quot;parse-names&quot;:false,&quot;dropping-particle&quot;:&quot;&quot;,&quot;non-dropping-particle&quot;:&quot;&quot;},{&quot;family&quot;:&quot;Snyder&quot;,&quot;given&quot;:&quot;Michael P.&quot;,&quot;parse-names&quot;:false,&quot;dropping-particle&quot;:&quot;&quot;,&quot;non-dropping-particle&quot;:&quot;&quot;}],&quot;container-title&quot;:&quot;Molecular Systems Biology&quot;,&quot;accessed&quot;:{&quot;date-parts&quot;:[[2022,7,28]]},&quot;DOI&quot;:&quot;10.1038/MSB.2012.61&quot;,&quot;ISSN&quot;:&quot;1744-4292&quot;,&quot;PMID&quot;:&quot;23340846&quot;,&quot;URL&quot;:&quot;https://onlinelibrary.wiley.com/doi/full/10.1038/msb.2012.61&quot;,&quot;issued&quot;:{&quot;date-parts&quot;:[[2013,1,1]]},&quot;page&quot;:&quot;640&quot;,&quot;abstract&quot;:&quot;Advances in genome sequencing have progressed at a rapid pace, with increased throughput accompanied by plunging costs. But these advances go far beyond faster and cheaper. High-throughput sequencing technologies are now routinely being applied to a wide range of important topics in biology and medicine, often allowing researchers to address important biological questions that were not possible before. In this review, we discuss these innovative new approaches-including ever finer analyses of transcriptome dynamics, genome structure and genomic variation-and provide an overview of the new insights into complex biological systems catalyzed by these technologies. We also assess the impact of genotyping, genome sequencing and personal omics profiling on medical applications, including diagnosis and disease monitoring. Finally, we review recent developments in single-cell sequencing, and conclude with a discussion of possible future advances and obstacles for sequencing in biology and health. © 2013 EMBO and Macmillan Publishers Limited.&quot;,&quot;publisher&quot;:&quot;John Wiley &amp; Sons, Ltd&quot;,&quot;issue&quot;:&quot;1&quot;,&quot;volume&quot;:&quot;9&quot;,&quot;container-title-short&quot;:&quot;&quot;},&quot;isTemporary&quot;:false},{&quot;id&quot;:&quot;b8f52c65-d5b1-3f73-abb1-15156ca0fe04&quot;,&quot;itemData&quot;:{&quot;type&quot;:&quot;article-journal&quot;,&quot;id&quot;:&quot;b8f52c65-d5b1-3f73-abb1-15156ca0fe04&quot;,&quot;title&quot;:&quot;High-Throughput Sequencing: A Roadmap Toward Community Ecology&quot;,&quot;author&quot;:[{&quot;family&quot;:&quot;Poisot&quot;,&quot;given&quot;:&quot;Timothée&quot;,&quot;parse-names&quot;:false,&quot;dropping-particle&quot;:&quot;&quot;,&quot;non-dropping-particle&quot;:&quot;&quot;},{&quot;family&quot;:&quot;Péquin&quot;,&quot;given&quot;:&quot;Bérangère&quot;,&quot;parse-names&quot;:false,&quot;dropping-particle&quot;:&quot;&quot;,&quot;non-dropping-particle&quot;:&quot;&quot;},{&quot;family&quot;:&quot;Gravel&quot;,&quot;given&quot;:&quot;Dominique&quot;,&quot;parse-names&quot;:false,&quot;dropping-particle&quot;:&quot;&quot;,&quot;non-dropping-particle&quot;:&quot;&quot;}],&quot;container-title&quot;:&quot;Ecology and Evolution&quot;,&quot;accessed&quot;:{&quot;date-parts&quot;:[[2022,7,28]]},&quot;DOI&quot;:&quot;10.1002/ECE3.508&quot;,&quot;ISBN&quot;:&quot;4187231986&quot;,&quot;ISSN&quot;:&quot;2045-7758&quot;,&quot;URL&quot;:&quot;https://onlinelibrary.wiley.com/doi/full/10.1002/ece3.508&quot;,&quot;issued&quot;:{&quot;date-parts&quot;:[[2013,4,1]]},&quot;page&quot;:&quot;1125-1139&quot;,&quot;abstract&quot;:&quot;High-throughput sequencing is becoming increasingly important in microbial ecology, yet it is surprisingly under-used to generate or test biogeographic hypotheses. In this contribution, we highlight how adding these methods to the ecologist toolbox will allow the detection of new patterns, and will help our understanding of the structure and dynamics of diversity. Starting with a review of ecological questions that can be addressed, we move on to the technical and analytical issues that will benefit from an increased collaboration between different disciplines. © 2013 The Authors. Ecology and Evolution.&quot;,&quot;publisher&quot;:&quot;John Wiley &amp; Sons, Ltd&quot;,&quot;issue&quot;:&quot;4&quot;,&quot;volume&quot;:&quot;3&quot;,&quot;container-title-short&quot;:&quot;&quot;},&quot;isTemporary&quot;:false},{&quot;id&quot;:&quot;3d11e194-b426-3d10-88c0-0a23c61b8b2d&quot;,&quot;itemData&quot;:{&quot;type&quot;:&quot;article-journal&quot;,&quot;id&quot;:&quot;3d11e194-b426-3d10-88c0-0a23c61b8b2d&quot;,&quot;title&quot;:&quot;Health and disease markers correlate with gut microbiome composition across thousands of people&quot;,&quot;author&quot;:[{&quot;family&quot;:&quot;Manor&quot;,&quot;given&quot;:&quot;O&quot;,&quot;parse-names&quot;:false,&quot;dropping-particle&quot;:&quot;&quot;,&quot;non-dropping-particle&quot;:&quot;&quot;},{&quot;family&quot;:&quot;Dai&quot;,&quot;given&quot;:&quot;CL&quot;,&quot;parse-names&quot;:false,&quot;dropping-particle&quot;:&quot;&quot;,&quot;non-dropping-particle&quot;:&quot;&quot;},{&quot;family&quot;:&quot;Kornilov&quot;,&quot;given&quot;:&quot;SA&quot;,&quot;parse-names&quot;:false,&quot;dropping-particle&quot;:&quot;&quot;,&quot;non-dropping-particle&quot;:&quot;&quot;},{&quot;family&quot;:&quot;…&quot;,&quot;given&quot;:&quot;B Smith - Nature&quot;,&quot;parse-names&quot;:false,&quot;dropping-particle&quot;:&quot;&quot;,&quot;non-dropping-particle&quot;:&quot;&quot;},{&quot;family&quot;:&quot;2020&quot;,&quot;given&quot;:&quot;undefined&quot;,&quot;parse-names&quot;:false,&quot;dropping-particle&quot;:&quot;&quot;,&quot;non-dropping-particle&quot;:&quot;&quot;}],&quot;container-title&quot;:&quot;nature.com&quot;,&quot;accessed&quot;:{&quot;date-parts&quot;:[[2022,7,28]]},&quot;URL&quot;:&quot;https://www.nature.com/articles/s41467-020-18871-1&quot;,&quot;container-title-short&quot;:&quot;&quot;},&quot;isTemporary&quot;:false},{&quot;id&quot;:&quot;1f197588-9f5a-30d5-bfcf-97989d651427&quot;,&quot;itemData&quot;:{&quot;type&quot;:&quot;book&quot;,&quot;id&quot;:&quot;1f197588-9f5a-30d5-bfcf-97989d651427&quot;,&quot;title&quot;:&quot;Environmental DNA: For biodiversity research and monitoring&quot;,&quot;author&quot;:[{&quot;family&quot;:&quot;Taberlet&quot;,&quot;given&quot;:&quot;Pierre&quot;,&quot;parse-names&quot;:false,&quot;dropping-particle&quot;:&quot;&quot;,&quot;non-dropping-particle&quot;:&quot;&quot;},{&quot;family&quot;:&quot;Bonin&quot;,&quot;given&quot;:&quot;Aurélie&quot;,&quot;parse-names&quot;:false,&quot;dropping-particle&quot;:&quot;&quot;,&quot;non-dropping-particle&quot;:&quot;&quot;},{&quot;family&quot;:&quot;Zinger&quot;,&quot;given&quot;:&quot;Lucie&quot;,&quot;parse-names&quot;:false,&quot;dropping-particle&quot;:&quot;&quot;,&quot;non-dropping-particle&quot;:&quot;&quot;},{&quot;family&quot;:&quot;Coissac&quot;,&quot;given&quot;:&quot;Eric&quot;,&quot;parse-names&quot;:false,&quot;dropping-particle&quot;:&quot;&quot;,&quot;non-dropping-particle&quot;:&quot;&quot;}],&quot;container-title&quot;:&quot;Environmental DNA: For Biodiversity Research and Monitoring&quot;,&quot;DOI&quot;:&quot;10.1093/oso/9780198767220.001.0001&quot;,&quot;ISBN&quot;:&quot;9780198767220&quot;,&quot;issued&quot;:{&quot;date-parts&quot;:[[2018]]},&quot;number-of-pages&quot;:&quot;1-253&quot;,&quot;abstract&quot;:&quot;Environmental DNA (eDNA), i.e. DNA released in the environment by any living form, represents a formidable opportunity to gather high-throughput and standard information on the distribution or feeding habits of species. It has therefore great potential for applications in ecology and biodiversity management. However, this research field is fast-moving, involves different areas of expertise and currently lacks standard approaches, which calls for an up-to-date and comprehensive synthesis. Environmental DNA for biodiversity research and monitoring covers current methods based on eDNA, with a particular focus on “eDNA metabarcoding”. Intended for scientists and managers, it provides the background information to allow the design of sound experiments. It revisits all steps necessary to produce high-quality metabarcoding data such as sampling, metabarcode design, optimization of PCR and sequencing protocols, as well as analysis of large sequencing datasets. All these different steps are presented by discussing the potential and current challenges of eDNA-based approaches to infer parameters on biodiversity or ecological processes. The last chapters of this book review how DNA metabarcoding has been used so far to unravel novel patterns of diversity in space and time, to detect particular species, and to answer new ecological questions in various ecosystems and for various organisms. Environmental DNA for biodiversity research and monitoring constitutes an essential reading for all graduate students, researchers and practitioners who do not have a strong background in molecular genetics and who are willing to use eDNA approaches in ecology and biomonitoring.&quot;,&quot;publisher&quot;:&quot;Oxford University Press&quot;,&quot;container-title-short&quot;:&quot;&quot;},&quot;isTemporary&quot;:false},{&quot;id&quot;:&quot;d687c936-5a43-31b9-824d-087c9dc8d3fd&quot;,&quot;itemData&quot;:{&quot;type&quot;:&quot;article-journal&quot;,&quot;id&quot;:&quot;d687c936-5a43-31b9-824d-087c9dc8d3fd&quot;,&quot;title&quot;:&quot;Applications of environmental DNA (eDNA) in ecology and conservation: opportunities, challenges and prospects&quot;,&quot;author&quot;:[{&quot;family&quot;:&quot;Beng&quot;,&quot;given&quot;:&quot;Kingsly C.&quot;,&quot;parse-names&quot;:false,&quot;dropping-particle&quot;:&quot;&quot;,&quot;non-dropping-particle&quot;:&quot;&quot;},{&quot;family&quot;:&quot;Corlett&quot;,&quot;given&quot;:&quot;Richard T.&quot;,&quot;parse-names&quot;:false,&quot;dropping-particle&quot;:&quot;&quot;,&quot;non-dropping-particle&quot;:&quot;&quot;}],&quot;container-title&quot;:&quot;Biodiversity and Conservation&quot;,&quot;DOI&quot;:&quot;10.1007/s10531-020-01980-0&quot;,&quot;ISSN&quot;:&quot;15729710&quot;,&quot;issued&quot;:{&quot;date-parts&quot;:[[2020]]},&quot;page&quot;:&quot;2089-2121&quot;,&quot;abstract&quot;:&quot;Conserving biodiversity in the face of ever-increasing human pressure is hampered by our lack of basic information on species occurrence, distribution, abundance, habitat requirements, and threats. Obtaining this information requires efficient and sensitive methods capable of detecting and quantifying true occurrence and diversity, including rare, cryptic and elusive species. Environmental DNA (eDNA) is an emerging technique that can increase our ability to detect and quantify biodiversity, by overcoming some of the challenges of labor-intensive traditional surveys. The application of eDNA in ecology and conservation has grown enormously in recent years, but without a concurrent growth in appreciation of its strengths and limitations. In many situations, eDNA may either not work, or it may work but not provide the information needed. Problems with (1) imperfect detection, (2) abundance quantification, (3) taxonomic assignment, (4) eDNA spatial and temporal dynamics, (5) data analysis and interpretation, and (6) assessing ecological status have all been significant. The technique has often been used without a careful evaluation of the technical challenges and complexities involved, and a determination made that eDNA is the appropriate method for the species or environment of interest. It is therefore important to evaluate the scope and relevance of eDNA-based studies, and to identify critical considerations that need to be taken into account before using the approach. We review and synthesize eDNA studies published to date to highlight the opportunities and limitations of utilizing eDNA in ecology and conservation. We identify potential ways of reducing limitations in eDNA analysis, and demonstrate how eDNA and traditional surveys can complement each other.&quot;,&quot;publisher&quot;:&quot;Springer&quot;,&quot;issue&quot;:&quot;7&quot;,&quot;volume&quot;:&quot;29&quot;,&quot;container-title-short&quot;:&quot;&quot;},&quot;isTemporary&quot;:false},{&quot;id&quot;:&quot;45625a21-76c7-3804-8b8e-b3348f0dcb57&quot;,&quot;itemData&quot;:{&quot;type&quot;:&quot;article-journal&quot;,&quot;id&quot;:&quot;45625a21-76c7-3804-8b8e-b3348f0dcb57&quot;,&quot;title&quot;:&quot;Environmental DNA for wildlife biology and biodiversity monitoring&quot;,&quot;author&quot;:[{&quot;family&quot;:&quot;Bohmann&quot;,&quot;given&quot;:&quot;Kristine&quot;,&quot;parse-names&quot;:false,&quot;dropping-particle&quot;:&quot;&quot;,&quot;non-dropping-particle&quot;:&quot;&quot;},{&quot;family&quot;:&quot;Evans&quot;,&quot;given&quot;:&quot;Alice&quot;,&quot;parse-names&quot;:false,&quot;dropping-particle&quot;:&quot;&quot;,&quot;non-dropping-particle&quot;:&quot;&quot;},{&quot;family&quot;:&quot;Gilbert&quot;,&quot;given&quot;:&quot;M. Thomas P.&quot;,&quot;parse-names&quot;:false,&quot;dropping-particle&quot;:&quot;&quot;,&quot;non-dropping-particle&quot;:&quot;&quot;},{&quot;family&quot;:&quot;Carvalho&quot;,&quot;given&quot;:&quot;Gary R.&quot;,&quot;parse-names&quot;:false,&quot;dropping-particle&quot;:&quot;&quot;,&quot;non-dropping-particle&quot;:&quot;&quot;},{&quot;family&quot;:&quot;Creer&quot;,&quot;given&quot;:&quot;Simon&quot;,&quot;parse-names&quot;:false,&quot;dropping-particle&quot;:&quot;&quot;,&quot;non-dropping-particle&quot;:&quot;&quot;},{&quot;family&quot;:&quot;Knapp&quot;,&quot;given&quot;:&quot;Michael&quot;,&quot;parse-names&quot;:false,&quot;dropping-particle&quot;:&quot;&quot;,&quot;non-dropping-particle&quot;:&quot;&quot;},{&quot;family&quot;:&quot;Yu&quot;,&quot;given&quot;:&quot;Douglas W.&quot;,&quot;parse-names&quot;:false,&quot;dropping-particle&quot;:&quot;&quot;,&quot;non-dropping-particle&quot;:&quot;&quot;},{&quot;family&quot;:&quot;Bruyn&quot;,&quot;given&quot;:&quot;Mark&quot;,&quot;parse-names&quot;:false,&quot;dropping-particle&quot;:&quot;&quot;,&quot;non-dropping-particle&quot;:&quot;de&quot;}],&quot;container-title&quot;:&quot;Trends in Ecology and Evolution&quot;,&quot;accessed&quot;:{&quot;date-parts&quot;:[[2015,9,23]]},&quot;DOI&quot;:&quot;10.1016/j.tree.2014.04.003&quot;,&quot;ISSN&quot;:&quot;01695347&quot;,&quot;PMID&quot;:&quot;24821515&quot;,&quot;URL&quot;:&quot;http://www.sciencedirect.com/science/article/pii/S016953471400086X&quot;,&quot;issued&quot;:{&quot;date-parts&quot;:[[2014,6]]},&quot;page&quot;:&quot;358-367&quot;,&quot;abstract&quot;:&quot;Extraction and identification of DNA from an environmental sample has proven noteworthy recently in detecting and monitoring not only common species, but also those that are endangered, invasive, or elusive. Particular attributes of so-called environmental DNA (eDNA) analysis render it a potent tool for elucidating mechanistic insights in ecological and evolutionary processes. Foremost among these is an improved ability to explore ecosystem-level processes, the generation of quantitative indices for analyses of species, community diversity, and dynamics, and novel opportunities through the use of time-serial samples and unprecedented sensitivity for detecting rare or difficult-to-sample taxa. Although technical challenges remain, here we examine the current frontiers of eDNA, outline key aspects requiring improvement, and suggest future developments and innovations for research. © 2014 Elsevier Ltd.&quot;,&quot;issue&quot;:&quot;6&quot;,&quot;volume&quot;:&quot;29&quot;,&quot;container-title-short&quot;:&quot;&quot;},&quot;isTemporary&quot;:false}]},{&quot;citationID&quot;:&quot;MENDELEY_CITATION_510919de-f8e3-418f-bf3c-a51b16497b20&quot;,&quot;properties&quot;:{&quot;noteIndex&quot;:0},&quot;isEdited&quot;:false,&quot;manualOverride&quot;:{&quot;isManuallyOverridden&quot;:false,&quot;citeprocText&quot;:&quot;[9–11]&quot;,&quot;manualOverrideText&quot;:&quot;&quot;},&quot;citationTag&quot;:&quot;MENDELEY_CITATION_v3_eyJjaXRhdGlvbklEIjoiTUVOREVMRVlfQ0lUQVRJT05fNTEwOTE5ZGUtZjhlMy00MThmLWJmM2MtYTUxYjE2NDk3YjIwIiwicHJvcGVydGllcyI6eyJub3RlSW5kZXgiOjB9LCJpc0VkaXRlZCI6ZmFsc2UsIm1hbnVhbE92ZXJyaWRlIjp7ImlzTWFudWFsbHlPdmVycmlkZGVuIjpmYWxzZSwiY2l0ZXByb2NUZXh0IjoiWznigJMxMV0iLCJtYW51YWxPdmVycmlkZVRleHQiOiIifSwiY2l0YXRpb25JdGVtcyI6W3siaWQiOiI0MDUyN2NmMi1hODlhLTNhNDgtYjExNy0yNDg2OTczOWY0MmIi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quot;,&quot;citationItems&quot;:[{&quot;id&quot;:&quot;40527cf2-a89a-3a48-b117-24869739f42b&quot;,&quot;itemData&quot;:{&quot;type&quot;:&quot;article-journal&quot;,&quot;id&quot;:&quot;40527cf2-a89a-3a48-b117-24869739f42b&quot;,&quot;title&quot;:&quot;Estimating fish abundance and biomass from eDNA concentrations: variability among capture methods and environmental conditions&quot;,&quot;author&quot;:[{&quot;family&quot;:&quot;Lacoursière-Roussel&quot;,&quot;given&quot;:&quot;Anaïs&quot;,&quot;parse-names&quot;:false,&quot;dropping-particle&quot;:&quot;&quot;,&quot;non-dropping-particle&quot;:&quot;&quot;},{&quot;family&quot;:&quot;Rosabal&quot;,&quot;given&quot;:&quot;Maikel&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 Resources&quot;,&quot;DOI&quot;:&quot;10.1111/1755-0998.12522&quot;,&quot;ISSN&quot;:&quot;17550998&quot;,&quot;PMID&quot;:&quot;26946353&quot;,&quot;issued&quot;:{&quot;date-parts&quot;:[[2016]]},&quot;page&quot;:&quot;1401-1414&quot;,&quot;abstract&quot;:&quot;Environmental DNA (eDNA) promises to ease noninvasive quantification of fish biomass or abundance, but its integration within conservation and fisheries management is currently limited by a lack of understanding of the influence of eDNA collection method and environmental conditions on eDNA concentrations in water samples. Water temperature is known to influence the metabolism of fish and consequently could strongly affect eDNA release rate. As water temperature varies in temperate regions (both seasonally and geographically), the unknown effect of water temperature on eDNA concentrations poses practical limitations on quantifying fish populations using eDNA from water samples. This study aimed to clarify how water temperature and the eDNA capture method alter the relationships between eDNA concentration and fish abundance/biomass. Water samples (1 L) were collected from 30 aquaria including triplicate of 0, 5, 10, 15 and 20 Brook Charr specimens at two different temperatures (7 °C and 14 °C). Water samples were filtered with five different types of filters. The eDNA concentration obtained by quantitative PCR (qPCR) varied significantly with fish abundance and biomass and types of filters (mixed-design ANOVA, P &lt; 0.001). Results also show that fish released more eDNA in warm water than in cold water and that eDNA concentration better reflects fish abundance/biomass at high temperature. From a technical standpoint, higher levels of eDNA were captured with glass fibre (GF) filters than with mixed cellulose ester (MCE) filters and support the importance of adequate filters to quantify fish abundance based on the eDNA method. This study supports the importance of including water temperature in fish abundance/biomass prediction models based on eDNA.&quot;,&quot;publisher&quot;:&quot;Wiley Online Library&quot;,&quot;issue&quot;:&quot;6&quot;,&quot;volume&quot;:&quot;16&quot;,&quot;container-title-short&quot;:&quot;&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3aaa7554-b0a3-4b39-9197-f45a30e06bec&quot;,&quot;properties&quot;:{&quot;noteIndex&quot;:0},&quot;isEdited&quot;:false,&quot;manualOverride&quot;:{&quot;isManuallyOverridden&quot;:false,&quot;citeprocText&quot;:&quot;[12]&quot;,&quot;manualOverrideText&quot;:&quot;&quot;},&quot;citationTag&quot;:&quot;MENDELEY_CITATION_v3_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&quot;,&quot;citationItems&quot;:[{&quot;id&quot;:&quot;d7cee649-c58a-3513-a88a-cf173e003f07&quot;,&quot;itemData&quot;:{&quot;type&quot;:&quot;article-journal&quot;,&quot;id&quot;:&quot;d7cee649-c58a-3513-a88a-cf173e003f07&quot;,&quot;title&quot;:&quot;Accounting for technical noise in differential expression analysis of single-cell RNA sequencing data&quot;,&quot;author&quot;:[{&quot;family&quot;:&quot;Jia&quot;,&quot;given&quot;:&quot;Cheng&quot;,&quot;parse-names&quot;:false,&quot;dropping-particle&quot;:&quot;&quot;,&quot;non-dropping-particle&quot;:&quot;&quot;},{&quot;family&quot;:&quot;Hu&quot;,&quot;given&quot;:&quot;Yu&quot;,&quot;parse-names&quot;:false,&quot;dropping-particle&quot;:&quot;&quot;,&quot;non-dropping-particle&quot;:&quot;&quot;},{&quot;family&quot;:&quot;Kelly&quot;,&quot;given&quot;:&quot;Derek&quot;,&quot;parse-names&quot;:false,&quot;dropping-particle&quot;:&quot;&quot;,&quot;non-dropping-particle&quot;:&quot;&quot;},{&quot;family&quot;:&quot;Kim&quot;,&quot;given&quot;:&quot;Junhyong&quot;,&quot;parse-names&quot;:false,&quot;dropping-particle&quot;:&quot;&quot;,&quot;non-dropping-particle&quot;:&quot;&quot;},{&quot;family&quot;:&quot;Li&quot;,&quot;given&quot;:&quot;Mingyao&quot;,&quot;parse-names&quot;:false,&quot;dropping-particle&quot;:&quot;&quot;,&quot;non-dropping-particle&quot;:&quot;&quot;},{&quot;family&quot;:&quot;Zhang&quot;,&quot;given&quot;:&quot;Nancy R&quot;,&quot;parse-names&quot;:false,&quot;dropping-particle&quot;:&quot;&quot;,&quot;non-dropping-particle&quot;:&quot;&quot;}],&quot;container-title&quot;:&quot;Nucleic acids research&quot;,&quot;issued&quot;:{&quot;date-parts&quot;:[[2017]]},&quot;container-title-short&quot;:&quot;Nucleic Acids Res&quot;},&quot;isTemporary&quot;:false}]},{&quot;citationID&quot;:&quot;MENDELEY_CITATION_3f8ec0f1-1f54-4b9b-8728-306169a3118e&quot;,&quot;properties&quot;:{&quot;noteIndex&quot;:0},&quot;isEdited&quot;:false,&quot;manualOverride&quot;:{&quot;isManuallyOverridden&quot;:false,&quot;citeprocText&quot;:&quot;[13,14]&quot;,&quot;manualOverrideText&quot;:&quot;&quot;},&quot;citationTag&quot;:&quot;MENDELEY_CITATION_v3_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&quot;,&quot;citationItems&quot;:[{&quot;id&quot;:&quot;5b98d037-e245-3253-bd81-90aac9d93f94&quot;,&quot;itemData&quot;:{&quot;type&quot;:&quot;article-journal&quot;,&quot;id&quot;:&quot;5b98d037-e245-3253-bd81-90aac9d93f94&quot;,&quot;title&quot;:&quot;UNBIAS: An attempt to correct abundance bias in 16S sequencing, with limited success&quot;,&quot;author&quot;:[{&quot;family&quot;:&quot;Edgar&quot;,&quot;given&quot;:&quot;Robert C&quot;,&quot;parse-names&quot;:false,&quot;dropping-particle&quot;:&quot;&quot;,&quot;non-dropping-particle&quot;:&quot;&quot;}],&quot;container-title&quot;:&quot;BioRxiv&quot;,&quot;issued&quot;:{&quot;date-parts&quot;:[[2017]]},&quot;page&quot;:&quot;124149&quot;,&quot;publisher&quot;:&quot;Cold Spring Harbor Laboratory&quot;,&quot;container-title-short&quot;:&quot;&quot;},&quot;isTemporary&quot;:false},{&quot;id&quot;:&quot;003b8a0d-2920-38e6-be72-4dfad981123f&quot;,&quot;itemData&quot;:{&quot;type&quot;:&quot;article-journal&quot;,&quot;id&quot;:&quot;003b8a0d-2920-38e6-be72-4dfad981123f&quot;,&quot;title&quot;:&quot;Replication levels, false presences and the estimation of the presence/absence from eDNA metabarcoding data&quot;,&quot;author&quot;:[{&quot;family&quot;:&quot;Ficetola&quot;,&quot;given&quot;:&quot;Gentile F.&quot;,&quot;parse-names&quot;:false,&quot;dropping-particle&quot;:&quot;&quot;,&quot;non-dropping-particle&quot;:&quot;&quot;},{&quot;family&quot;:&quot;Pansu&quot;,&quot;given&quot;:&quot;Johan&quot;,&quot;parse-names&quot;:false,&quot;dropping-particle&quot;:&quot;&quot;,&quot;non-dropping-particle&quot;:&quot;&quot;},{&quot;family&quot;:&quot;Bonin&quot;,&quot;given&quot;:&quot;Aurélie&quot;,&quot;parse-names&quot;:false,&quot;dropping-particle&quot;:&quot;&quot;,&quot;non-dropping-particle&quot;:&quot;&quot;},{&quot;family&quot;:&quot;Coissac&quot;,&quot;given&quot;:&quot;Eric&quot;,&quot;parse-names&quot;:false,&quot;dropping-particle&quot;:&quot;&quot;,&quot;non-dropping-particle&quot;:&quot;&quot;},{&quot;family&quot;:&quot;Giguet-Covex&quot;,&quot;given&quot;:&quot;Charline&quot;,&quot;parse-names&quot;:false,&quot;dropping-particle&quot;:&quot;&quot;,&quot;non-dropping-particle&quot;:&quot;&quot;},{&quot;family&quot;:&quot;Barba&quot;,&quot;given&quot;:&quot;Marta&quot;,&quot;parse-names&quot;:false,&quot;dropping-particle&quot;:&quot;&quot;,&quot;non-dropping-particle&quot;:&quot;de&quot;},{&quot;family&quot;:&quot;Gielly&quot;,&quot;given&quot;:&quot;Ludovic&quot;,&quot;parse-names&quot;:false,&quot;dropping-particle&quot;:&quot;&quot;,&quot;non-dropping-particle&quot;:&quot;&quot;},{&quot;family&quot;:&quot;Lopes&quot;,&quot;given&quot;:&quot;Carla M.&quot;,&quot;parse-names&quot;:false,&quot;dropping-particle&quot;:&quot;&quot;,&quot;non-dropping-particle&quot;:&quot;&quot;},{&quot;family&quot;:&quot;Boyer&quot;,&quot;given&quot;:&quot;Frédéric&quot;,&quot;parse-names&quot;:false,&quot;dropping-particle&quot;:&quot;&quot;,&quot;non-dropping-particle&quot;:&quot;&quot;},{&quot;family&quot;:&quot;Pompanon&quot;,&quot;given&quot;:&quot;François&quot;,&quot;parse-names&quot;:false,&quot;dropping-particle&quot;:&quot;&quot;,&quot;non-dropping-particle&quot;:&quot;&quot;},{&quot;family&quot;:&quot;Rayé&quot;,&quot;given&quot;:&quot;Gilles&quot;,&quot;parse-names&quot;:false,&quot;dropping-particle&quot;:&quot;&quot;,&quot;non-dropping-particle&quot;:&quot;&quot;},{&quot;family&quot;:&quot;Taberlet&quot;,&quot;given&quot;:&quot;Pierre&quot;,&quot;parse-names&quot;:false,&quot;dropping-particle&quot;:&quot;&quot;,&quot;non-dropping-particle&quot;:&quot;&quot;}],&quot;container-title&quot;:&quot;Molecular Ecology Resources&quot;,&quot;accessed&quot;:{&quot;date-parts&quot;:[[2015,10,3]]},&quot;DOI&quot;:&quot;10.1111/1755-0998.12338&quot;,&quot;ISSN&quot;:&quot;17550998&quot;,&quot;PMID&quot;:&quot;25327646&quot;,&quot;URL&quot;:&quot;http://www.ncbi.nlm.nih.gov/pubmed/25327646&quot;,&quot;issued&quot;:{&quot;date-parts&quot;:[[2015,5]]},&quot;page&quot;:&quot;543-556&quot;,&quot;abstract&quot;:&quot;Environmental DNA (eDNA) metabarcoding is increasingly used to study the present and past biodiversity. eDNA analyses often rely on amplification of very small quantities or degraded DNA. To avoid missing detection of taxa that are actually present (false negatives), multiple extractions and amplifications of the same samples are often performed. However, the level of replication needed for reliable estimates of the presence/absence patterns remains an unaddressed topic. Furthermore, degraded DNA and PCR/sequencing errors might produce false positives. We used simulations and empirical data to evaluate the level of replication required for accurate detection of targeted taxa in different contexts and to assess the performance of methods used to reduce the risk of false detections. Furthermore, we evaluated whether statistical approaches developed to estimate occupancy in the presence of observational errors can successfully estimate true prevalence, detection probability and false-positive rates. Replications reduced the rate of false negatives; the optimal level of replication was strongly dependent on the detection probability of taxa. Occupancy models successfully estimated true prevalence, detection probability and false-positive rates, but their performance increased with the number of replicates. At least eight PCR replicates should be performed if detection probability is not high, such as in ancient DNA studies. Multiple DNA extractions from the same sample yielded consistent results; in some cases, collecting multiple samples from the same locality allowed detecting more species. The optimal level of replication for accurate species detection strongly varies among studies and could be explicitly estimated to improve the reliability of results.&quot;,&quot;issue&quot;:&quot;3&quot;,&quot;volume&quot;:&quot;15&quot;,&quot;container-title-short&quot;:&quot;&quot;},&quot;isTemporary&quot;:false}]},{&quot;citationID&quot;:&quot;MENDELEY_CITATION_0cf17ef4-e4b7-4bb9-9a52-7baa9abd3da7&quot;,&quot;properties&quot;:{&quot;noteIndex&quot;:0},&quot;isEdited&quot;:false,&quot;manualOverride&quot;:{&quot;isManuallyOverridden&quot;:false,&quot;citeprocText&quot;:&quot;[11,15–17]&quot;,&quot;manualOverrideText&quot;:&quot;&quot;},&quot;citationTag&quot;:&quot;MENDELEY_CITATION_v3_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quot;,&quot;citationItems&quot;:[{&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9b30fdb5-cab4-4efb-a0fc-81d90d10b90e&quot;,&quot;properties&quot;:{&quot;noteIndex&quot;:0},&quot;isEdited&quot;:false,&quot;manualOverride&quot;:{&quot;isManuallyOverridden&quot;:false,&quot;citeprocText&quot;:&quot;[18]&quot;,&quot;manualOverrideText&quot;:&quot;&quot;},&quot;citationTag&quot;:&quot;MENDELEY_CITATION_v3_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&quot;,&quot;citationItems&quot;:[{&quot;id&quot;:&quot;afd15593-910e-3210-86db-2c039643dcc5&quot;,&quot;itemData&quot;:{&quot;type&quot;:&quot;article-journal&quot;,&quot;id&quot;:&quot;afd15593-910e-3210-86db-2c039643dcc5&quot;,&quot;title&quot;:&quot;Maximizing fish detection with eDNA metabarcoding&quot;,&quot;author&quot;:[{&quot;family&quot;:&quot;Bessey&quot;,&quot;given&quot;:&quot;Cindy&quot;,&quot;parse-names&quot;:false,&quot;dropping-particle&quot;:&quot;&quot;,&quot;non-dropping-particle&quot;:&quot;&quot;},{&quot;family&quot;:&quot;Jarman&quot;,&quot;given&quot;:&quot;Simon N&quot;,&quot;parse-names&quot;:false,&quot;dropping-particle&quot;:&quot;&quot;,&quot;non-dropping-particle&quot;:&quot;&quot;},{&quot;family&quot;:&quot;Berry&quot;,&quot;given&quot;:&quot;Oliver&quot;,&quot;parse-names&quot;:false,&quot;dropping-particle&quot;:&quot;&quot;,&quot;non-dropping-particle&quot;:&quot;&quot;},{&quot;family&quot;:&quot;Olsen&quot;,&quot;given&quot;:&quot;Ylva S&quot;,&quot;parse-names&quot;:false,&quot;dropping-particle&quot;:&quot;&quot;,&quot;non-dropping-particle&quot;:&quot;&quot;},{&quot;family&quot;:&quot;Bunce&quot;,&quot;given&quot;:&quot;Michael&quot;,&quot;parse-names&quot;:false,&quot;dropping-particle&quot;:&quot;&quot;,&quot;non-dropping-particle&quot;:&quot;&quot;},{&quot;family&quot;:&quot;Simpson&quot;,&quot;given&quot;:&quot;Tiffany&quot;,&quot;parse-names&quot;:false,&quot;dropping-particle&quot;:&quot;&quot;,&quot;non-dropping-particle&quot;:&quot;&quot;},{&quot;family&quot;:&quot;Power&quot;,&quot;given&quot;:&quot;Matthew&quot;,&quot;parse-names&quot;:false,&quot;dropping-particle&quot;:&quot;&quot;,&quot;non-dropping-particle&quot;:&quot;&quot;},{&quot;family&quot;:&quot;McLaughlin&quot;,&quot;given&quot;:&quot;James&quot;,&quot;parse-names&quot;:false,&quot;dropping-particle&quot;:&quot;&quot;,&quot;non-dropping-particle&quot;:&quot;&quot;},{&quot;family&quot;:&quot;Edgar&quot;,&quot;given&quot;:&quot;Graham J&quot;,&quot;parse-names&quot;:false,&quot;dropping-particle&quot;:&quot;&quot;,&quot;non-dropping-particle&quot;:&quot;&quot;},{&quot;family&quot;:&quot;Keesing&quot;,&quot;given&quot;:&quot;John&quot;,&quot;parse-names&quot;:false,&quot;dropping-particle&quot;:&quot;&quot;,&quot;non-dropping-particle&quot;:&quot;&quot;}],&quot;container-title&quot;:&quot;Environmental DNA&quot;,&quot;ISSN&quot;:&quot;2637-4943&quot;,&quot;issued&quot;:{&quot;date-parts&quot;:[[2020]]},&quot;page&quot;:&quot;493-504&quot;,&quot;publisher&quot;:&quot;Wiley Online Library&quot;,&quot;issue&quot;:&quot;4&quot;,&quot;volume&quot;:&quot;2&quot;,&quot;container-title-short&quot;:&quot;&quot;},&quot;isTemporary&quot;:false}]},{&quot;citationID&quot;:&quot;MENDELEY_CITATION_3c29758f-fe02-4a71-939a-f2d888363d6f&quot;,&quot;properties&quot;:{&quot;noteIndex&quot;:0},&quot;isEdited&quot;:false,&quot;manualOverride&quot;:{&quot;isManuallyOverridden&quot;:false,&quot;citeprocText&quot;:&quot;[10,15,19–23]&quot;,&quot;manualOverrideText&quot;:&quot;&quot;},&quot;citationTag&quot;:&quot;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&quot;,&quot;citationItems&quot;:[{&quot;id&quot;:&quot;82dd5aac-6b56-34ff-a2f3-7bded9d22572&quot;,&quot;itemData&quot;:{&quot;type&quot;:&quot;article-journal&quot;,&quot;id&quot;:&quot;82dd5aac-6b56-34ff-a2f3-7bded9d22572&quot;,&quot;title&quot;:&quot;Using environmental DNA to census marine fishes in a large mesocosm&quot;,&quot;author&quot;:[{&quot;family&quot;:&quot;Kelly&quot;,&quot;given&quot;:&quot;Ryan P.&quot;,&quot;parse-names&quot;:false,&quot;dropping-particle&quot;:&quot;&quot;,&quot;non-dropping-particle&quot;:&quot;&quot;},{&quot;family&quot;:&quot;Port&quot;,&quot;given&quot;:&quot;Jesse A.&quot;,&quot;parse-names&quot;:false,&quot;dropping-particle&quot;:&quot;&quot;,&quot;non-dropping-particle&quot;:&quot;&quot;},{&quot;family&quot;:&quot;Yamahara&quot;,&quot;given&quot;:&quot;Kevan M.&quot;,&quot;parse-names&quot;:false,&quot;dropping-particle&quot;:&quot;&quot;,&quot;non-dropping-particle&quot;:&quot;&quot;},{&quot;family&quot;:&quot;Crowder&quot;,&quot;given&quot;:&quot;Larry B.&quot;,&quot;parse-names&quot;:false,&quot;dropping-particle&quot;:&quot;&quot;,&quot;non-dropping-particle&quot;:&quot;&quot;}],&quot;container-title&quot;:&quot;PLoS ONE&quot;,&quot;DOI&quot;:&quot;10.1371/journal.pone.0086175&quot;,&quot;ISSN&quot;:&quot;19326203&quot;,&quot;PMID&quot;:&quot;24454960&quot;,&quot;issued&quot;:{&quot;date-parts&quot;:[[2014]]},&quot;page&quot;:&quot;e86175&quot;,&quot;abstract&quot;:&quot;The ocean is a soup of its resident species' genetic material, cast off in the forms of metabolic waste, shed skin cells, or damaged tissue. Sampling this environmental DNA (eDNA) is a potentially powerful means of assessing whole biological communities, a significant advance over the manual methods of environmental sampling that have historically dominated marine ecology and related fields. Here, we estimate the vertebrate fauna in a 4.5-million-liter mesocosm aquarium tank at the Monterey Bay Aquarium of known species composition by sequencing the eDNA from its constituent seawater. We find that it is generally possible to detect mitochondrial DNA of bony fishes sufficient to identify organisms to taxonomic familyor genus-level using a 106 bp fragment of the 12S ribosomal gene. Within bony fishes, we observe a low false-negative detection rate, although we did not detect the cartilaginous fishes or sea turtles present with this fragment. We find that the rank abundance of recovered eDNA sequences correlates with the abundance of corresponding species' biomass in the mesocosm, but the data in hand do not allow us to develop a quantitative relationship between biomass and eDNA abundance. Finally, we find a low false-positive rate for detection of exogenous eDNA, and we were able to diagnose nonnative species' tissue in the food used to maintain the mesocosm, underscoring the sensitivity of eDNA as a technique for community-level ecological surveys. We conclude that eDNA has substantial potential to become a core tool for environmental monitoring, but that a variety of challenges remain before reliable quantitative assessments of ecological communities in the field become possible. © 2014 Kelly et al.&quot;,&quot;publisher&quot;:&quot;Public Library of Science&quot;,&quot;issue&quot;:&quot;1&quot;,&quot;volume&quot;:&quot;9&quot;,&quot;container-title-short&quot;:&quot;&quot;},&quot;isTemporary&quot;:false},{&quot;id&quot;:&quot;d963374b-0db1-31ec-858a-e6c999dde331&quot;,&quot;itemData&quot;:{&quot;type&quot;:&quot;article-journal&quot;,&quot;id&quot;:&quot;d963374b-0db1-31ec-858a-e6c999dde331&quot;,&quot;title&quot;:&quot;Quantification of mesocosm fish and amphibian species diversity via environmental DNA metabarcoding&quot;,&quot;author&quot;:[{&quot;family&quot;:&quot;Evans&quot;,&quot;given&quot;:&quot;Nathan T.&quot;,&quot;parse-names&quot;:false,&quot;dropping-particle&quot;:&quot;&quot;,&quot;non-dropping-particle&quot;:&quot;&quot;},{&quot;family&quot;:&quot;Olds&quot;,&quot;given&quot;:&quot;Brett P.&quot;,&quot;parse-names&quot;:false,&quot;dropping-particle&quot;:&quot;&quot;,&quot;non-dropping-particle&quot;:&quot;&quot;},{&quot;family&quot;:&quot;Renshaw&quot;,&quot;given&quot;:&quot;Mark A.&quot;,&quot;parse-names&quot;:false,&quot;dropping-particle&quot;:&quot;&quot;,&quot;non-dropping-particle&quot;:&quot;&quot;},{&quot;family&quot;:&quot;Turner&quot;,&quot;given&quot;:&quot;Cameron R.&quot;,&quot;parse-names&quot;:false,&quot;dropping-particle&quot;:&quot;&quot;,&quot;non-dropping-particle&quot;:&quot;&quot;},{&quot;family&quot;:&quot;Li&quot;,&quot;given&quot;:&quot;Yiyuan&quot;,&quot;parse-names&quot;:false,&quot;dropping-particle&quot;:&quot;&quot;,&quot;non-dropping-particle&quot;:&quot;&quot;},{&quot;family&quot;:&quot;Jerde&quot;,&quot;given&quot;:&quot;Christopher L.&quot;,&quot;parse-names&quot;:false,&quot;dropping-particle&quot;:&quot;&quot;,&quot;non-dropping-particle&quot;:&quot;&quot;},{&quot;family&quot;:&quot;Mahon&quot;,&quot;given&quot;:&quot;Andrew R.&quot;,&quot;parse-names&quot;:false,&quot;dropping-particle&quot;:&quot;&quot;,&quot;non-dropping-particle&quot;:&quot;&quot;},{&quot;family&quot;:&quot;Pfrender&quot;,&quot;given&quot;:&quot;Michael E.&quot;,&quot;parse-names&quot;:false,&quot;dropping-particle&quot;:&quot;&quot;,&quot;non-dropping-particle&quot;:&quot;&quot;},{&quot;family&quot;:&quot;Lamberti&quot;,&quot;given&quot;:&quot;Gary A.&quot;,&quot;parse-names&quot;:false,&quot;dropping-particle&quot;:&quot;&quot;,&quot;non-dropping-particle&quot;:&quot;&quot;},{&quot;family&quot;:&quot;Lodge&quot;,&quot;given&quot;:&quot;David M.&quot;,&quot;parse-names&quot;:false,&quot;dropping-particle&quot;:&quot;&quot;,&quot;non-dropping-particle&quot;:&quot;&quot;}],&quot;container-title&quot;:&quot;Molecular Ecology Resources&quot;,&quot;accessed&quot;:{&quot;date-parts&quot;:[[2016,2,14]]},&quot;DOI&quot;:&quot;10.1111/1755-0998.12433&quot;,&quot;ISSN&quot;:&quot;17550998&quot;,&quot;PMID&quot;:&quot;26032773&quot;,&quot;URL&quot;:&quot;http://www.pubmedcentral.nih.gov/articlerender.fcgi?artid=4744776&amp;tool=pmcentrez&amp;rendertype=abstract&quot;,&quot;issued&quot;:{&quot;date-parts&quot;:[[2016,1]]},&quot;page&quot;:&quot;29-41&quot;,&quot;abstract&quot;:&quot;Freshwater fauna are particularly sensitive to environmental change and disturbance. Management agencies frequently use fish and amphibian biodiversity as indicators of ecosystem health and a way to prioritize and assess management strategies. Traditional aquatic bioassessment that relies on capture of organisms via nets, traps and electrofishing gear typically has low detection probabilities for rare species and can injure individuals of protected species. Our objective was to determine whether environmental DNA (eDNA) sampling and metabarcoding analysis can be used to accurately measure species diversity in aquatic assemblages with differing structures. We manipulated the density and relative abundance of eight fish and one amphibian species in replicated 206-L mesocosms. Environmental DNA was filtered from water samples, and six mitochondrial gene fragments were Illumina-sequenced to measure species diversity in each mesocosm. Metabarcoding detected all nine species in all treatment replicates. Additionally, we found a modest, but positive relationship between species abundance and sequencing read abundance. Our results illustrate the potential for eDNA sampling and metabarcoding approaches to improve quantification of aquatic species diversity in natural environments and point the way towards using eDNA metabarcoding as an index of macrofaunal species abundance.&quot;,&quot;publisher&quot;:&quot;Wiley Online Library&quot;,&quot;issue&quot;:&quot;1&quot;,&quot;volume&quot;:&quot;16&quot;,&quot;container-title-short&quot;:&quot;&quot;},&quot;isTemporary&quot;:false},{&quot;id&quot;:&quot;e3bd640f-1854-38ec-93e6-e9cdc1b8693d&quot;,&quot;itemData&quot;:{&quot;type&quot;:&quot;article-journal&quot;,&quot;id&quot;:&quot;e3bd640f-1854-38ec-93e6-e9cdc1b8693d&quot;,&quot;title&quot;:&quot;The relationship between eDNA particle concentration and organism abundance in nature is strengthened by allometric scaling&quot;,&quot;author&quot;:[{&quot;family&quot;:&quot;Yates&quot;,&quot;given&quot;:&quot;Matthew C&quot;,&quot;parse-names&quot;:false,&quot;dropping-particle&quot;:&quot;&quot;,&quot;non-dropping-particle&quot;:&quot;&quot;},{&quot;family&quot;:&quot;Glaser&quot;,&quot;given&quot;:&quot;D M&quot;,&quot;parse-names&quot;:false,&quot;dropping-particle&quot;:&quot;&quot;,&quot;non-dropping-particle&quot;:&quot;&quot;},{&quot;family&quot;:&quot;Post&quot;,&quot;given&quot;:&quot;John R&quot;,&quot;parse-names&quot;:false,&quot;dropping-particle&quot;:&quot;&quot;,&quot;non-dropping-particle&quot;:&quot;&quot;},{&quot;family&quot;:&quot;Cristescu&quot;,&quot;given&quot;:&quot;Melania E&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Molecular Ecology&quot;,&quot;ISSN&quot;:&quot;0962-1083&quot;,&quot;issued&quot;:{&quot;date-parts&quot;:[[2021]]},&quot;page&quot;:&quot;3068-3082&quot;,&quot;publisher&quot;:&quot;Wiley Online Library&quot;,&quot;issue&quot;:&quot;13&quot;,&quot;volume&quot;:&quot;30&quot;,&quot;container-title-short&quot;:&quot;&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7c1e7fd0-7a7b-3143-ae2a-a58da9bb744e&quot;,&quot;itemData&quot;:{&quot;type&quot;:&quot;article-journal&quot;,&quot;id&quot;:&quot;7c1e7fd0-7a7b-3143-ae2a-a58da9bb744e&quot;,&quot;title&quot;:&quot;Read counts from environmental DNA (eDNA) metabarcoding reflect fish abundance and biomass in drained ponds&quot;,&quot;author&quot;:[{&quot;family&quot;:&quot;Muri&quot;,&quot;given&quot;:&quot;Cristina&quot;,&quot;parse-names&quot;:false,&quot;dropping-particle&quot;:&quot;&quot;,&quot;non-dropping-particle&quot;:&quot;di&quot;},{&quot;family&quot;:&quot;Handley&quot;,&quot;given&quot;:&quot;Lori Lawson&quot;,&quot;parse-names&quot;:false,&quot;dropping-particle&quot;:&quot;&quot;,&quot;non-dropping-particle&quot;:&quot;&quot;},{&quot;family&quot;:&quot;Bean&quot;,&quot;given&quot;:&quot;Colin W.&quot;,&quot;parse-names&quot;:false,&quot;dropping-particle&quot;:&quot;&quot;,&quot;non-dropping-particle&quot;:&quot;&quot;},{&quot;family&quot;:&quot;Li&quot;,&quot;given&quot;:&quot;Jianlong&quot;,&quot;parse-names&quot;:false,&quot;dropping-particle&quot;:&quot;&quot;,&quot;non-dropping-particle&quot;:&quot;&quot;},{&quot;family&quot;:&quot;Peirson&quot;,&quot;given&quot;:&quot;Graeme&quot;,&quot;parse-names&quot;:false,&quot;dropping-particle&quot;:&quot;&quot;,&quot;non-dropping-particle&quot;:&quot;&quot;},{&quot;family&quot;:&quot;Sellers&quot;,&quot;given&quot;:&quot;Graham S.&quot;,&quot;parse-names&quot;:false,&quot;dropping-particle&quot;:&quot;&quot;,&quot;non-dropping-particle&quot;:&quot;&quot;},{&quot;family&quot;:&quot;Walsh&quot;,&quot;given&quot;:&quot;Kerry&quot;,&quot;parse-names&quot;:false,&quot;dropping-particle&quot;:&quot;&quot;,&quot;non-dropping-particle&quot;:&quot;&quot;},{&quot;family&quot;:&quot;Watson&quot;,&quot;given&quot;:&quot;Hayley&quot;,&quot;parse-names&quot;:false,&quot;dropping-particle&quot;:&quot;v.&quot;,&quot;non-dropping-particle&quot;:&quot;&quot;},{&quot;family&quot;:&quot;Winfield&quot;,&quot;given&quot;:&quot;Ian J.&quot;,&quot;parse-names&quot;:false,&quot;dropping-particle&quot;:&quot;&quot;,&quot;non-dropping-particle&quot;:&quot;&quot;},{&quot;family&quot;:&quot;Hänfling&quot;,&quot;given&quot;:&quot;Bernd&quot;,&quot;parse-names&quot;:false,&quot;dropping-particle&quot;:&quot;&quot;,&quot;non-dropping-particle&quot;:&quot;&quot;}],&quot;container-title&quot;:&quot;Metabarcoding and Metagenomics&quot;,&quot;DOI&quot;:&quot;10.3897/MBMG.4.56959&quot;,&quot;ISSN&quot;:&quot;25349708&quot;,&quot;issued&quot;:{&quot;date-parts&quot;:[[2020]]},&quot;page&quot;:&quot;97-112&quot;,&quot;abstract&quot;:&quot;The sampling of environmental DNA (eDNA) coupled with cost-efficient and ever-advancing sequencing technology is propelling changes in biodiversity monitoring within aquatic ecosystems. Despite the increasing number of eDNA metabarcoding approaches, the ability to quantify species biomass and abundance in natural systems is still not fully understood. Previous studies have shown positive but sometimes weak correlations between abundance estimates from eDNA metabarcoding data and from conventional capture methods. As both methods have independent biases a lack of concordance is difficult to interpret. Here we tested whether read counts from eDNA metabarcoding provide accurate quantitative estimates of the absolute abundance of fish in holding ponds with known fish biomass and number of individuals. Environmental DNA samples were collected from two fishery ponds with high fish density and broad species diversity. In one pond, two different DNA capture strategies (on-site filtration with enclosed filters and three different preservation buffers versus lab filtration using open filters) were used to evaluate their performance in relation to fish community composition and biomass/abundance estimates. Fish species read counts were significantly correlated with both biomass and abundance, and this result, together with information on fish diversity, was repeatable when open or enclosed filters with different preservation buffers were used. This research demonstrates that eDNA metabarcoding provides accurate qualitative and quantitative information on fish communities in small ponds, and results are consistent between different methods of DNA capture. This method flexibility will be beneficial for future eDNA-based fish monitoring and their integration into fisheries management.&quot;,&quot;publisher&quot;:&quot;Pensoft Publishers&quot;,&quot;volume&quot;:&quot;4&quot;,&quot;container-title-short&quot;:&quot;&quot;},&quot;isTemporary&quot;:false},{&quot;id&quot;:&quot;5b69cd54-168e-3ca0-8b72-b6b877113fc2&quot;,&quot;itemData&quot;:{&quot;type&quot;:&quot;article-journal&quot;,&quot;id&quot;:&quot;5b69cd54-168e-3ca0-8b72-b6b877113fc2&quot;,&quot;title&quot;:&quot;Environmental DNA (eDNA) as a tool for assessing fish biomass: A review of approaches and future considerations for resource surveys&quot;,&quot;author&quot;:[{&quot;family&quot;:&quot;Rourke&quot;,&quot;given&quot;:&quot;Meaghan L&quot;,&quot;parse-names&quot;:false,&quot;dropping-particle&quot;:&quot;&quot;,&quot;non-dropping-particle&quot;:&quot;&quot;},{&quot;family&quot;:&quot;Fowler&quot;,&quot;given&quot;:&quot;Ashley M&quot;,&quot;parse-names&quot;:false,&quot;dropping-particle&quot;:&quot;&quot;,&quot;non-dropping-particle&quot;:&quot;&quot;},{&quot;family&quot;:&quot;Hughes&quot;,&quot;given&quot;:&quot;Julian M&quot;,&quot;parse-names&quot;:false,&quot;dropping-particle&quot;:&quot;&quot;,&quot;non-dropping-particle&quot;:&quot;&quot;},{&quot;family&quot;:&quot;Broadhurst&quot;,&quot;given&quot;:&quot;Matt K&quot;,&quot;parse-names&quot;:false,&quot;dropping-particle&quot;:&quot;&quot;,&quot;non-dropping-particle&quot;:&quot;&quot;},{&quot;family&quot;:&quot;DiBattista&quot;,&quot;given&quot;:&quot;Joseph D&quot;,&quot;parse-names&quot;:false,&quot;dropping-particle&quot;:&quot;&quot;,&quot;non-dropping-particle&quot;:&quot;&quot;},{&quot;family&quot;:&quot;Fielder&quot;,&quot;given&quot;:&quot;Stewart&quot;,&quot;parse-names&quot;:false,&quot;dropping-particle&quot;:&quot;&quot;,&quot;non-dropping-particle&quot;:&quot;&quot;},{&quot;family&quot;:&quot;Wilkes Walburn&quot;,&quot;given&quot;:&quot;Jackson&quot;,&quot;parse-names&quot;:false,&quot;dropping-particle&quot;:&quot;&quot;,&quot;non-dropping-particle&quot;:&quot;&quot;},{&quot;family&quot;:&quot;Furlan&quot;,&quot;given&quot;:&quot;Elise M&quot;,&quot;parse-names&quot;:false,&quot;dropping-particle&quot;:&quot;&quot;,&quot;non-dropping-particle&quot;:&quot;&quot;}],&quot;container-title&quot;:&quot;Environmental DNA&quot;,&quot;ISSN&quot;:&quot;2637-4943&quot;,&quot;issued&quot;:{&quot;date-parts&quot;:[[2022]]},&quot;page&quot;:&quot;9-33&quot;,&quot;publisher&quot;:&quot;Wiley Online Library&quot;,&quot;issue&quot;:&quot;1&quot;,&quot;volume&quot;:&quot;4&quot;,&quot;container-title-short&quot;:&quot;&quot;},&quot;isTemporary&quot;:false}]},{&quot;citationID&quot;:&quot;MENDELEY_CITATION_33bf3afd-5219-48e5-8b38-828afc5f9a9d&quot;,&quot;properties&quot;:{&quot;noteIndex&quot;:0},&quot;isEdited&quot;:false,&quot;manualOverride&quot;:{&quot;isManuallyOverridden&quot;:false,&quot;citeprocText&quot;:&quot;[24–28]&quot;,&quot;manualOverrideText&quot;:&quot;&quot;},&quot;citationItems&quot;:[{&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9d1244e0-155d-3bc3-aba5-64b45caf2c34&quot;,&quot;itemData&quot;:{&quot;type&quot;:&quot;article-journal&quot;,&quot;id&quot;:&quot;9d1244e0-155d-3bc3-aba5-64b45caf2c34&quot;,&quot;title&quot;:&quot;Implications of taxonomic bias for microbial differential-abundance analysis&quot;,&quot;author&quot;:[{&quot;family&quot;:&quot;McLaren&quot;,&quot;given&quot;:&quot;MR&quot;,&quot;parse-names&quot;:false,&quot;dropping-particle&quot;:&quot;&quot;,&quot;non-dropping-particle&quot;:&quot;&quot;},{&quot;family&quot;:&quot;Nearing&quot;,&quot;given&quot;:&quot;JT&quot;,&quot;parse-names&quot;:false,&quot;dropping-particle&quot;:&quot;&quot;,&quot;non-dropping-particle&quot;:&quot;&quot;},{&quot;family&quot;:&quot;Willis&quot;,&quot;given&quot;:&quot;AD&quot;,&quot;parse-names&quot;:false,&quot;dropping-particle&quot;:&quot;&quot;,&quot;non-dropping-particle&quot;:&quot;&quot;},{&quot;family&quot;:&quot;bioRxiv&quot;,&quot;given&quot;:&quot;KG Lloyd -&quot;,&quot;parse-names&quot;:false,&quot;dropping-particle&quot;:&quot;&quot;,&quot;non-dropping-particle&quot;:&quot;&quot;},{&quot;family&quot;:&quot;2022&quot;,&quot;given&quot;:&quot;undefined&quot;,&quot;parse-names&quot;:false,&quot;dropping-particle&quot;:&quot;&quot;,&quot;non-dropping-particle&quot;:&quot;&quot;}],&quot;container-title&quot;:&quot;biorxiv.org&quot;,&quot;accessed&quot;:{&quot;date-parts&quot;:[[2022,8,21]]},&quot;URL&quot;:&quot;https://www.biorxiv.org/content/10.1101/2022.08.19.504330&quot;},&quot;isTemporary&quot;:false}],&quot;citationTag&quot;:&quot;MENDELEY_CITATION_v3_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&quot;},{&quot;citationID&quot;:&quot;MENDELEY_CITATION_0c1c5c1b-b5ba-44ae-bde7-0b9b434c19d1&quot;,&quot;properties&quot;:{&quot;noteIndex&quot;:0},&quot;isEdited&quot;:false,&quot;manualOverride&quot;:{&quot;isManuallyOverridden&quot;:false,&quot;citeprocText&quot;:&quot;[16,17,27,29,30]&quot;,&quot;manualOverrideText&quot;:&quot;&quot;},&quot;citationTag&quot;:&quot;MENDELEY_CITATION_v3_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XX0=&quot;,&quot;citationItems&quot;:[{&quot;id&quot;:&quot;5d2c83b6-69e3-330c-93f1-f26d87a240c1&quot;,&quot;itemData&quot;:{&quot;type&quot;:&quot;article-journal&quot;,&quot;id&quot;:&quot;5d2c83b6-69e3-330c-93f1-f26d87a240c1&quot;,&quot;title&quot;:&quot;A framework for inferring biological communities from environmental DNA&quot;,&quot;author&quot;:[{&quot;family&quot;:&quot;Shelton&quot;,&quot;given&quot;:&quot;Andrew Olaf&quot;,&quot;parse-names&quot;:false,&quot;dropping-particle&quot;:&quot;&quot;,&quot;non-dropping-particle&quot;:&quot;&quot;},{&quot;family&quot;:&quot;O'Donnell&quot;,&quot;given&quot;:&quot;James Lawrence&quot;,&quot;parse-names&quot;:false,&quot;dropping-particle&quot;:&quot;&quot;,&quot;non-dropping-particle&quot;:&quot;&quot;},{&quot;family&quot;:&quot;Samhouri&quot;,&quot;given&quot;:&quot;Jameal F&quot;,&quot;parse-names&quot;:false,&quot;dropping-particle&quot;:&quot;&quot;,&quot;non-dropping-particle&quot;:&quot;&quot;},{&quot;family&quot;:&quot;Lowell&quot;,&quot;given&quot;:&quot;Natalie&quot;,&quot;parse-names&quot;:false,&quot;dropping-particle&quot;:&quot;&quot;,&quot;non-dropping-particle&quot;:&quot;&quot;},{&quot;family&quot;:&quot;Williams&quot;,&quot;given&quot;:&quot;Gregory D&quot;,&quot;parse-names&quot;:false,&quot;dropping-particle&quot;:&quot;&quot;,&quot;non-dropping-particle&quot;:&quot;&quot;},{&quot;family&quot;:&quot;Kelly&quot;,&quot;given&quot;:&quot;Ryan P&quot;,&quot;parse-names&quot;:false,&quot;dropping-particle&quot;:&quot;&quot;,&quot;non-dropping-particle&quot;:&quot;&quot;}],&quot;container-title&quot;:&quot;Ecological Applications&quot;,&quot;ISSN&quot;:&quot;1051-0761&quot;,&quot;issued&quot;:{&quot;date-parts&quot;:[[2016]]},&quot;page&quot;:&quot;1645-1659&quot;,&quot;publisher&quot;:&quot;Wiley Online Library&quot;,&quot;issue&quot;:&quot;6&quot;,&quot;volume&quot;:&quot;26&quot;,&quot;container-title-short&quot;:&quot;&quot;},&quot;isTemporary&quot;:false},{&quot;id&quot;:&quot;f4a8849a-e5b5-3a7a-9c03-e356e9c9462c&quot;,&quot;itemData&quot;:{&quot;type&quot;:&quot;article-journal&quot;,&quot;id&quot;:&quot;f4a8849a-e5b5-3a7a-9c03-e356e9c9462c&quot;,&quot;title&quot;:&quot;Bioinformatic challenges for DNA metabarcoding of plants and animals&quot;,&quot;author&quot;:[{&quot;family&quot;:&quot;Coissac&quot;,&quot;given&quot;:&quot;Eric&quot;,&quot;parse-names&quot;:false,&quot;dropping-particle&quot;:&quot;&quot;,&quot;non-dropping-particle&quot;:&quot;&quot;},{&quot;family&quot;:&quot;Riaz&quot;,&quot;given&quot;:&quot;Tiayyba&quot;,&quot;parse-names&quot;:false,&quot;dropping-particle&quot;:&quot;&quot;,&quot;non-dropping-particle&quot;:&quot;&quot;},{&quot;family&quot;:&quot;Puillandre&quot;,&quot;given&quot;:&quot;Nicolas&quot;,&quot;parse-names&quot;:false,&quot;dropping-particle&quot;:&quot;&quot;,&quot;non-dropping-particle&quot;:&quot;&quot;}],&quot;container-title&quot;:&quot;Molecular Ecology&quot;,&quot;DOI&quot;:&quot;10.1111/j.1365-294X.2012.05550.x&quot;,&quot;ISSN&quot;:&quot;09621083&quot;,&quot;PMID&quot;:&quot;22486822&quot;,&quot;issued&quot;:{&quot;date-parts&quot;:[[2012]]},&quot;page&quot;:&quot;1834-1847&quot;,&quot;abstract&quot;:&quot;Almost all empirical studies in ecology have to identify the species involved in the ecological process under examination. DNA metabarcoding, which couples the principles of DNA barcoding with next generation sequencing technology, provides an opportunity to easily produce large amounts of data on biodiversity. Microbiologists have long used metabarcoding approaches, but use of this technique in the assessment of biodiversity in plant and animal communities is under-explored. Despite its relationship with DNA barcoding, several unique features of DNA metabarcoding justify the development of specific data analysis methodologies. In this review, we describe the bioinformatics tools available for DNA metabarcoding of plants and animals, and we revisit others developed for DNA barcoding or microbial metabarcoding. We also discuss the principles and associated tools for evaluating and comparing DNA barcodes in the context of DNA metabarcoding, for designing new custom-made barcodes adapted to specific ecological question, for dealing with PCR and sequencing errors, and for inferring taxonomical data from sequences. © 2012 Blackwell Publishing Ltd.&quot;,&quot;publisher&quot;:&quot;Wiley Online Library&quot;,&quot;issue&quot;:&quot;8&quot;,&quot;volume&quot;:&quot;21&quot;,&quot;container-title-short&quot;:&quot;&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citationID&quot;:&quot;MENDELEY_CITATION_5a62a155-88d8-404f-91fb-af6efd1a7a6a&quot;,&quot;properties&quot;:{&quot;noteIndex&quot;:0},&quot;isEdited&quot;:false,&quot;manualOverride&quot;:{&quot;isManuallyOverridden&quot;:false,&quot;citeprocText&quot;:&quot;[26]&quot;,&quot;manualOverrideText&quot;:&quot;&quot;},&quot;citationTag&quot;:&quot;MENDELEY_CITATION_v3_eyJjaXRhdGlvbklEIjoiTUVOREVMRVlfQ0lUQVRJT05fNWE2MmExNTUtODhkOC00MDRmLTkxZmItYWY2ZWZkMWE3YTZh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46746c29-d6b2-4b76-890c-ec0e414715d0&quot;,&quot;properties&quot;:{&quot;noteIndex&quot;:0},&quot;isEdited&quot;:false,&quot;manualOverride&quot;:{&quot;isManuallyOverridden&quot;:false,&quot;citeprocText&quot;:&quot;[11]&quot;,&quot;manualOverrideText&quot;:&quot;&quot;},&quot;citationTag&quot;:&quot;MENDELEY_CITATION_v3_eyJjaXRhdGlvbklEIjoiTUVOREVMRVlfQ0lUQVRJT05fNDY3NDZjMjktZDZiMi00Yjc2LTg5MGMtZWMwZTQxNDcxNWQwIiwicHJvcGVydGllcyI6eyJub3RlSW5kZXgiOjB9LCJpc0VkaXRlZCI6ZmFsc2UsIm1hbnVhbE92ZXJyaWRlIjp7ImlzTWFudWFsbHlPdmVycmlkZGVuIjpmYWxzZSwiY2l0ZXByb2NUZXh0IjoiWzExXSIsIm1hbnVhbE92ZXJyaWRlVGV4dCI6IiJ9LCJjaXRhdGlvbkl0ZW1zIjpb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quot;,&quot;citationItems&quot;:[{&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0da269eb-90b2-419c-b304-5a8ce576d649&quot;,&quot;properties&quot;:{&quot;noteIndex&quot;:0},&quot;isEdited&quot;:false,&quot;manualOverride&quot;:{&quot;isManuallyOverridden&quot;:false,&quot;citeprocText&quot;:&quot;[16,25–27]&quot;,&quot;manualOverrideText&quot;:&quot;&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MGRhMjY5ZWItOTBiMi00MTljLWIzMDQtNWE4Y2U1NzZkNjQ5IiwicHJvcGVydGllcyI6eyJub3RlSW5kZXgiOjB9LCJpc0VkaXRlZCI6ZmFsc2UsIm1hbnVhbE92ZXJyaWRlIjp7ImlzTWFudWFsbHlPdmVycmlkZGVuIjpmYWxzZSwiY2l0ZXByb2NUZXh0IjoiWzE2LDI14oCTMjddIiwibWFudWFsT3ZlcnJpZGVUZXh0IjoiIn0sImNpdGF0aW9uSXRlbXMiOlt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1dfQ==&quot;},{&quot;citationID&quot;:&quot;MENDELEY_CITATION_0184ba3b-0749-4692-bc42-e0989ff587b3&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MDE4NGJhM2ItMDc0OS00NjkyLWJjNDItZTA5ODlmZjU4N2I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2f9517ba-5a85-4f4b-8802-df64f897eeae&quot;,&quot;properties&quot;:{&quot;noteIndex&quot;:0},&quot;isEdited&quot;:false,&quot;manualOverride&quot;:{&quot;isManuallyOverridden&quot;:false,&quot;citeprocText&quot;:&quot;[13,32–36]&quot;,&quot;manualOverrideText&quot;:&quot;&quot;},&quot;citationTag&quot;:&quot;MENDELEY_CITATION_v3_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1dfQ==&quot;,&quot;citationItems&quot;:[{&quot;id&quot;:&quot;ce79f851-7301-3d39-b657-f0045026ed14&quot;,&quot;itemData&quot;:{&quot;type&quot;:&quot;article-journal&quot;,&quot;id&quot;:&quot;ce79f851-7301-3d39-b657-f0045026ed14&quot;,&quot;title&quot;:&quot;Metabarcoding a diverse arthropod mock community&quot;,&quot;author&quot;:[{&quot;family&quot;:&quot;Braukmann&quot;,&quot;given&quot;:&quot;Thomas W.A.&quot;,&quot;parse-names&quot;:false,&quot;dropping-particle&quot;:&quot;&quot;,&quot;non-dropping-particle&quot;:&quot;&quot;},{&quot;family&quot;:&quot;Ivanova&quot;,&quot;given&quot;:&quot;Natalia&quot;,&quot;parse-names&quot;:false,&quot;dropping-particle&quot;:&quot;v.&quot;,&quot;non-dropping-particle&quot;:&quot;&quot;},{&quot;family&quot;:&quot;Prosser&quot;,&quot;given&quot;:&quot;Sean W.J.&quot;,&quot;parse-names&quot;:false,&quot;dropping-particle&quot;:&quot;&quot;,&quot;non-dropping-particle&quot;:&quot;&quot;},{&quot;family&quot;:&quot;Elbrecht&quot;,&quot;given&quot;:&quot;Vasco&quot;,&quot;parse-names&quot;:false,&quot;dropping-particle&quot;:&quot;&quot;,&quot;non-dropping-particle&quot;:&quot;&quot;},{&quot;family&quot;:&quot;Steinke&quot;,&quot;given&quot;:&quot;Dirk&quot;,&quot;parse-names&quot;:false,&quot;dropping-particle&quot;:&quot;&quot;,&quot;non-dropping-particle&quot;:&quot;&quot;},{&quot;family&quot;:&quot;Ratnasingham&quot;,&quot;given&quot;:&quot;Sujeevan&quot;,&quot;parse-names&quot;:false,&quot;dropping-particle&quot;:&quot;&quot;,&quot;non-dropping-particle&quot;:&quot;&quot;},{&quot;family&quot;:&quot;Waard&quot;,&quot;given&quot;:&quot;Jeremy R.&quot;,&quot;parse-names&quot;:false,&quot;dropping-particle&quot;:&quot;&quot;,&quot;non-dropping-particle&quot;:&quot;de&quot;},{&quot;family&quot;:&quot;Sones&quot;,&quot;given&quot;:&quot;Jayme E.&quot;,&quot;parse-names&quot;:false,&quot;dropping-particle&quot;:&quot;&quot;,&quot;non-dropping-particle&quot;:&quot;&quot;},{&quot;family&quot;:&quot;Zakharov&quot;,&quot;given&quot;:&quot;Evgeny&quot;,&quot;parse-names&quot;:false,&quot;dropping-particle&quot;:&quot;v.&quot;,&quot;non-dropping-particle&quot;:&quot;&quot;},{&quot;family&quot;:&quot;Hebert&quot;,&quot;given&quot;:&quot;Paul D.N.&quot;,&quot;parse-names&quot;:false,&quot;dropping-particle&quot;:&quot;&quot;,&quot;non-dropping-particle&quot;:&quot;&quot;}],&quot;container-title&quot;:&quot;Molecular Ecology Resources&quot;,&quot;accessed&quot;:{&quot;date-parts&quot;:[[2022,7,28]]},&quot;DOI&quot;:&quot;10.1111/1755-0998.13008&quot;,&quot;ISSN&quot;:&quot;1755-0998&quot;,&quot;PMID&quot;:&quot;30779309&quot;,&quot;URL&quot;:&quot;https://onlinelibrary.wiley.com/doi/full/10.1111/1755-0998.13008&quot;,&quot;issued&quot;:{&quot;date-parts&quot;:[[2019,5,1]]},&quot;page&quot;:&quot;711-727&quot;,&quot;abstract&quot;:&quot;Although DNA metabarcoding is an attractive approach for monitoring biodiversity, it is often difficult to detect all the species present in a bulk sample. In particular, sequence recovery for a given species depends on its biomass and mitome copy number as well as the primer set employed for PCR. To examine these variables, we constructed a mock community of terrestrial arthropods comprised of 374 species. We used this community to examine how species recovery was impacted when amplicon pools were constructed in four ways. The first two protocols involved the construction of bulk DNA extracts from different body segments (Bulk Abdomen, Bulk Leg). The other protocols involved the production of DNA extracts from single legs which were then merged prior to PCR (Composite Leg) or PCR-amplified separately (Single Leg) and then pooled. The amplicons generated by these four treatments were then sequenced on three platforms (Illumina MiSeq, Ion Torrent PGM and Ion Torrent S5). The choice of sequencing platform did not substantially influence species recovery, although the Miseq delivered the highest sequence quality. As expected, species recovery was most efficient from the Single Leg treatment because amplicon abundance varied little among taxa. Among the three treatments where PCR occurred after pooling, the Bulk Abdomen treatment produced a more uniform read abundance than the Bulk Leg or Composite Leg treatment. Primer choice also influenced species recovery and evenness. Our results reveal how variation in protocols can have substantial impacts on perceived diversity unless sequencing coverage is sufficient to reach an asymptote.&quot;,&quot;publisher&quot;:&quot;John Wiley &amp; Sons, Ltd&quot;,&quot;issue&quot;:&quot;3&quot;,&quot;volume&quot;:&quot;19&quot;,&quot;container-title-short&quot;:&quot;&quot;},&quot;isTemporary&quot;:false},{&quot;id&quot;:&quot;e0d82dbe-480f-338e-a2bd-4397ad6709df&quot;,&quot;itemData&quot;:{&quot;type&quot;:&quot;article-journal&quot;,&quot;id&quot;:&quot;e0d82dbe-480f-338e-a2bd-4397ad6709df&quot;,&quot;title&quot;:&quot;Assessing vertebrate biodiversity in a kelp forest ecosystem using environmental DNA&quot;,&quot;author&quot;:[{&quot;family&quot;:&quot;Port&quot;,&quot;given&quot;:&quot;Jesse A&quot;,&quot;parse-names&quot;:false,&quot;dropping-particle&quot;:&quot;&quot;,&quot;non-dropping-particle&quot;:&quot;&quot;},{&quot;family&quot;:&quot;O'Donnell&quot;,&quot;given&quot;:&quot;James L&quot;,&quot;parse-names&quot;:false,&quot;dropping-particle&quot;:&quot;&quot;,&quot;non-dropping-particle&quot;:&quot;&quot;},{&quot;family&quot;:&quot;Romero‐Maraccini&quot;,&quot;given&quot;:&quot;Ofelia C&quot;,&quot;parse-names&quot;:false,&quot;dropping-particle&quot;:&quot;&quot;,&quot;non-dropping-particle&quot;:&quot;&quot;},{&quot;family&quot;:&quot;Leary&quot;,&quot;given&quot;:&quot;Paul R&quot;,&quot;parse-names&quot;:false,&quot;dropping-particle&quot;:&quot;&quot;,&quot;non-dropping-particle&quot;:&quot;&quot;},{&quot;family&quot;:&quot;Litvin&quot;,&quot;given&quot;:&quot;Steven Y&quot;,&quot;parse-names&quot;:false,&quot;dropping-particle&quot;:&quot;&quot;,&quot;non-dropping-particle&quot;:&quot;&quot;},{&quot;family&quot;:&quot;Nickols&quot;,&quot;given&quot;:&quot;Kerry J&quot;,&quot;parse-names&quot;:false,&quot;dropping-particle&quot;:&quot;&quot;,&quot;non-dropping-particle&quot;:&quot;&quot;},{&quot;family&quot;:&quot;Yamahara&quot;,&quot;given&quot;:&quot;Kevan M&quot;,&quot;parse-names&quot;:false,&quot;dropping-particle&quot;:&quot;&quot;,&quot;non-dropping-particle&quot;:&quot;&quot;},{&quot;family&quot;:&quot;Kelly&quot;,&quot;given&quot;:&quot;Ryan P&quot;,&quot;parse-names&quot;:false,&quot;dropping-particle&quot;:&quot;&quot;,&quot;non-dropping-particle&quot;:&quot;&quot;}],&quot;container-title&quot;:&quot;Molecular ecology&quot;,&quot;ISSN&quot;:&quot;0962-1083&quot;,&quot;issued&quot;:{&quot;date-parts&quot;:[[2016]]},&quot;page&quot;:&quot;527-541&quot;,&quot;publisher&quot;:&quot;Wiley Online Library&quot;,&quot;issue&quot;:&quot;2&quot;,&quot;volume&quot;:&quot;25&quot;,&quot;container-title-short&quot;:&quot;Mol Ecol&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694507a6-8ecd-315d-b885-37be4ba0bb83&quot;,&quot;itemData&quot;:{&quot;type&quot;:&quot;article-journal&quot;,&quot;id&quot;:&quot;694507a6-8ecd-315d-b885-37be4ba0bb83&quot;,&quot;title&quot;:&quot;Handling of targeted amplicon sequencing data focusing on index hopping and demultiplexing using a nested metabarcoding approach in ecology&quot;,&quot;author&quot;:[{&quot;family&quot;:&quot;Guenay-Greunke&quot;,&quot;given&quot;:&quot;Yasemin&quot;,&quot;parse-names&quot;:false,&quot;dropping-particle&quot;:&quot;&quot;,&quot;non-dropping-particle&quot;:&quot;&quot;},{&quot;family&quot;:&quot;Bohan&quot;,&quot;given&quot;:&quot;David A.&quot;,&quot;parse-names&quot;:false,&quot;dropping-particle&quot;:&quot;&quot;,&quot;non-dropping-particle&quot;:&quot;&quot;},{&quot;family&quot;:&quot;Traugott&quot;,&quot;given&quot;:&quot;Michael&quot;,&quot;parse-names&quot;:false,&quot;dropping-particle&quot;:&quot;&quot;,&quot;non-dropping-particle&quot;:&quot;&quot;},{&quot;family&quot;:&quot;Wallinger&quot;,&quot;given&quot;:&quot;Corinna&quot;,&quot;parse-names&quot;:false,&quot;dropping-particle&quot;:&quot;&quot;,&quot;non-dropping-particle&quot;:&quot;&quot;}],&quot;container-title&quot;:&quot;Scientific Reports 2021 11:1&quot;,&quot;accessed&quot;:{&quot;date-parts&quot;:[[2022,7,28]]},&quot;DOI&quot;:&quot;10.1038/s41598-021-98018-4&quot;,&quot;ISBN&quot;:&quot;0123456789&quot;,&quot;ISSN&quot;:&quot;2045-2322&quot;,&quot;PMID&quot;:&quot;34593851&quot;,&quot;URL&quot;:&quot;https://www.nature.com/articles/s41598-021-98018-4&quot;,&quot;issued&quot;:{&quot;date-parts&quot;:[[2021,9,30]]},&quot;page&quot;:&quot;1-15&quot;,&quot;abstract&quot;:&quot;High-throughput sequencing platforms are increasingly being used for targeted amplicon sequencing because they enable cost-effective sequencing of large sample sets. For meaningful interpretation of targeted amplicon sequencing data and comparison between studies, it is critical that bioinformatic analyses do not introduce artefacts and rely on detailed protocols to ensure that all methods are properly performed and documented. The analysis of large sample sets and the use of predefined indexes create challenges, such as adjusting the sequencing depth across samples and taking sequencing errors or index hopping into account. However, the potential biases these factors introduce to high-throughput amplicon sequencing data sets and how they may be overcome have rarely been addressed. On the example of a nested metabarcoding analysis of 1920 carabid beetle regurgitates to assess plant feeding, we investigated: (i) the variation in sequencing depth of individually tagged samples and the effect of library preparation on the data output; (ii) the influence of sequencing errors within index regions and its consequences for demultiplexing; and (iii) the effect of index hopping. Our results demonstrate that despite library quantification, large variation in read counts and sequencing depth occurred among samples and that the sequencing error rate in bioinformatic software is essential for accurate adapter/primer trimming and demultiplexing. Moreover, setting an index hopping threshold to avoid incorrect assignment of samples is highly recommended.&quot;,&quot;publisher&quot;:&quot;Nature Publishing Group&quot;,&quot;issue&quot;:&quot;1&quot;,&quot;volume&quot;:&quot;11&quot;,&quot;container-title-short&quot;:&quot;&quot;},&quot;isTemporary&quot;:false},{&quot;id&quot;:&quot;5b98d037-e245-3253-bd81-90aac9d93f94&quot;,&quot;itemData&quot;:{&quot;type&quot;:&quot;article-journal&quot;,&quot;id&quot;:&quot;5b98d037-e245-3253-bd81-90aac9d93f94&quot;,&quot;title&quot;:&quot;UNBIAS: An attempt to correct abundance bias in 16S sequencing, with limited success&quot;,&quot;author&quot;:[{&quot;family&quot;:&quot;Edgar&quot;,&quot;given&quot;:&quot;Robert C&quot;,&quot;parse-names&quot;:false,&quot;dropping-particle&quot;:&quot;&quot;,&quot;non-dropping-particle&quot;:&quot;&quot;}],&quot;container-title&quot;:&quot;BioRxiv&quot;,&quot;issued&quot;:{&quot;date-parts&quot;:[[2017]]},&quot;page&quot;:&quot;124149&quot;,&quot;publisher&quot;:&quot;Cold Spring Harbor Laboratory&quot;,&quot;container-title-short&quot;:&quot;&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citationID&quot;:&quot;MENDELEY_CITATION_35361bde-4d4e-462c-aae6-b5ff18bef12d&quot;,&quot;properties&quot;:{&quot;noteIndex&quot;:0},&quot;isEdited&quot;:false,&quot;manualOverride&quot;:{&quot;isManuallyOverridden&quot;:false,&quot;citeprocText&quot;:&quot;[16,24,34]&quot;,&quot;manualOverrideText&quot;:&quot;&quot;},&quot;citationTag&quot;:&quot;MENDELEY_CITATION_v3_eyJjaXRhdGlvbklEIjoiTUVOREVMRVlfQ0lUQVRJT05fMzUzNjFiZGUtNGQ0ZS00NjJjLWFhZTYtYjVmZjE4YmVmMTJkIiwicHJvcGVydGllcyI6eyJub3RlSW5kZXgiOjB9LCJpc0VkaXRlZCI6ZmFsc2UsIm1hbnVhbE92ZXJyaWRlIjp7ImlzTWFudWFsbHlPdmVycmlkZGVuIjpmYWxzZSwiY2l0ZXByb2NUZXh0IjoiWzE2LDI0LDM0XSIsIm1hbnVhbE92ZXJyaWRlVGV4dCI6IiJ9LCJjaXRhdGlvbkl0ZW1zIjpb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f30dfb7e-d1ba-4240-9aa7-9ee80d923a63&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ZjMwZGZiN2UtZDFiYS00MjQwLTlhYTctOWVlODBkOTIzYTY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9bbec178-43f7-4d32-8bc9-6fc39bec1a2c&quot;,&quot;properties&quot;:{&quot;noteIndex&quot;:0},&quot;isEdited&quot;:false,&quot;manualOverride&quot;:{&quot;isManuallyOverridden&quot;:false,&quot;citeprocText&quot;:&quot;[16]&quot;,&quot;manualOverrideText&quot;:&quot;&quot;},&quot;citationTag&quot;:&quot;MENDELEY_CITATION_v3_eyJjaXRhdGlvbklEIjoiTUVOREVMRVlfQ0lUQVRJT05fOWJiZWMxNzgtNDNmNy00ZDMyLThiYzktNmZjMzliZWMxYTJj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89d9f914-7876-4549-943c-516d8737028a&quot;,&quot;properties&quot;:{&quot;noteIndex&quot;:0},&quot;isEdited&quot;:false,&quot;manualOverride&quot;:{&quot;isManuallyOverridden&quot;:false,&quot;citeprocText&quot;:&quot;[27]&quot;,&quot;manualOverrideText&quot;:&quot;&quot;},&quot;citationTag&quot;:&quot;MENDELEY_CITATION_v3_eyJjaXRhdGlvbklEIjoiTUVOREVMRVlfQ0lUQVRJT05fODlkOWY5MTQtNzg3Ni00NTQ5LTk0M2MtNTE2ZDg3MzcwMjhh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8d3ccb1e-394a-4e22-a340-898bba78c345&quot;,&quot;properties&quot;:{&quot;noteIndex&quot;:0},&quot;isEdited&quot;:false,&quot;manualOverride&quot;:{&quot;isManuallyOverridden&quot;:false,&quot;citeprocText&quot;:&quot;[11,17,25,26,29]&quot;,&quot;manualOverrideText&quot;:&quot;&quot;},&quot;citationTag&quot;:&quot;MENDELEY_CITATION_v3_eyJjaXRhdGlvbklEIjoiTUVOREVMRVlfQ0lUQVRJT05fOGQzY2NiMWUtMzk0YS00ZTIyLWEzNDAtODk4YmJhNzhjMzQ1IiwicHJvcGVydGllcyI6eyJub3RlSW5kZXgiOjB9LCJpc0VkaXRlZCI6ZmFsc2UsIm1hbnVhbE92ZXJyaWRlIjp7ImlzTWFudWFsbHlPdmVycmlkZGVuIjpmYWxzZSwiY2l0ZXByb2NUZXh0IjoiWzExLDE3LDI1LDI2LDI5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5d2c83b6-69e3-330c-93f1-f26d87a240c1&quot;,&quot;itemData&quot;:{&quot;type&quot;:&quot;article-journal&quot;,&quot;id&quot;:&quot;5d2c83b6-69e3-330c-93f1-f26d87a240c1&quot;,&quot;title&quot;:&quot;A framework for inferring biological communities from environmental DNA&quot;,&quot;author&quot;:[{&quot;family&quot;:&quot;Shelton&quot;,&quot;given&quot;:&quot;Andrew Olaf&quot;,&quot;parse-names&quot;:false,&quot;dropping-particle&quot;:&quot;&quot;,&quot;non-dropping-particle&quot;:&quot;&quot;},{&quot;family&quot;:&quot;O'Donnell&quot;,&quot;given&quot;:&quot;James Lawrence&quot;,&quot;parse-names&quot;:false,&quot;dropping-particle&quot;:&quot;&quot;,&quot;non-dropping-particle&quot;:&quot;&quot;},{&quot;family&quot;:&quot;Samhouri&quot;,&quot;given&quot;:&quot;Jameal F&quot;,&quot;parse-names&quot;:false,&quot;dropping-particle&quot;:&quot;&quot;,&quot;non-dropping-particle&quot;:&quot;&quot;},{&quot;family&quot;:&quot;Lowell&quot;,&quot;given&quot;:&quot;Natalie&quot;,&quot;parse-names&quot;:false,&quot;dropping-particle&quot;:&quot;&quot;,&quot;non-dropping-particle&quot;:&quot;&quot;},{&quot;family&quot;:&quot;Williams&quot;,&quot;given&quot;:&quot;Gregory D&quot;,&quot;parse-names&quot;:false,&quot;dropping-particle&quot;:&quot;&quot;,&quot;non-dropping-particle&quot;:&quot;&quot;},{&quot;family&quot;:&quot;Kelly&quot;,&quot;given&quot;:&quot;Ryan P&quot;,&quot;parse-names&quot;:false,&quot;dropping-particle&quot;:&quot;&quot;,&quot;non-dropping-particle&quot;:&quot;&quot;}],&quot;container-title&quot;:&quot;Ecological Applications&quot;,&quot;ISSN&quot;:&quot;1051-0761&quot;,&quot;issued&quot;:{&quot;date-parts&quot;:[[2016]]},&quot;page&quot;:&quot;1645-1659&quot;,&quot;publisher&quot;:&quot;Wiley Online Library&quot;,&quot;issue&quot;:&quot;6&quot;,&quot;volume&quot;:&quot;26&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1ad3e591-b8ba-4d62-92ac-060fe88f229c&quot;,&quot;properties&quot;:{&quot;noteIndex&quot;:0},&quot;isEdited&quot;:false,&quot;manualOverride&quot;:{&quot;isManuallyOverridden&quot;:false,&quot;citeprocText&quot;:&quot;[37,38]&quot;,&quot;manualOverrideText&quot;:&quot;&quot;},&quot;citationTag&quot;:&quot;MENDELEY_CITATION_v3_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&quot;,&quot;citationItems&quot;:[{&quot;id&quot;:&quot;483e4e33-0134-31b8-9cfe-fc4d2737c59a&quot;,&quot;itemData&quot;:{&quot;type&quot;:&quot;article-journal&quot;,&quot;id&quot;:&quot;483e4e33-0134-31b8-9cfe-fc4d2737c59a&quot;,&quot;title&quot;:&quot;Systematic improvement of amplicon marker gene methods for increased accuracy in microbiome studies&quot;,&quot;author&quot;:[{&quot;family&quot;:&quot;Gohl&quot;,&quot;given&quot;:&quot;Daryl M&quot;,&quot;parse-names&quot;:false,&quot;dropping-particle&quot;:&quot;&quot;,&quot;non-dropping-particle&quot;:&quot;&quot;},{&quot;family&quot;:&quot;Vangay&quot;,&quot;given&quot;:&quot;Pajau&quot;,&quot;parse-names&quot;:false,&quot;dropping-particle&quot;:&quot;&quot;,&quot;non-dropping-particle&quot;:&quot;&quot;},{&quot;family&quot;:&quot;Garbe&quot;,&quot;given&quot;:&quot;John&quot;,&quot;parse-names&quot;:false,&quot;dropping-particle&quot;:&quot;&quot;,&quot;non-dropping-particle&quot;:&quot;&quot;},{&quot;family&quot;:&quot;MacLean&quot;,&quot;given&quot;:&quot;Allison&quot;,&quot;parse-names&quot;:false,&quot;dropping-particle&quot;:&quot;&quot;,&quot;non-dropping-particle&quot;:&quot;&quot;},{&quot;family&quot;:&quot;Hauge&quot;,&quot;given&quot;:&quot;Adam&quot;,&quot;parse-names&quot;:false,&quot;dropping-particle&quot;:&quot;&quot;,&quot;non-dropping-particle&quot;:&quot;&quot;},{&quot;family&quot;:&quot;Becker&quot;,&quot;given&quot;:&quot;Aaron&quot;,&quot;parse-names&quot;:false,&quot;dropping-particle&quot;:&quot;&quot;,&quot;non-dropping-particle&quot;:&quot;&quot;},{&quot;family&quot;:&quot;Gould&quot;,&quot;given&quot;:&quot;Trevor J&quot;,&quot;parse-names&quot;:false,&quot;dropping-particle&quot;:&quot;&quot;,&quot;non-dropping-particle&quot;:&quot;&quot;},{&quot;family&quot;:&quot;Clayton&quot;,&quot;given&quot;:&quot;Jonathan B&quot;,&quot;parse-names&quot;:false,&quot;dropping-particle&quot;:&quot;&quot;,&quot;non-dropping-particle&quot;:&quot;&quot;},{&quot;family&quot;:&quot;Johnson&quot;,&quot;given&quot;:&quot;Timothy J&quot;,&quot;parse-names&quot;:false,&quot;dropping-particle&quot;:&quot;&quot;,&quot;non-dropping-particle&quot;:&quot;&quot;},{&quot;family&quot;:&quot;Hunter&quot;,&quot;given&quot;:&quot;Ryan&quot;,&quot;parse-names&quot;:false,&quot;dropping-particle&quot;:&quot;&quot;,&quot;non-dropping-particle&quot;:&quot;&quot;}],&quot;container-title&quot;:&quot;Nature biotechnology&quot;,&quot;ISSN&quot;:&quot;1546-1696&quot;,&quot;issued&quot;:{&quot;date-parts&quot;:[[2016]]},&quot;page&quot;:&quot;942-949&quot;,&quot;publisher&quot;:&quot;Nature Publishing Group&quot;,&quot;issue&quot;:&quot;9&quot;,&quot;volume&quot;:&quot;34&quot;,&quot;container-title-short&quot;:&quot;Nat Biotechnol&quot;},&quot;isTemporary&quot;:false},{&quot;id&quot;:&quot;a2f6e7e1-10c8-335e-8674-300074760d7a&quot;,&quot;itemData&quot;:{&quot;type&quot;:&quot;article-journal&quot;,&quot;id&quot;:&quot;a2f6e7e1-10c8-335e-8674-300074760d7a&quot;,&quot;title&quot;:&quot;Strategies for sample labelling and library preparation in DNA metabarcoding studies&quot;,&quot;author&quot;:[{&quot;family&quot;:&quot;Bohmann&quot;,&quot;given&quot;:&quot;Kristine&quot;,&quot;parse-names&quot;:false,&quot;dropping-particle&quot;:&quot;&quot;,&quot;non-dropping-particle&quot;:&quot;&quot;},{&quot;family&quot;:&quot;Elbrecht&quot;,&quot;given&quot;:&quot;Vasco&quot;,&quot;parse-names&quot;:false,&quot;dropping-particle&quot;:&quot;&quot;,&quot;non-dropping-particle&quot;:&quot;&quot;},{&quot;family&quot;:&quot;Carøe&quot;,&quot;given&quot;:&quot;Christian&quot;,&quot;parse-names&quot;:false,&quot;dropping-particle&quot;:&quot;&quot;,&quot;non-dropping-particle&quot;:&quot;&quot;},{&quot;family&quot;:&quot;Bista&quot;,&quot;given&quot;:&quot;Iliana&quot;,&quot;parse-names&quot;:false,&quot;dropping-particle&quot;:&quot;&quot;,&quot;non-dropping-particle&quot;:&quot;&quot;},{&quot;family&quot;:&quot;Leese&quot;,&quot;given&quot;:&quot;Florian&quot;,&quot;parse-names&quot;:false,&quot;dropping-particle&quot;:&quot;&quot;,&quot;non-dropping-particle&quot;:&quot;&quot;},{&quot;family&quot;:&quot;Bunce&quot;,&quot;given&quot;:&quot;Michael&quot;,&quot;parse-names&quot;:false,&quot;dropping-particle&quot;:&quot;&quot;,&quot;non-dropping-particle&quot;:&quot;&quot;},{&quot;family&quot;:&quot;Yu&quot;,&quot;given&quot;:&quot;Douglas W.&quot;,&quot;parse-names&quot;:false,&quot;dropping-particle&quot;:&quot;&quot;,&quot;non-dropping-particle&quot;:&quot;&quot;},{&quot;family&quot;:&quot;Seymour&quot;,&quot;given&quot;:&quot;Mathew&quot;,&quot;parse-names&quot;:false,&quot;dropping-particle&quot;:&quot;&quot;,&quot;non-dropping-particle&quot;:&quot;&quot;},{&quot;family&quot;:&quot;Dumbrell&quot;,&quot;given&quot;:&quot;Alex J.&quot;,&quot;parse-names&quot;:false,&quot;dropping-particle&quot;:&quot;&quot;,&quot;non-dropping-particle&quot;:&quot;&quot;},{&quot;family&quot;:&quot;Creer&quot;,&quot;given&quot;:&quot;Simon&quot;,&quot;parse-names&quot;:false,&quot;dropping-particle&quot;:&quot;&quot;,&quot;non-dropping-particle&quot;:&quot;&quot;}],&quot;container-title&quot;:&quot;Molecular Ecology Resources&quot;,&quot;DOI&quot;:&quot;10.1111/1755-0998.13512&quot;,&quot;ISSN&quot;:&quot;17550998&quot;,&quot;issued&quot;:{&quot;date-parts&quot;:[[2021]]},&quot;abstract&quot;:&quot;Metabarcoding of DNA extracted from environmental or bulk specimen samples is increasingly used to profile biota in basic and applied biodiversity research because of its targeted nature that allows sequencing of genetic markers from many samples in parallel. To achieve this, PCR amplification is carried out with primers designed to target a taxonomically informative marker within a taxonomic group, and sample-specific nucleotide identifiers are added to the amplicons prior to sequencing. The latter enables assignment of the sequences back to the samples they originated from. Nucleotide identifiers can be added during the metabarcoding PCR and during “library preparation”, that is, when amplicons are prepared for sequencing. Different strategies to achieve this labelling exist. All have advantages, challenges and limitations, some of which can lead to misleading results, and in the worst case compromise the fidelity of the metabarcoding data. Given the range of questions addressed using metabarcoding, ensuring that data generation is robust and fit for the chosen purpose is critically important for practitioners seeking to employ metabarcoding for biodiversity assessments. Here, we present an overview of the three main workflows for sample-specific labelling and library preparation in metabarcoding studies on Illumina sequencing platforms; one-step PCR, two-step PCR, and tagged PCR. Further, we distill the key considerations for researchers seeking to select an appropriate metabarcoding strategy for their specific study. Ultimately, by gaining insights into the consequences of different metabarcoding workflows, we hope to further consolidate the power of metabarcoding as a tool to assess biodiversity across a range of applications.&quot;,&quot;publisher&quot;:&quot;Wiley Online Library&quot;,&quot;container-title-short&quot;:&quot;&quot;},&quot;isTemporary&quot;:false}]},{&quot;citationID&quot;:&quot;MENDELEY_CITATION_9ef5e66b-b626-49b0-b9d1-90eee06c5419&quot;,&quot;properties&quot;:{&quot;noteIndex&quot;:0},&quot;isEdited&quot;:false,&quot;manualOverride&quot;:{&quot;isManuallyOverridden&quot;:false,&quot;citeprocText&quot;:&quot;[27]&quot;,&quot;manualOverrideText&quot;:&quot;&quot;},&quot;citationTag&quot;:&quot;MENDELEY_CITATION_v3_eyJjaXRhdGlvbklEIjoiTUVOREVMRVlfQ0lUQVRJT05fOWVmNWU2NmItYjYyNi00OWIwLWI5ZDEtOTBlZWUwNmM1NDE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a7638e4e-b2af-48c6-8e80-7f1fe2311faa&quot;,&quot;properties&quot;:{&quot;noteIndex&quot;:0},&quot;isEdited&quot;:false,&quot;manualOverride&quot;:{&quot;isManuallyOverridden&quot;:false,&quot;citeprocText&quot;:&quot;[31]&quot;,&quot;manualOverrideText&quot;:&quot;&quot;},&quot;citationTag&quot;:&quot;MENDELEY_CITATION_v3_eyJjaXRhdGlvbklEIjoiTUVOREVMRVlfQ0lUQVRJT05fYTc2MzhlNGUtYjJhZi00OGM2LThlODAtN2YxZmUyMzExZmFh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ID&quot;:&quot;MENDELEY_CITATION_cd7a082a-c676-41fe-b4eb-1906ca513250&quot;,&quot;properties&quot;:{&quot;noteIndex&quot;:0},&quot;isEdited&quot;:false,&quot;manualOverride&quot;:{&quot;isManuallyOverridden&quot;:false,&quot;citeprocText&quot;:&quot;[39]&quot;,&quot;manualOverrideText&quot;:&quot;&quot;},&quot;citationTag&quot;:&quot;MENDELEY_CITATION_v3_eyJjaXRhdGlvbklEIjoiTUVOREVMRVlfQ0lUQVRJT05fY2Q3YTA4MmEtYzY3Ni00MWZlLWI0ZWItMTkwNmNhNTEzMjUwIiwicHJvcGVydGllcyI6eyJub3RlSW5kZXgiOjB9LCJpc0VkaXRlZCI6ZmFsc2UsIm1hbnVhbE92ZXJyaWRlIjp7ImlzTWFudWFsbHlPdmVycmlkZGVuIjpmYWxzZSwiY2l0ZXByb2NUZXh0IjoiWzM5XSIsIm1hbnVhbE92ZXJyaWRlVGV4dCI6IiJ9LCJjaXRhdGlvbkl0ZW1zIjpbeyJpZCI6ImVjYjAxMzFiLTNlNGYtMzZjYS04NzVhLThiNDU2NjdmZDY4N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SwiaXNUZW1wb3JhcnkiOmZhbHNlfV19&quot;,&quot;citationItems&quot;:[{&quot;id&quot;:&quot;ecb0131b-3e4f-36ca-875a-8b45667fd686&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isTemporary&quot;:false}]},{&quot;citationID&quot;:&quot;MENDELEY_CITATION_0f69c9b6-c8b0-40ec-a646-0e064fb7fcd5&quot;,&quot;properties&quot;:{&quot;noteIndex&quot;:0},&quot;isEdited&quot;:false,&quot;manualOverride&quot;:{&quot;isManuallyOverridden&quot;:false,&quot;citeprocText&quot;:&quot;[40]&quot;,&quot;manualOverrideText&quot;:&quot;&quot;},&quot;citationItems&quot;:[{&quot;id&quot;:&quot;8b739d6d-cd46-3cbc-8b34-3499c173aeea&quot;,&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container-title-short&quot;:&quot;&quot;},&quot;isTemporary&quot;:false}],&quot;citationTag&quot;:&quot;MENDELEY_CITATION_v3_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&quot;},{&quot;citationID&quot;:&quot;MENDELEY_CITATION_85e2e758-9723-4427-9216-f519737de000&quot;,&quot;properties&quot;:{&quot;noteIndex&quot;:0},&quot;isEdited&quot;:false,&quot;manualOverride&quot;:{&quot;isManuallyOverridden&quot;:false,&quot;citeprocText&quot;:&quot;[31]&quot;,&quot;manualOverrideText&quot;:&quot;&quot;},&quot;citationTag&quot;:&quot;MENDELEY_CITATION_v3_eyJjaXRhdGlvbklEIjoiTUVOREVMRVlfQ0lUQVRJT05fODVlMmU3NTgtOTcyMy00NDI3LTkyMTYtZjUxOTczN2RlMDAw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ID&quot;:&quot;MENDELEY_CITATION_8bd77332-2180-4b21-8e3d-4e38682bc3a2&quot;,&quot;properties&quot;:{&quot;noteIndex&quot;:0},&quot;isEdited&quot;:false,&quot;manualOverride&quot;:{&quot;isManuallyOverridden&quot;:false,&quot;citeprocText&quot;:&quot;[41]&quot;,&quot;manualOverrideText&quot;:&quot;&quot;},&quot;citationTag&quot;:&quot;MENDELEY_CITATION_v3_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&quot;,&quot;citationItems&quot;:[{&quot;id&quot;:&quot;b0349a68-b9ed-3c3b-8491-2b574e3b7db0&quot;,&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quot;},&quot;isTemporary&quot;:false}]},{&quot;citationID&quot;:&quot;MENDELEY_CITATION_7f48df56-aa75-47ec-b450-303a1fe728d0&quot;,&quot;properties&quot;:{&quot;noteIndex&quot;:0},&quot;isEdited&quot;:false,&quot;manualOverride&quot;:{&quot;isManuallyOverridden&quot;:false,&quot;citeprocText&quot;:&quot;[42]&quot;,&quot;manualOverrideText&quot;:&quot;&quot;},&quot;citationTag&quot;:&quot;MENDELEY_CITATION_v3_eyJjaXRhdGlvbklEIjoiTUVOREVMRVlfQ0lUQVRJT05fN2Y0OGRmNTYtYWE3NS00N2VjLWI0NTAtMzAzYTFmZTcyOGQw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sTemporary&quot;:false}]},{&quot;citationID&quot;:&quot;MENDELEY_CITATION_29f1e9cd-0d63-4540-861e-4ad4f8596a62&quot;,&quot;properties&quot;:{&quot;noteIndex&quot;:0},&quot;isEdited&quot;:false,&quot;manualOverride&quot;:{&quot;isManuallyOverridden&quot;:false,&quot;citeprocText&quot;:&quot;[42]&quot;,&quot;manualOverrideText&quot;:&quot;&quot;},&quot;citationTag&quot;:&quot;MENDELEY_CITATION_v3_eyJjaXRhdGlvbklEIjoiTUVOREVMRVlfQ0lUQVRJT05fMjlmMWU5Y2QtMGQ2My00NTQwLTg2MWUtNGFkNGY4NTk2YTYy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sTemporary&quot;:false}]},{&quot;citationID&quot;:&quot;MENDELEY_CITATION_4f78a8de-7ca3-46a7-8c56-cfafcfbecc1c&quot;,&quot;properties&quot;:{&quot;noteIndex&quot;:0},&quot;isEdited&quot;:false,&quot;manualOverride&quot;:{&quot;isManuallyOverridden&quot;:false,&quot;citeprocText&quot;:&quot;[43]&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citationTag&quot;:&quot;MENDELEY_CITATION_v3_eyJjaXRhdGlvbklEIjoiTUVOREVMRVlfQ0lUQVRJT05fNGY3OGE4ZGUtN2NhMy00NmE3LThjNTYtY2ZhZmNmYmVjYzFj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quot;},{&quot;citationID&quot;:&quot;MENDELEY_CITATION_ba255eff-7e81-4d19-a642-41376c9a250c&quot;,&quot;properties&quot;:{&quot;noteIndex&quot;:0},&quot;isEdited&quot;:false,&quot;manualOverride&quot;:{&quot;isManuallyOverridden&quot;:false,&quot;citeprocText&quot;:&quot;[27]&quot;,&quot;manualOverrideText&quot;:&quot;&quot;},&quot;citationTag&quot;:&quot;MENDELEY_CITATION_v3_eyJjaXRhdGlvbklEIjoiTUVOREVMRVlfQ0lUQVRJT05fYmEyNTVlZmYtN2U4MS00ZDE5LWE2NDItNDEzNzZjOWEyNTB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bef9449-4425-4a29-a786-ab155c032b2f&quot;,&quot;properties&quot;:{&quot;noteIndex&quot;:0},&quot;isEdited&quot;:false,&quot;manualOverride&quot;:{&quot;isManuallyOverridden&quot;:false,&quot;citeprocText&quot;:&quot;[44]&quot;,&quot;manualOverrideText&quot;:&quot;&quot;},&quot;citationTag&quot;:&quot;MENDELEY_CITATION_v3_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&quot;,&quot;citationItems&quot;:[{&quot;id&quot;:&quot;81445401-ac4a-38e2-ad6c-68406f17f061&quot;,&quot;itemData&quot;:{&quot;type&quot;:&quot;article-journal&quot;,&quot;id&quot;:&quot;81445401-ac4a-38e2-ad6c-68406f17f061&quot;,&quot;title&quot;:&quot;Meta-Fish-Lib: A generalised, dynamic DNA reference library pipeline for metabarcoding of fishes&quot;,&quot;author&quot;:[{&quot;family&quot;:&quot;Collins&quot;,&quot;given&quot;:&quot;Rupert A.&quot;,&quot;parse-names&quot;:false,&quot;dropping-particle&quot;:&quot;&quot;,&quot;non-dropping-particle&quot;:&quot;&quot;},{&quot;family&quot;:&quot;Trauzzi&quot;,&quot;given&quot;:&quot;Giulia&quot;,&quot;parse-names&quot;:false,&quot;dropping-particle&quot;:&quot;&quot;,&quot;non-dropping-particle&quot;:&quot;&quot;},{&quot;family&quot;:&quot;Maltby&quot;,&quot;given&quot;:&quot;Katherine M.&quot;,&quot;parse-names&quot;:false,&quot;dropping-particle&quot;:&quot;&quot;,&quot;non-dropping-particle&quot;:&quot;&quot;},{&quot;family&quot;:&quot;Gibson&quot;,&quot;given&quot;:&quot;Thomas I.&quot;,&quot;parse-names&quot;:false,&quot;dropping-particle&quot;:&quot;&quot;,&quot;non-dropping-particle&quot;:&quot;&quot;},{&quot;family&quot;:&quot;Ratcliffe&quot;,&quot;given&quot;:&quot;Frances C.&quot;,&quot;parse-names&quot;:false,&quot;dropping-particle&quot;:&quot;&quot;,&quot;non-dropping-particle&quot;:&quot;&quot;},{&quot;family&quot;:&quot;Hallam&quot;,&quot;given&quot;:&quot;Jane&quot;,&quot;parse-names&quot;:false,&quot;dropping-particle&quot;:&quot;&quot;,&quot;non-dropping-particle&quot;:&quot;&quot;},{&quot;family&quot;:&quot;Rainbird&quot;,&quot;given&quot;:&quot;Sophie&quot;,&quot;parse-names&quot;:false,&quot;dropping-particle&quot;:&quot;&quot;,&quot;non-dropping-particle&quot;:&quot;&quot;},{&quot;family&quot;:&quot;Maclaine&quot;,&quot;given&quot;:&quot;James&quot;,&quot;parse-names&quot;:false,&quot;dropping-particle&quot;:&quot;&quot;,&quot;non-dropping-particle&quot;:&quot;&quot;},{&quot;family&quot;:&quot;Henderson&quot;,&quot;given&quot;:&quot;Peter A.&quot;,&quot;parse-names&quot;:false,&quot;dropping-particle&quot;:&quot;&quot;,&quot;non-dropping-particle&quot;:&quot;&quot;},{&quot;family&quot;:&quot;Sims&quot;,&quot;given&quot;:&quot;David W.&quot;,&quot;parse-names&quot;:false,&quot;dropping-particle&quot;:&quot;&quot;,&quot;non-dropping-particle&quot;:&quot;&quot;},{&quot;family&quot;:&quot;Mariani&quot;,&quot;given&quot;:&quot;Stefano&quot;,&quot;parse-names&quot;:false,&quot;dropping-particle&quot;:&quot;&quot;,&quot;non-dropping-particle&quot;:&quot;&quot;},{&quot;family&quot;:&quot;Genner&quot;,&quot;given&quot;:&quot;Martin J.&quot;,&quot;parse-names&quot;:false,&quot;dropping-particle&quot;:&quot;&quot;,&quot;non-dropping-particle&quot;:&quot;&quot;}],&quot;container-title&quot;:&quot;Journal of Fish Biology&quot;,&quot;DOI&quot;:&quot;10.1111/jfb.14852&quot;,&quot;ISSN&quot;:&quot;10958649&quot;,&quot;PMID&quot;:&quot;34269417&quot;,&quot;issued&quot;:{&quot;date-parts&quot;:[[2021]]},&quot;page&quot;:&quot;1446-1454&quot;,&quot;abstract&quot;:&quot;The accuracy and reliability of DNA metabarcoding analyses depend on the breadth and quality of the reference libraries that underpin them. However, there are limited options available to obtain and curate the huge volumes of sequence data that are available on public repositories such as NCBI and BOLD. Here, we provide a pipeline to download, clean and annotate mitochondrial DNA sequence data for a given list of fish species. Features of this pipeline include (a) support for multiple metabarcode markers; (b) searches on species synonyms and taxonomic name validation; (c) phylogeny assisted quality control for identification and removal of misannotated sequences; (d) automatically generated coverage reports for each new GenBank release update; and (e) citable, versioned DOIs. As an example we provide a ready-to-use curated reference library for the marine and freshwater fishes of the U.K. To augment this reference library for environmental DNA metabarcoding specifically, we generated 241 new MiFish-12S sequences for 88 U.K. marine species, and make available new primer sets useful for sequencing these. This brings the coverage of common U.K. species for the MiFish-12S fragment to 93%, opening new avenues for scaling up fish metabarcoding across wide spatial gradients. The Meta-Fish-Lib reference library and pipeline is hosted at https://github.com/genner-lab/meta-fish-lib.&quot;,&quot;publisher&quot;:&quot;Wiley Online Library&quot;,&quot;issue&quot;:&quot;4&quot;,&quot;volume&quot;:&quot;99&quot;,&quot;container-title-short&quot;:&quot;&quot;},&quot;isTemporary&quot;:false}]},{&quot;citationID&quot;:&quot;MENDELEY_CITATION_19d480a5-9775-4df9-95e2-7b4c5f2c8694&quot;,&quot;properties&quot;:{&quot;noteIndex&quot;:0},&quot;isEdited&quot;:false,&quot;manualOverride&quot;:{&quot;isManuallyOverridden&quot;:false,&quot;citeprocText&quot;:&quot;[42]&quot;,&quot;manualOverrideText&quot;:&quot;&quot;},&quot;citationTag&quot;:&quot;MENDELEY_CITATION_v3_eyJjaXRhdGlvbklEIjoiTUVOREVMRVlfQ0lUQVRJT05fMTlkNDgwYTUtOTc3NS00ZGY5LTk1ZTItN2I0YzVmMmM4Njk0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sTemporary&quot;:false}]},{&quot;citationID&quot;:&quot;MENDELEY_CITATION_051ac8da-a925-43f2-b211-b629ba15b3d6&quot;,&quot;properties&quot;:{&quot;noteIndex&quot;:0},&quot;isEdited&quot;:false,&quot;manualOverride&quot;:{&quot;isManuallyOverridden&quot;:false,&quot;citeprocText&quot;:&quot;[43]&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citationTag&quot;:&quot;MENDELEY_CITATION_v3_eyJjaXRhdGlvbklEIjoiTUVOREVMRVlfQ0lUQVRJT05fMDUxYWM4ZGEtYTkyNS00M2YyLWIyMTEtYjYyOWJhMTViM2Q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quot;},{&quot;citationID&quot;:&quot;MENDELEY_CITATION_6ebd6b34-1d49-4a5a-a7c0-2dc640930e26&quot;,&quot;properties&quot;:{&quot;noteIndex&quot;:0},&quot;isEdited&quot;:false,&quot;manualOverride&quot;:{&quot;isManuallyOverridden&quot;:false,&quot;citeprocText&quot;:&quot;[43]&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citationTag&quot;:&quot;MENDELEY_CITATION_v3_eyJjaXRhdGlvbklEIjoiTUVOREVMRVlfQ0lUQVRJT05fNmViZDZiMzQtMWQ0OS00YTVhLWE3YzAtMmRjNjQwOTMwZTI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quot;},{&quot;citationID&quot;:&quot;MENDELEY_CITATION_10a1ae43-4d82-415a-8fb7-df50c9952785&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MTBhMWFlNDMtNGQ4Mi00MTVhLThmYjctZGY1MGM5OTUyNzg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743103f1-635b-461b-a62a-d2e40d6761f6&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NzQzMTAzZjEtNjM1Yi00NjFiLWE2MmEtZDJlNDBkNjc2MWY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d8cf5408-16b7-4404-b032-6fe3fcfbae21&quot;,&quot;properties&quot;:{&quot;noteIndex&quot;:0},&quot;isEdited&quot;:false,&quot;manualOverride&quot;:{&quot;isManuallyOverridden&quot;:false,&quot;citeprocText&quot;:&quot;[25,26]&quot;,&quot;manualOverrideText&quot;:&quot;&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citationTag&quot;:&quot;MENDELEY_CITATION_v3_eyJjaXRhdGlvbklEIjoiTUVOREVMRVlfQ0lUQVRJT05fZDhjZjU0MDgtMTZiNy00NDA0LWIwMzItNmZlM2ZjZmJhZTIxIiwicHJvcGVydGllcyI6eyJub3RlSW5kZXgiOjB9LCJpc0VkaXRlZCI6ZmFsc2UsIm1hbnVhbE92ZXJyaWRlIjp7ImlzTWFudWFsbHlPdmVycmlkZGVuIjpmYWxzZSwiY2l0ZXByb2NUZXh0IjoiWzI1LD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V19&quot;},{&quot;citationID&quot;:&quot;MENDELEY_CITATION_354bfe7f-53fb-4ebb-8acd-35182278f1fb&quot;,&quot;properties&quot;:{&quot;noteIndex&quot;:0},&quot;isEdited&quot;:false,&quot;manualOverride&quot;:{&quot;isManuallyOverridden&quot;:false,&quot;citeprocText&quot;:&quot;[45]&quot;,&quot;manualOverrideText&quot;:&quot;&quot;},&quot;citationItems&quot;:[{&quot;id&quot;:&quot;9dacd342-6a20-3abd-9a34-d14eb730a80e&quot;,&quot;itemData&quot;:{&quot;type&quot;:&quot;article-journal&quot;,&quot;id&quot;:&quot;9dacd342-6a20-3abd-9a34-d14eb730a80e&quot;,&quot;title&quot;:&quot;Environmental DNA provides quantitative estimates of Pacific hake abundance and distribution in the open ocean&quot;,&quot;author&quot;:[{&quot;family&quot;:&quot;Shelton&quot;,&quot;given&quot;:&quot;Andrew Olaf&quot;,&quot;parse-names&quot;:false,&quot;dropping-particle&quot;:&quot;&quot;,&quot;non-dropping-particle&quot;:&quot;&quot;},{&quot;family&quot;:&quot;Ramón-Laca&quot;,&quot;given&quot;:&quot;Ana&quot;,&quot;parse-names&quot;:false,&quot;dropping-particle&quot;:&quot;&quot;,&quot;non-dropping-particle&quot;:&quot;&quot;},{&quot;family&quot;:&quot;Wells&quot;,&quot;given&quot;:&quot;Abigail&quot;,&quot;parse-names&quot;:false,&quot;dropping-particle&quot;:&quot;&quot;,&quot;non-dropping-particle&quot;:&quot;&quot;},{&quot;family&quot;:&quot;Clemons&quot;,&quot;given&quot;:&quot;Julia&quot;,&quot;parse-names&quot;:false,&quot;dropping-particle&quot;:&quot;&quot;,&quot;non-dropping-particle&quot;:&quot;&quot;},{&quot;family&quot;:&quot;Chu&quot;,&quot;given&quot;:&quot;Dezhang&quot;,&quot;parse-names&quot;:false,&quot;dropping-particle&quot;:&quot;&quot;,&quot;non-dropping-particle&quot;:&quot;&quot;},{&quot;family&quot;:&quot;Feist&quot;,&quot;given&quot;:&quot;Blake E&quot;,&quot;parse-names&quot;:false,&quot;dropping-particle&quot;:&quot;&quot;,&quot;non-dropping-particle&quot;:&quot;&quot;},{&quot;family&quot;:&quot;Kelly&quot;,&quot;given&quot;:&quot;Ryan P&quot;,&quot;parse-names&quot;:false,&quot;dropping-particle&quot;:&quot;&quot;,&quot;non-dropping-particle&quot;:&quot;&quot;},{&quot;family&quot;:&quot;Parker-Stetter&quot;,&quot;given&quot;:&quot;Sandra L&quot;,&quot;parse-names&quot;:false,&quot;dropping-particle&quot;:&quot;&quot;,&quot;non-dropping-particle&quot;:&quot;&quot;},{&quot;family&quot;:&quot;Thomas&quot;,&quot;given&quot;:&quot;Rebecca&quot;,&quot;parse-names&quot;:false,&quot;dropping-particle&quot;:&quot;&quot;,&quot;non-dropping-particle&quot;:&quot;&quot;},{&quot;family&quot;:&quot;Nichols&quot;,&quot;given&quot;:&quot;Krista M&quot;,&quot;parse-names&quot;:false,&quot;dropping-particle&quot;:&quot;&quot;,&quot;non-dropping-particle&quot;:&quot;&quot;}],&quot;container-title&quot;:&quot;Proceedings of the Royal Society B&quot;,&quot;ISSN&quot;:&quot;0962-8452&quot;,&quot;issued&quot;:{&quot;date-parts&quot;:[[2022]]},&quot;page&quot;:&quot;20212613&quot;,&quot;publisher&quot;:&quot;The Royal Society&quot;,&quot;issue&quot;:&quot;1971&quot;,&quot;volume&quot;:&quot;289&quot;,&quot;container-title-short&quot;:&quot;&quot;},&quot;isTemporary&quot;:false}],&quot;citationTag&quot;:&quot;MENDELEY_CITATION_v3_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&quot;},{&quot;citationID&quot;:&quot;MENDELEY_CITATION_c9f24ada-1b92-45e7-ba81-b8ed2478cce7&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YzlmMjRhZGEtMWI5Mi00NWU3LWJhODEtYjhlZDI0NzhjY2U3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df119563-07b7-42e0-8062-736b21057c7b&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ZGYxMTk1NjMtMDdiNy00MmUwLTgwNjItNzM2YjIxMDU3Yzdi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a35e0582-5016-437c-925b-9a83b0d801f9&quot;,&quot;properties&quot;:{&quot;noteIndex&quot;:0},&quot;isEdited&quot;:false,&quot;manualOverride&quot;:{&quot;isManuallyOverridden&quot;:false,&quot;citeprocText&quot;:&quot;[27]&quot;,&quot;manualOverrideText&quot;:&quot;&quot;},&quot;citationTag&quot;:&quot;MENDELEY_CITATION_v3_eyJjaXRhdGlvbklEIjoiTUVOREVMRVlfQ0lUQVRJT05fYTM1ZTA1ODItNTAxNi00MzdjLTkyNWItOWE4M2IwZDgwMWY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da537f4-b1b9-4ff7-8e8b-3a6585b5f7a8&quot;,&quot;properties&quot;:{&quot;noteIndex&quot;:0},&quot;isEdited&quot;:false,&quot;manualOverride&quot;:{&quot;isManuallyOverridden&quot;:false,&quot;citeprocText&quot;:&quot;[46,47]&quot;,&quot;manualOverrideText&quot;:&quot;&quot;},&quot;citationTag&quot;:&quot;MENDELEY_CITATION_v3_eyJjaXRhdGlvbklEIjoiTUVOREVMRVlfQ0lUQVRJT05fN2RhNTM3ZjQtYjFiOS00ZmY3LThlOGItM2E2NTg1YjVmN2E4IiwicHJvcGVydGllcyI6eyJub3RlSW5kZXgiOjB9LCJpc0VkaXRlZCI6ZmFsc2UsIm1hbnVhbE92ZXJyaWRlIjp7ImlzTWFudWFsbHlPdmVycmlkZGVuIjpmYWxzZSwiY2l0ZXByb2NUZXh0IjoiWzQ2LDQ3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&quot;,&quot;citationItems&quot;:[{&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dbdba36c-3bd9-35d0-ba99-5e4b8bd56306&quot;,&quot;itemData&quot;:{&quot;type&quot;:&quot;article-journal&quot;,&quot;id&quot;:&quot;dbdba36c-3bd9-35d0-ba99-5e4b8bd56306&quot;,&quot;title&quot;:&quot;A statistical model for calibration and computation of detection and quantification limits for low copy number environmental DNA samples&quot;,&quot;author&quot;:[{&quot;family&quot;:&quot;Lesperance&quot;,&quot;given&quot;:&quot;Mary L.&quot;,&quot;parse-names&quot;:false,&quot;dropping-particle&quot;:&quot;&quot;,&quot;non-dropping-particle&quot;:&quot;&quot;},{&quot;family&quot;:&quot;Allison&quot;,&quot;given&quot;:&quot;Michael J.&quot;,&quot;parse-names&quot;:false,&quot;dropping-particle&quot;:&quot;&quot;,&quot;non-dropping-particle&quot;:&quot;&quot;},{&quot;family&quot;:&quot;Bergman&quot;,&quot;given&quot;:&quot;Lauren C.&quot;,&quot;parse-names&quot;:false,&quot;dropping-particle&quot;:&quot;&quot;,&quot;non-dropping-particle&quot;:&quot;&quot;},{&quot;family&quot;:&quot;Hocking&quot;,&quot;given&quot;:&quot;Morgan D.&quot;,&quot;parse-names&quot;:false,&quot;dropping-particle&quot;:&quot;&quot;,&quot;non-dropping-particle&quot;:&quot;&quot;},{&quot;family&quot;:&quot;Helbing&quot;,&quot;given&quot;:&quot;Caren C.&quot;,&quot;parse-names&quot;:false,&quot;dropping-particle&quot;:&quot;&quot;,&quot;non-dropping-particle&quot;:&quot;&quot;}],&quot;container-title&quot;:&quot;Environmental DNA&quot;,&quot;accessed&quot;:{&quot;date-parts&quot;:[[2022,7,28]]},&quot;DOI&quot;:&quot;10.1002/EDN3.220&quot;,&quot;ISSN&quot;:&quot;2637-4943&quot;,&quot;URL&quot;:&quot;https://onlinelibrary.wiley.com/doi/full/10.1002/edn3.220&quot;,&quot;issued&quot;:{&quot;date-parts&quot;:[[2021,9,1]]},&quot;page&quot;:&quot;970-981&quot;,&quot;abstract&quot;:&quot;Environmental DNA (eDNA) has been increasingly utilized by academic, industry, and government groups for environmental monitoring due to its efficiency in regards to both time and cost, as well as non-invasiveness to target organisms, and reduced dependency on trained biologists for sample collection. The methods typically employ quantitative real-time polymerase chain reaction (qPCR) to detect the presence of a given organism's DNA in a sample. Currently, there is a drive to use qPCR data to infer biomass or abundance by quantitating the copy number or concentration of a given target gene fragment in a sample, which is often very dilute. Before eDNA can be fully accepted as an environmental decision-making tool, however, certain aspects of the methods require standardization, including the quantification of target DNA in low copy number samples. Models that are not able to properly make use of data from highly dilute samples are severely hampered in their definitions of the limits of detection and quantification at the lower end of the detection curve. We propose a statistical model for a standard curve that relates the number of qPCR-detected technical replicates to the copy number in the case of low copy number samples. Likelihood methods are used to estimate the parameters of the model and we derive inverse regression estimates together with their standard errors. Limits of copy number detection and quantification, and their confidence intervals are derived using a well-accepted statistical approach thus providing a more broadly applicable and robust method for reporting eDNA abundance into the low copy number range. The method is illustrated using experimental results from multiple laboratories.&quot;,&quot;publisher&quot;:&quot;John Wiley &amp; Sons, Ltd&quot;,&quot;issue&quot;:&quot;5&quot;,&quot;volume&quot;:&quot;3&quot;,&quot;container-title-short&quot;:&quot;&quot;},&quot;isTemporary&quot;:false}]},{&quot;citationID&quot;:&quot;MENDELEY_CITATION_1a5ec98b-9210-44eb-bed9-e23a02b8e7a9&quot;,&quot;properties&quot;:{&quot;noteIndex&quot;:0},&quot;isEdited&quot;:false,&quot;manualOverride&quot;:{&quot;isManuallyOverridden&quot;:false,&quot;citeprocText&quot;:&quot;[46,48,49]&quot;,&quot;manualOverrideText&quot;:&quot;&quot;},&quot;citationTag&quot;:&quot;MENDELEY_CITATION_v3_eyJjaXRhdGlvbklEIjoiTUVOREVMRVlfQ0lUQVRJT05fMWE1ZWM5OGItOTIxMC00NGViLWJlZDktZTIzYTAyYjhlN2E5IiwicHJvcGVydGllcyI6eyJub3RlSW5kZXgiOjB9LCJpc0VkaXRlZCI6ZmFsc2UsIm1hbnVhbE92ZXJyaWRlIjp7ImlzTWFudWFsbHlPdmVycmlkZGVuIjpmYWxzZSwiY2l0ZXByb2NUZXh0IjoiWzQ2LDQ4LDQ5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&quot;,&quot;citationItems&quot;:[{&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7b5d88d4-45bb-3bf7-bf45-901a1c32057e&quot;,&quot;itemData&quot;:{&quot;type&quot;:&quot;book&quot;,&quot;id&quot;:&quot;7b5d88d4-45bb-3bf7-bf45-901a1c32057e&quot;,&quot;title&quot;:&quot;Guidance on the Use of Targeted Environmental DNA (eDNA) Analysis for the Management of Aquatic Invasive Species and Species at Risk&quot;,&quot;author&quot;:[{&quot;family&quot;:&quot;Abbott&quot;,&quot;given&quot;:&quot;C.&quot;,&quot;parse-names&quot;:false,&quot;dropping-particle&quot;:&quot;&quot;,&quot;non-dropping-particle&quot;:&quot;&quot;},{&quot;family&quot;:&quot;Coulson&quot;,&quot;given&quot;:&quot;M.&quot;,&quot;parse-names&quot;:false,&quot;dropping-particle&quot;:&quot;&quot;,&quot;non-dropping-particle&quot;:&quot;&quot;},{&quot;family&quot;:&quot;Gagné&quot;,&quot;given&quot;:&quot;N.&quot;,&quot;parse-names&quot;:false,&quot;dropping-particle&quot;:&quot;&quot;,&quot;non-dropping-particle&quot;:&quot;&quot;},{&quot;family&quot;:&quot;Lacoursière‐Roussel&quot;,&quot;given&quot;:&quot;A.&quot;,&quot;parse-names&quot;:false,&quot;dropping-particle&quot;:&quot;&quot;,&quot;non-dropping-particle&quot;:&quot;&quot;},{&quot;family&quot;:&quot;Parent&quot;,&quot;given&quot;:&quot;G.J.&quot;,&quot;parse-names&quot;:false,&quot;dropping-particle&quot;:&quot;&quot;,&quot;non-dropping-particle&quot;:&quot;&quot;},{&quot;family&quot;:&quot;Bajno&quot;,&quot;given&quot;:&quot;R.&quot;,&quot;parse-names&quot;:false,&quot;dropping-particle&quot;:&quot;&quot;,&quot;non-dropping-particle&quot;:&quot;&quot;},{&quot;family&quot;:&quot;Dietrich&quot;,&quot;given&quot;:&quot;C.&quot;,&quot;parse-names&quot;:false,&quot;dropping-particle&quot;:&quot;&quot;,&quot;non-dropping-particle&quot;:&quot;&quot;},{&quot;family&quot;:&quot;May-McNally&quot;,&quot;given&quot;:&quot;S&quot;,&quot;parse-names&quot;:false,&quot;dropping-particle&quot;:&quot;&quot;,&quot;non-dropping-particle&quot;:&quot;&quot;}],&quot;container-title&quot;:&quot;Canadian Science Advisory Secretariat&quot;,&quot;URL&quot;:&quot;https://escholarship.org/content/qt4ts0c9g8/qt4ts0c9g8_noSplash_e37874707346976a26b1c2022238d2df.pdf%0Ahttps://westernregionalpanel.org/wp-content/uploads/2021/04/Canada_eDNAGuidanceDoc.pdf&quot;,&quot;issued&quot;:{&quot;date-parts&quot;:[[2021]]},&quot;number-of-pages&quot;:&quot;46&quot;,&quot;abstract&quot;:&quot;Analysis of DNA from environmental samples (i.e., environmental DNA or eDNA) is increasingly being used as a non-intrusive, sensitive, and often cost-effective biological monitoring approach, either on its own or to complement other methods. Due to the numerous promising applications of eDNA, there has been significant recent growth in eDNA research and development; however, the complexity and rapid evolution of related methodologies has created challenges for resource managers when deciding how to apply eDNA technologies to inform decision making. This document was prepared in response to a request from Fisheries and Oceans Canada’s Aquatic Invasive Species (AIS) and Species at Risk (SAR) Programs for science advice on eDNA to support decision making on aquatic species and ecosystems. The need for this science advice document also was identified by the National Aquatic Invasive Species Committee (NAISC). This document contains two main components to support AIS and SAR managers: 1) guidance on eDNA that includes definitions and considerations related to eDNA sampling, detection, and analysis for AIS and SAR managers; and 2) a reporting template that identifies reporting requirements for eDNA service providers delivering results to AIS and SAR managers. This document focuses on targeted eDNA approaches that selectively detect the DNA of a single species or taxon, often using quantitative polymerase chain reaction (qPCR). This research document supports the science advice, which is the Department’s first step towards providing national guidance on eDNA by promoting more consistent reporting and communication between eDNA service providers and AIS and SAR managers. We recommend that AIS and SAR managers use the science advisory report, guidance, and reporting template as part of their communication plan for eDNA projects both before a project commences and while interpreting results. Consistent reporting of eDNA results is intended to improve AIS and SAR managers’ confidence in the use of eDNA to support the implementation of federal, provincial, or territorial legislation (e.g., AIS Regulations, Species at Risk Act).&quot;,&quot;publisher&quot;:&quot;Canadian Science Advisory Secretariat (CSAS)&quot;,&quot;issue&quot;:&quot;March&quot;,&quot;volume&quot;:&quot;2021/019&quot;,&quot;container-title-short&quot;:&quot;&quot;},&quot;isTemporary&quot;:false},{&quot;id&quot;:&quot;3652a915-0325-3b74-8c72-1b5e0ce8d0c5&quot;,&quot;itemData&quot;:{&quot;type&quot;:&quot;article-journal&quot;,&quot;id&quot;:&quot;3652a915-0325-3b74-8c72-1b5e0ce8d0c5&quot;,&quot;title&quot;:&quot;Sensitivity and accuracy of high-throughput metabarcoding methods for early detection of invasive fish species&quot;,&quot;author&quot;:[{&quot;family&quot;:&quot;Hatzenbuhler&quot;,&quot;given&quot;:&quot;Chelsea&quot;,&quot;parse-names&quot;:false,&quot;dropping-particle&quot;:&quot;&quot;,&quot;non-dropping-particle&quot;:&quot;&quot;},{&quot;family&quot;:&quot;Kelly&quot;,&quot;given&quot;:&quot;John R&quot;,&quot;parse-names&quot;:false,&quot;dropping-particle&quot;:&quot;&quot;,&quot;non-dropping-particle&quot;:&quot;&quot;},{&quot;family&quot;:&quot;Martinson&quot;,&quot;given&quot;:&quot;John&quot;,&quot;parse-names&quot;:false,&quot;dropping-particle&quot;:&quot;&quot;,&quot;non-dropping-particle&quot;:&quot;&quot;},{&quot;family&quot;:&quot;Okum&quot;,&quot;given&quot;:&quot;Sara&quot;,&quot;parse-names&quot;:false,&quot;dropping-particle&quot;:&quot;&quot;,&quot;non-dropping-particle&quot;:&quot;&quot;},{&quot;family&quot;:&quot;Pilgrim&quot;,&quot;given&quot;:&quot;Erik&quot;,&quot;parse-names&quot;:false,&quot;dropping-particle&quot;:&quot;&quot;,&quot;non-dropping-particle&quot;:&quot;&quot;}],&quot;container-title&quot;:&quot;Scientific reports&quot;,&quot;ISSN&quot;:&quot;2045-2322&quot;,&quot;issued&quot;:{&quot;date-parts&quot;:[[2017]]},&quot;page&quot;:&quot;1-10&quot;,&quot;publisher&quot;:&quot;Nature Publishing Group&quot;,&quot;issue&quot;:&quot;1&quot;,&quot;volume&quot;:&quot;7&quot;,&quot;container-title-short&quot;:&quot;Sci Rep&quot;},&quot;isTemporary&quot;:false}]},{&quot;citationID&quot;:&quot;MENDELEY_CITATION_f8b90ae0-d4f5-4510-a969-32bce48e1b86&quot;,&quot;properties&quot;:{&quot;noteIndex&quot;:0},&quot;isEdited&quot;:false,&quot;manualOverride&quot;:{&quot;isManuallyOverridden&quot;:false,&quot;citeprocText&quot;:&quot;[36,50,51]&quot;,&quot;manualOverrideText&quot;:&quot;&quot;},&quot;citationTag&quot;:&quot;MENDELEY_CITATION_v3_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In0sImlzVGVtcG9yYXJ5IjpmYWxzZX1dfQ==&quot;,&quot;citationItems&quot;:[{&quot;id&quot;:&quot;01bfadde-11ad-3408-9ddd-d1ed8dce4e05&quot;,&quot;itemData&quot;:{&quot;type&quot;:&quot;article-journal&quot;,&quot;id&quot;:&quot;01bfadde-11ad-3408-9ddd-d1ed8dce4e05&quot;,&quot;title&quot;:&quot;The ultimate qPCR experiment: producing publication quality, reproducible data the first time&quot;,&quot;author&quot;:[{&quot;family&quot;:&quot;Taylor&quot;,&quot;given&quot;:&quot;Sean C&quot;,&quot;parse-names&quot;:false,&quot;dropping-particle&quot;:&quot;&quot;,&quot;non-dropping-particle&quot;:&quot;&quot;},{&quot;family&quot;:&quot;Nadeau&quot;,&quot;given&quot;:&quot;Katia&quot;,&quot;parse-names&quot;:false,&quot;dropping-particle&quot;:&quot;&quot;,&quot;non-dropping-particle&quot;:&quot;&quot;},{&quot;family&quot;:&quot;Abbasi&quot;,&quot;given&quot;:&quot;Meysam&quot;,&quot;parse-names&quot;:false,&quot;dropping-particle&quot;:&quot;&quot;,&quot;non-dropping-particle&quot;:&quot;&quot;},{&quot;family&quot;:&quot;Lachance&quot;,&quot;given&quot;:&quot;Claude&quot;,&quot;parse-names&quot;:false,&quot;dropping-particle&quot;:&quot;&quot;,&quot;non-dropping-particle&quot;:&quot;&quot;},{&quot;family&quot;:&quot;Nguyen&quot;,&quot;given&quot;:&quot;Marie&quot;,&quot;parse-names&quot;:false,&quot;dropping-particle&quot;:&quot;&quot;,&quot;non-dropping-particle&quot;:&quot;&quot;},{&quot;family&quot;:&quot;Fenrich&quot;,&quot;given&quot;:&quot;Joshua&quot;,&quot;parse-names&quot;:false,&quot;dropping-particle&quot;:&quot;&quot;,&quot;non-dropping-particle&quot;:&quot;&quot;}],&quot;container-title&quot;:&quot;Trends in Biotechnology&quot;,&quot;ISSN&quot;:&quot;0167-7799&quot;,&quot;issued&quot;:{&quot;date-parts&quot;:[[2019]]},&quot;page&quot;:&quot;761-774&quot;,&quot;publisher&quot;:&quot;Elsevier&quot;,&quot;issue&quot;:&quot;7&quot;,&quot;volume&quot;:&quot;37&quot;,&quot;container-title-short&quot;:&quot;&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id&quot;:&quot;4d1606b6-c755-3940-ad77-57a3bd8c8ae9&quot;,&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quot;},&quot;isTemporary&quot;:false}]},{&quot;citationID&quot;:&quot;MENDELEY_CITATION_f86b2d05-4ad3-4a8d-a567-a7a0ae3f9e0b&quot;,&quot;properties&quot;:{&quot;noteIndex&quot;:0},&quot;isEdited&quot;:false,&quot;manualOverride&quot;:{&quot;isManuallyOverridden&quot;:false,&quot;citeprocText&quot;:&quot;[15,16,34,46]&quot;,&quot;manualOverrideText&quot;:&quot;&quot;},&quot;citationTag&quot;:&quot;MENDELEY_CITATION_v3_eyJjaXRhdGlvbklEIjoiTUVOREVMRVlfQ0lUQVRJT05fZjg2YjJkMDUtNGFkMy00YThkLWE1NjctYTdhMGFlM2Y5ZTBiIiwicHJvcGVydGllcyI6eyJub3RlSW5kZXgiOjB9LCJpc0VkaXRlZCI6ZmFsc2UsIm1hbnVhbE92ZXJyaWRlIjp7ImlzTWFudWFsbHlPdmVycmlkZGVuIjpmYWxzZSwiY2l0ZXByb2NUZXh0IjoiWzE1LDE2LDM0LDQ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V19&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citationID&quot;:&quot;MENDELEY_CITATION_a3827edf-23ec-4a52-86ca-9be8a5b36f86&quot;,&quot;properties&quot;:{&quot;noteIndex&quot;:0},&quot;isEdited&quot;:false,&quot;manualOverride&quot;:{&quot;isManuallyOverridden&quot;:false,&quot;citeprocText&quot;:&quot;[27]&quot;,&quot;manualOverrideText&quot;:&quot;&quot;},&quot;citationTag&quot;:&quot;MENDELEY_CITATION_v3_eyJjaXRhdGlvbklEIjoiTUVOREVMRVlfQ0lUQVRJT05fYTM4MjdlZGYtMjNlYy00YTUyLTg2Y2EtOWJlOGE1YjM2Zjg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369a0ad-d39b-4053-8399-e014cf74c08b&quot;,&quot;properties&quot;:{&quot;noteIndex&quot;:0},&quot;isEdited&quot;:false,&quot;manualOverride&quot;:{&quot;isManuallyOverridden&quot;:false,&quot;citeprocText&quot;:&quot;[10,12,16,24,34,46]&quot;,&quot;manualOverrideText&quot;:&quot;&quot;},&quot;citationTag&quot;:&quot;MENDELEY_CITATION_v3_eyJjaXRhdGlvbklEIjoiTUVOREVMRVlfQ0lUQVRJT05fNzM2OWEwYWQtZDM5Yi00MDUzLTgzOTktZTAxNGNmNzRjMDhiIiwicHJvcGVydGllcyI6eyJub3RlSW5kZXgiOjB9LCJpc0VkaXRlZCI6ZmFsc2UsIm1hbnVhbE92ZXJyaWRlIjp7ImlzTWFudWFsbHlPdmVycmlkZGVuIjpmYWxzZSwiY2l0ZXByb2NUZXh0IjoiWzEwLDEyLDE2LDI0LDM0LDQ2XSIsIm1hbnVhbE92ZXJyaWRlVGV4dCI6IiJ9LCJjaXRhdGlvbkl0ZW1zIjpb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&quot;,&quot;citationItems&quot;:[{&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d7cee649-c58a-3513-a88a-cf173e003f07&quot;,&quot;itemData&quot;:{&quot;type&quot;:&quot;article-journal&quot;,&quot;id&quot;:&quot;d7cee649-c58a-3513-a88a-cf173e003f07&quot;,&quot;title&quot;:&quot;Accounting for technical noise in differential expression analysis of single-cell RNA sequencing data&quot;,&quot;author&quot;:[{&quot;family&quot;:&quot;Jia&quot;,&quot;given&quot;:&quot;Cheng&quot;,&quot;parse-names&quot;:false,&quot;dropping-particle&quot;:&quot;&quot;,&quot;non-dropping-particle&quot;:&quot;&quot;},{&quot;family&quot;:&quot;Hu&quot;,&quot;given&quot;:&quot;Yu&quot;,&quot;parse-names&quot;:false,&quot;dropping-particle&quot;:&quot;&quot;,&quot;non-dropping-particle&quot;:&quot;&quot;},{&quot;family&quot;:&quot;Kelly&quot;,&quot;given&quot;:&quot;Derek&quot;,&quot;parse-names&quot;:false,&quot;dropping-particle&quot;:&quot;&quot;,&quot;non-dropping-particle&quot;:&quot;&quot;},{&quot;family&quot;:&quot;Kim&quot;,&quot;given&quot;:&quot;Junhyong&quot;,&quot;parse-names&quot;:false,&quot;dropping-particle&quot;:&quot;&quot;,&quot;non-dropping-particle&quot;:&quot;&quot;},{&quot;family&quot;:&quot;Li&quot;,&quot;given&quot;:&quot;Mingyao&quot;,&quot;parse-names&quot;:false,&quot;dropping-particle&quot;:&quot;&quot;,&quot;non-dropping-particle&quot;:&quot;&quot;},{&quot;family&quot;:&quot;Zhang&quot;,&quot;given&quot;:&quot;Nancy R&quot;,&quot;parse-names&quot;:false,&quot;dropping-particle&quot;:&quot;&quot;,&quot;non-dropping-particle&quot;:&quot;&quot;}],&quot;container-title&quot;:&quot;Nucleic acids research&quot;,&quot;issued&quot;:{&quot;date-parts&quot;:[[2017]]},&quot;container-title-short&quot;:&quot;Nucleic Acids Res&quot;},&quot;isTemporary&quot;:false}]},{&quot;citationID&quot;:&quot;MENDELEY_CITATION_0d99522f-24ed-4078-8ca3-3669382892cd&quot;,&quot;properties&quot;:{&quot;noteIndex&quot;:0},&quot;isEdited&quot;:false,&quot;manualOverride&quot;:{&quot;isManuallyOverridden&quot;:false,&quot;citeprocText&quot;:&quot;[25–27]&quot;,&quot;manualOverrideText&quot;:&quot;&quot;},&quot;citationTag&quot;:&quot;MENDELEY_CITATION_v3_eyJjaXRhdGlvbklEIjoiTUVOREVMRVlfQ0lUQVRJT05fMGQ5OTUyMmYtMjRlZC00MDc4LThjYTMtMzY2OTM4Mjg5MmNkIiwicHJvcGVydGllcyI6eyJub3RlSW5kZXgiOjB9LCJpc0VkaXRlZCI6ZmFsc2UsIm1hbnVhbE92ZXJyaWRlIjp7ImlzTWFudWFsbHlPdmVycmlkZGVuIjpmYWxzZSwiY2l0ZXByb2NUZXh0IjoiWzI14oCTMjddIiwibWFudWFsT3ZlcnJpZGVUZXh0IjoiIn0sImNpdGF0aW9uSXRlbXMiOlt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3MzIzZWZkMi0zMGJkLTM5NDUtOWU3ZC1jOTliNzc1YmI3NjQi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1dfQ==&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9e1c4994-7c2c-451f-b5ee-f1ffeb0af377&quot;,&quot;properties&quot;:{&quot;noteIndex&quot;:0},&quot;isEdited&quot;:false,&quot;manualOverride&quot;:{&quot;isManuallyOverridden&quot;:false,&quot;citeprocText&quot;:&quot;[16,32,36,37,52]&quot;,&quot;manualOverrideText&quot;:&quot;&quot;},&quot;citationTag&quot;:&quot;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ce79f851-7301-3d39-b657-f0045026ed14&quot;,&quot;itemData&quot;:{&quot;type&quot;:&quot;article-journal&quot;,&quot;id&quot;:&quot;ce79f851-7301-3d39-b657-f0045026ed14&quot;,&quot;title&quot;:&quot;Metabarcoding a diverse arthropod mock community&quot;,&quot;author&quot;:[{&quot;family&quot;:&quot;Braukmann&quot;,&quot;given&quot;:&quot;Thomas W.A.&quot;,&quot;parse-names&quot;:false,&quot;dropping-particle&quot;:&quot;&quot;,&quot;non-dropping-particle&quot;:&quot;&quot;},{&quot;family&quot;:&quot;Ivanova&quot;,&quot;given&quot;:&quot;Natalia&quot;,&quot;parse-names&quot;:false,&quot;dropping-particle&quot;:&quot;v.&quot;,&quot;non-dropping-particle&quot;:&quot;&quot;},{&quot;family&quot;:&quot;Prosser&quot;,&quot;given&quot;:&quot;Sean W.J.&quot;,&quot;parse-names&quot;:false,&quot;dropping-particle&quot;:&quot;&quot;,&quot;non-dropping-particle&quot;:&quot;&quot;},{&quot;family&quot;:&quot;Elbrecht&quot;,&quot;given&quot;:&quot;Vasco&quot;,&quot;parse-names&quot;:false,&quot;dropping-particle&quot;:&quot;&quot;,&quot;non-dropping-particle&quot;:&quot;&quot;},{&quot;family&quot;:&quot;Steinke&quot;,&quot;given&quot;:&quot;Dirk&quot;,&quot;parse-names&quot;:false,&quot;dropping-particle&quot;:&quot;&quot;,&quot;non-dropping-particle&quot;:&quot;&quot;},{&quot;family&quot;:&quot;Ratnasingham&quot;,&quot;given&quot;:&quot;Sujeevan&quot;,&quot;parse-names&quot;:false,&quot;dropping-particle&quot;:&quot;&quot;,&quot;non-dropping-particle&quot;:&quot;&quot;},{&quot;family&quot;:&quot;Waard&quot;,&quot;given&quot;:&quot;Jeremy R.&quot;,&quot;parse-names&quot;:false,&quot;dropping-particle&quot;:&quot;&quot;,&quot;non-dropping-particle&quot;:&quot;de&quot;},{&quot;family&quot;:&quot;Sones&quot;,&quot;given&quot;:&quot;Jayme E.&quot;,&quot;parse-names&quot;:false,&quot;dropping-particle&quot;:&quot;&quot;,&quot;non-dropping-particle&quot;:&quot;&quot;},{&quot;family&quot;:&quot;Zakharov&quot;,&quot;given&quot;:&quot;Evgeny&quot;,&quot;parse-names&quot;:false,&quot;dropping-particle&quot;:&quot;v.&quot;,&quot;non-dropping-particle&quot;:&quot;&quot;},{&quot;family&quot;:&quot;Hebert&quot;,&quot;given&quot;:&quot;Paul D.N.&quot;,&quot;parse-names&quot;:false,&quot;dropping-particle&quot;:&quot;&quot;,&quot;non-dropping-particle&quot;:&quot;&quot;}],&quot;container-title&quot;:&quot;Molecular Ecology Resources&quot;,&quot;accessed&quot;:{&quot;date-parts&quot;:[[2022,7,28]]},&quot;DOI&quot;:&quot;10.1111/1755-0998.13008&quot;,&quot;ISSN&quot;:&quot;1755-0998&quot;,&quot;PMID&quot;:&quot;30779309&quot;,&quot;URL&quot;:&quot;https://onlinelibrary.wiley.com/doi/full/10.1111/1755-0998.13008&quot;,&quot;issued&quot;:{&quot;date-parts&quot;:[[2019,5,1]]},&quot;page&quot;:&quot;711-727&quot;,&quot;abstract&quot;:&quot;Although DNA metabarcoding is an attractive approach for monitoring biodiversity, it is often difficult to detect all the species present in a bulk sample. In particular, sequence recovery for a given species depends on its biomass and mitome copy number as well as the primer set employed for PCR. To examine these variables, we constructed a mock community of terrestrial arthropods comprised of 374 species. We used this community to examine how species recovery was impacted when amplicon pools were constructed in four ways. The first two protocols involved the construction of bulk DNA extracts from different body segments (Bulk Abdomen, Bulk Leg). The other protocols involved the production of DNA extracts from single legs which were then merged prior to PCR (Composite Leg) or PCR-amplified separately (Single Leg) and then pooled. The amplicons generated by these four treatments were then sequenced on three platforms (Illumina MiSeq, Ion Torrent PGM and Ion Torrent S5). The choice of sequencing platform did not substantially influence species recovery, although the Miseq delivered the highest sequence quality. As expected, species recovery was most efficient from the Single Leg treatment because amplicon abundance varied little among taxa. Among the three treatments where PCR occurred after pooling, the Bulk Abdomen treatment produced a more uniform read abundance than the Bulk Leg or Composite Leg treatment. Primer choice also influenced species recovery and evenness. Our results reveal how variation in protocols can have substantial impacts on perceived diversity unless sequencing coverage is sufficient to reach an asymptote.&quot;,&quot;publisher&quot;:&quot;John Wiley &amp; Sons, Ltd&quot;,&quot;issue&quot;:&quot;3&quot;,&quot;volume&quot;:&quot;19&quot;,&quot;container-title-short&quot;:&quot;&quot;},&quot;isTemporary&quot;:false},{&quot;id&quot;:&quot;483e4e33-0134-31b8-9cfe-fc4d2737c59a&quot;,&quot;itemData&quot;:{&quot;type&quot;:&quot;article-journal&quot;,&quot;id&quot;:&quot;483e4e33-0134-31b8-9cfe-fc4d2737c59a&quot;,&quot;title&quot;:&quot;Systematic improvement of amplicon marker gene methods for increased accuracy in microbiome studies&quot;,&quot;author&quot;:[{&quot;family&quot;:&quot;Gohl&quot;,&quot;given&quot;:&quot;Daryl M&quot;,&quot;parse-names&quot;:false,&quot;dropping-particle&quot;:&quot;&quot;,&quot;non-dropping-particle&quot;:&quot;&quot;},{&quot;family&quot;:&quot;Vangay&quot;,&quot;given&quot;:&quot;Pajau&quot;,&quot;parse-names&quot;:false,&quot;dropping-particle&quot;:&quot;&quot;,&quot;non-dropping-particle&quot;:&quot;&quot;},{&quot;family&quot;:&quot;Garbe&quot;,&quot;given&quot;:&quot;John&quot;,&quot;parse-names&quot;:false,&quot;dropping-particle&quot;:&quot;&quot;,&quot;non-dropping-particle&quot;:&quot;&quot;},{&quot;family&quot;:&quot;MacLean&quot;,&quot;given&quot;:&quot;Allison&quot;,&quot;parse-names&quot;:false,&quot;dropping-particle&quot;:&quot;&quot;,&quot;non-dropping-particle&quot;:&quot;&quot;},{&quot;family&quot;:&quot;Hauge&quot;,&quot;given&quot;:&quot;Adam&quot;,&quot;parse-names&quot;:false,&quot;dropping-particle&quot;:&quot;&quot;,&quot;non-dropping-particle&quot;:&quot;&quot;},{&quot;family&quot;:&quot;Becker&quot;,&quot;given&quot;:&quot;Aaron&quot;,&quot;parse-names&quot;:false,&quot;dropping-particle&quot;:&quot;&quot;,&quot;non-dropping-particle&quot;:&quot;&quot;},{&quot;family&quot;:&quot;Gould&quot;,&quot;given&quot;:&quot;Trevor J&quot;,&quot;parse-names&quot;:false,&quot;dropping-particle&quot;:&quot;&quot;,&quot;non-dropping-particle&quot;:&quot;&quot;},{&quot;family&quot;:&quot;Clayton&quot;,&quot;given&quot;:&quot;Jonathan B&quot;,&quot;parse-names&quot;:false,&quot;dropping-particle&quot;:&quot;&quot;,&quot;non-dropping-particle&quot;:&quot;&quot;},{&quot;family&quot;:&quot;Johnson&quot;,&quot;given&quot;:&quot;Timothy J&quot;,&quot;parse-names&quot;:false,&quot;dropping-particle&quot;:&quot;&quot;,&quot;non-dropping-particle&quot;:&quot;&quot;},{&quot;family&quot;:&quot;Hunter&quot;,&quot;given&quot;:&quot;Ryan&quot;,&quot;parse-names&quot;:false,&quot;dropping-particle&quot;:&quot;&quot;,&quot;non-dropping-particle&quot;:&quot;&quot;}],&quot;container-title&quot;:&quot;Nature biotechnology&quot;,&quot;ISSN&quot;:&quot;1546-1696&quot;,&quot;issued&quot;:{&quot;date-parts&quot;:[[2016]]},&quot;page&quot;:&quot;942-949&quot;,&quot;publisher&quot;:&quot;Nature Publishing Group&quot;,&quot;issue&quot;:&quot;9&quot;,&quot;volume&quot;:&quot;34&quot;,&quot;container-title-short&quot;:&quot;Nat Biotechnol&quot;},&quot;isTemporary&quot;:false},{&quot;id&quot;:&quot;5b381ce3-747c-332a-9853-c112011d6133&quot;,&quot;itemData&quot;:{&quot;type&quot;:&quot;article-journal&quot;,&quot;id&quot;:&quot;5b381ce3-747c-332a-9853-c112011d6133&quot;,&quot;title&quot;:&quot;Environmental DNA metabarcoding of lake fish communities reflects long-term data from established survey methods&quot;,&quot;author&quot;:[{&quot;family&quot;:&quot;Hänfling&quot;,&quot;given&quot;:&quot;Bernd&quot;,&quot;parse-names&quot;:false,&quot;dropping-particle&quot;:&quot;&quot;,&quot;non-dropping-particle&quot;:&quot;&quot;},{&quot;family&quot;:&quot;Handley&quot;,&quot;given&quot;:&quot;Lori Lawson&quot;,&quot;parse-names&quot;:false,&quot;dropping-particle&quot;:&quot;&quot;,&quot;non-dropping-particle&quot;:&quot;&quot;},{&quot;family&quot;:&quot;Read&quot;,&quot;given&quot;:&quot;Daniel S.&quot;,&quot;parse-names&quot;:false,&quot;dropping-particle&quot;:&quot;&quot;,&quot;non-dropping-particle&quot;:&quot;&quot;},{&quot;family&quot;:&quot;Hahn&quot;,&quot;given&quot;:&quot;Christoph&quot;,&quot;parse-names&quot;:false,&quot;dropping-particle&quot;:&quot;&quot;,&quot;non-dropping-particle&quot;:&quot;&quot;},{&quot;family&quot;:&quot;Li&quot;,&quot;given&quot;:&quot;Jianlong&quot;,&quot;parse-names&quot;:false,&quot;dropping-particle&quot;:&quot;&quot;,&quot;non-dropping-particle&quot;:&quot;&quot;},{&quot;family&quot;:&quot;Nichols&quot;,&quot;given&quot;:&quot;Paul&quot;,&quot;parse-names&quot;:false,&quot;dropping-particle&quot;:&quot;&quot;,&quot;non-dropping-particle&quot;:&quot;&quot;},{&quot;family&quot;:&quot;Blackman&quot;,&quot;given&quot;:&quot;Rosetta C.&quot;,&quot;parse-names&quot;:false,&quot;dropping-particle&quot;:&quot;&quot;,&quot;non-dropping-particle&quot;:&quot;&quot;},{&quot;family&quot;:&quot;Oliver&quot;,&quot;given&quot;:&quot;Anna&quot;,&quot;parse-names&quot;:false,&quot;dropping-particle&quot;:&quot;&quot;,&quot;non-dropping-particle&quot;:&quot;&quot;},{&quot;family&quot;:&quot;Winfield&quot;,&quot;given&quot;:&quot;Ian J.&quot;,&quot;parse-names&quot;:false,&quot;dropping-particle&quot;:&quot;&quot;,&quot;non-dropping-particle&quot;:&quot;&quot;}],&quot;container-title&quot;:&quot;Molecular Ecology&quot;,&quot;DOI&quot;:&quot;10.1111/mec.13660&quot;,&quot;ISSN&quot;:&quot;1365294X&quot;,&quot;PMID&quot;:&quot;27095076&quot;,&quot;issued&quot;:{&quot;date-parts&quot;:[[2016]]},&quot;page&quot;:&quot;3101-3119&quot;,&quot;abstract&quot;:&quot;Organisms continuously release DNA into their environments via shed cells, excreta, gametes and decaying material. Analysis of this ‘environmental DNA’ (eDNA) is revolutionizing biodiversity monitoring. eDNA outperforms many established survey methods for targeted detection of single species, but few studies have investigated how well eDNA reflects whole communities of organisms in natural environments. We investigated whether eDNA can recover accurate qualitative and quantitative information about fish communities in large lakes, by comparison to the most comprehensive long-term gill-net data set available in the UK. Seventy-eight 2L water samples were collected along depth profile transects, gill-net sites and from the shoreline in three large, deep lakes (Windermere, Bassenthwaite Lake and Derwent Water) in the English Lake District. Water samples were assayed by eDNA metabarcoding of the mitochondrial 12S and cytochrome b regions. Fourteen of the 16 species historically recorded in Windermere were detected using eDNA, compared to four species in the most recent gill-net survey, demonstrating eDNA is extremely sensitive for detecting species. A key question for biodiversity monitoring is whether eDNA can accurately estimate abundance. To test this, we used the number of sequence reads per species and the proportion of sampling sites in which a species was detected with eDNA (i.e. site occupancy) as proxies for abundance. eDNA abundance data consistently correlated with rank abundance estimates from established surveys. These results demonstrate that eDNA metabarcoding can describe fish communities in large lakes, both qualitatively and quantitatively, and has great potential as a complementary tool to established monitoring methods.&quot;,&quot;publisher&quot;:&quot;Wiley Online Library&quot;,&quot;issue&quot;:&quot;13&quot;,&quot;volume&quot;:&quot;25&quot;,&quot;container-title-short&quot;:&quot;&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b1d9a333-3498-47ce-af5f-9a6857e1221c&quot;,&quot;properties&quot;:{&quot;noteIndex&quot;:0},&quot;isEdited&quot;:false,&quot;manualOverride&quot;:{&quot;isManuallyOverridden&quot;:false,&quot;citeprocText&quot;:&quot;[27]&quot;,&quot;manualOverrideText&quot;:&quot;&quot;},&quot;citationTag&quot;:&quot;MENDELEY_CITATION_v3_eyJjaXRhdGlvbklEIjoiTUVOREVMRVlfQ0lUQVRJT05fYjFkOWEzMzMtMzQ5OC00N2NlLWFmNWYtOWE2ODU3ZTEyMjF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83d75a07-b580-419a-b234-e268e0ace064&quot;,&quot;properties&quot;:{&quot;noteIndex&quot;:0},&quot;isEdited&quot;:false,&quot;manualOverride&quot;:{&quot;isManuallyOverridden&quot;:false,&quot;citeprocText&quot;:&quot;[53–59]&quot;,&quot;manualOverrideText&quot;:&quot;&quot;},&quot;citationTag&quot;:&quot;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&quot;,&quot;citationItems&quot;:[{&quot;id&quot;:&quot;818ff398-413d-3c87-aa18-6180c976dd3d&quot;,&quot;itemData&quot;:{&quot;type&quot;:&quot;article-journal&quot;,&quot;id&quot;:&quot;818ff398-413d-3c87-aa18-6180c976dd3d&quot;,&quot;title&quot;:&quot;Environmental DNA size sorting and degradation experiment indicates the state of Daphnia magna mitochondrial and nuclear eDNA is subcellular&quot;,&quot;author&quot;:[{&quot;family&quot;:&quot;Moushomi&quot;,&quot;given&quot;:&quot;Rashnat&quot;,&quot;parse-names&quot;:false,&quot;dropping-particle&quot;:&quot;&quot;,&quot;non-dropping-particle&quot;:&quot;&quot;},{&quot;family&quot;:&quot;Wilgar&quot;,&quot;given&quot;:&quot;Gregory&quot;,&quot;parse-names&quot;:false,&quot;dropping-particle&quot;:&quot;&quot;,&quot;non-dropping-particle&quot;:&quot;&quot;},{&quot;family&quot;:&quot;Carvalho&quot;,&quot;given&quot;:&quot;Gary&quot;,&quot;parse-names&quot;:false,&quot;dropping-particle&quot;:&quot;&quot;,&quot;non-dropping-particle&quot;:&quot;&quot;},{&quot;family&quot;:&quot;Creer&quot;,&quot;given&quot;:&quot;Simon&quot;,&quot;parse-names&quot;:false,&quot;dropping-particle&quot;:&quot;&quot;,&quot;non-dropping-particle&quot;:&quot;&quot;},{&quot;family&quot;:&quot;Seymour&quot;,&quot;given&quot;:&quot;Mathew&quot;,&quot;parse-names&quot;:false,&quot;dropping-particle&quot;:&quot;&quot;,&quot;non-dropping-particle&quot;:&quot;&quot;}],&quot;container-title&quot;:&quot;Scientific reports&quot;,&quot;ISSN&quot;:&quot;2045-2322&quot;,&quot;issued&quot;:{&quot;date-parts&quot;:[[2019]]},&quot;page&quot;:&quot;1-9&quot;,&quot;publisher&quot;:&quot;Nature Publishing Group&quot;,&quot;issue&quot;:&quot;1&quot;,&quot;volume&quot;:&quot;9&quot;,&quot;container-title-short&quot;:&quot;Sci Rep&quot;},&quot;isTemporary&quot;:false},{&quot;id&quot;:&quot;c9b81cc5-f59b-3305-a6b6-fa4ddb382059&quot;,&quot;itemData&quot;:{&quot;type&quot;:&quot;article-journal&quot;,&quot;id&quot;:&quot;c9b81cc5-f59b-3305-a6b6-fa4ddb382059&quot;,&quot;title&quot;:&quot;Universal and blocking primer mismatches limit the use of high‐throughput DNA sequencing for the quantitative metabarcoding of arthropods&quot;,&quot;author&quot;:[{&quot;family&quot;:&quot;Piñol&quot;,&quot;given&quot;:&quot;Josep&quot;,&quot;parse-names&quot;:false,&quot;dropping-particle&quot;:&quot;&quot;,&quot;non-dropping-particle&quot;:&quot;&quot;},{&quot;family&quot;:&quot;Mir&quot;,&quot;given&quot;:&quot;Gisela&quot;,&quot;parse-names&quot;:false,&quot;dropping-particle&quot;:&quot;&quot;,&quot;non-dropping-particle&quot;:&quot;&quot;},{&quot;family&quot;:&quot;Gomez‐Polo&quot;,&quot;given&quot;:&quot;PRISCILA&quot;,&quot;parse-names&quot;:false,&quot;dropping-particle&quot;:&quot;&quot;,&quot;non-dropping-particle&quot;:&quot;&quot;},{&quot;family&quot;:&quot;Agustí&quot;,&quot;given&quot;:&quot;N&quot;,&quot;parse-names&quot;:false,&quot;dropping-particle&quot;:&quot;&quot;,&quot;non-dropping-particle&quot;:&quot;&quot;}],&quot;container-title&quot;:&quot;Molecular ecology resources&quot;,&quot;ISSN&quot;:&quot;1755-098X&quot;,&quot;issued&quot;:{&quot;date-parts&quot;:[[2015]]},&quot;page&quot;:&quot;819-830&quot;,&quot;publisher&quot;:&quot;Wiley Online Library&quot;,&quot;issue&quot;:&quot;4&quot;,&quot;volume&quot;:&quot;15&quot;,&quot;container-title-short&quot;:&quot;Mol Ecol Resour&quot;},&quot;isTemporary&quot;:false},{&quot;id&quot;:&quot;faa1a151-a73b-3faa-88fd-49c8e5e9750a&quot;,&quot;itemData&quot;:{&quot;type&quot;:&quot;article-journal&quot;,&quot;id&quot;:&quot;faa1a151-a73b-3faa-88fd-49c8e5e9750a&quot;,&quot;title&quot;:&quot;Effect of primer mismatch, annealing temperature and PCR cycle number on 16S rRNA gene-targetting bacterial community analysis&quot;,&quot;author&quot;:[{&quot;family&quot;:&quot;Sipos&quot;,&quot;given&quot;:&quot;Rita&quot;,&quot;parse-names&quot;:false,&quot;dropping-particle&quot;:&quot;&quot;,&quot;non-dropping-particle&quot;:&quot;&quot;},{&quot;family&quot;:&quot;Székely&quot;,&quot;given&quot;:&quot;Anna J&quot;,&quot;parse-names&quot;:false,&quot;dropping-particle&quot;:&quot;&quot;,&quot;non-dropping-particle&quot;:&quot;&quot;},{&quot;family&quot;:&quot;Palatinszky&quot;,&quot;given&quot;:&quot;Márton&quot;,&quot;parse-names&quot;:false,&quot;dropping-particle&quot;:&quot;&quot;,&quot;non-dropping-particle&quot;:&quot;&quot;},{&quot;family&quot;:&quot;Révész&quot;,&quot;given&quot;:&quot;Sára&quot;,&quot;parse-names&quot;:false,&quot;dropping-particle&quot;:&quot;&quot;,&quot;non-dropping-particle&quot;:&quot;&quot;},{&quot;family&quot;:&quot;Márialigeti&quot;,&quot;given&quot;:&quot;Károly&quot;,&quot;parse-names&quot;:false,&quot;dropping-particle&quot;:&quot;&quot;,&quot;non-dropping-particle&quot;:&quot;&quot;},{&quot;family&quot;:&quot;Nikolausz&quot;,&quot;given&quot;:&quot;Marcell&quot;,&quot;parse-names&quot;:false,&quot;dropping-particle&quot;:&quot;&quot;,&quot;non-dropping-particle&quot;:&quot;&quot;}],&quot;container-title&quot;:&quot;FEMS microbiology ecology&quot;,&quot;ISSN&quot;:&quot;1574-6941&quot;,&quot;issued&quot;:{&quot;date-parts&quot;:[[2007]]},&quot;page&quot;:&quot;341-350&quot;,&quot;publisher&quot;:&quot;Blackwell Publishing Ltd Oxford, UK&quot;,&quot;issue&quot;:&quot;2&quot;,&quot;volume&quot;:&quot;60&quot;,&quot;container-title-short&quot;:&quot;FEMS Microbiol Ecol&quot;},&quot;isTemporary&quot;:false},{&quot;id&quot;:&quot;e867a691-3775-39f9-90f1-15040570e7ef&quot;,&quot;itemData&quot;:{&quot;type&quot;:&quot;article-journal&quot;,&quot;id&quot;:&quot;e867a691-3775-39f9-90f1-15040570e7ef&quot;,&quot;title&quot;:&quot;Primer-BLAST: a tool to design target-specific primers for polymerase chain reaction&quot;,&quot;author&quot;:[{&quot;family&quot;:&quot;Ye&quot;,&quot;given&quot;:&quot;Jian&quot;,&quot;parse-names&quot;:false,&quot;dropping-particle&quot;:&quot;&quot;,&quot;non-dropping-particle&quot;:&quot;&quot;},{&quot;family&quot;:&quot;Coulouris&quot;,&quot;given&quot;:&quot;George&quot;,&quot;parse-names&quot;:false,&quot;dropping-particle&quot;:&quot;&quot;,&quot;non-dropping-particle&quot;:&quot;&quot;},{&quot;family&quot;:&quot;Zaretskaya&quot;,&quot;given&quot;:&quot;Irena&quot;,&quot;parse-names&quot;:false,&quot;dropping-particle&quot;:&quot;&quot;,&quot;non-dropping-particle&quot;:&quot;&quot;},{&quot;family&quot;:&quot;Cutcutache&quot;,&quot;given&quot;:&quot;Ioana&quot;,&quot;parse-names&quot;:false,&quot;dropping-particle&quot;:&quot;&quot;,&quot;non-dropping-particle&quot;:&quot;&quot;},{&quot;family&quot;:&quot;Rozen&quot;,&quot;given&quot;:&quot;Steve&quot;,&quot;parse-names&quot;:false,&quot;dropping-particle&quot;:&quot;&quot;,&quot;non-dropping-particle&quot;:&quot;&quot;},{&quot;family&quot;:&quot;Madden&quot;,&quot;given&quot;:&quot;Thomas L&quot;,&quot;parse-names&quot;:false,&quot;dropping-particle&quot;:&quot;&quot;,&quot;non-dropping-particle&quot;:&quot;&quot;}],&quot;container-title&quot;:&quot;BMC bioinformatics&quot;,&quot;ISSN&quot;:&quot;1471-2105&quot;,&quot;issued&quot;:{&quot;date-parts&quot;:[[2012]]},&quot;page&quot;:&quot;1-11&quot;,&quot;publisher&quot;:&quot;Springer&quot;,&quot;issue&quot;:&quot;1&quot;,&quot;volume&quot;:&quot;13&quot;,&quot;container-title-short&quot;:&quot;BMC Bioinformatics&quot;},&quot;isTemporary&quot;:false},{&quot;id&quot;:&quot;c506d6f7-4168-321a-a2c1-db8406438565&quot;,&quot;itemData&quot;:{&quot;type&quot;:&quot;article-journal&quot;,&quot;id&quot;:&quot;c506d6f7-4168-321a-a2c1-db8406438565&quot;,&quot;title&quot;:&quot;ecoPrimers: inference of new DNA barcode markers from whole genome sequence analysis&quot;,&quot;author&quot;:[{&quot;family&quot;:&quot;Riaz&quot;,&quot;given&quot;:&quot;Tiayyba&quot;,&quot;parse-names&quot;:false,&quot;dropping-particle&quot;:&quot;&quot;,&quot;non-dropping-particle&quot;:&quot;&quot;},{&quot;family&quot;:&quot;Shehzad&quot;,&quot;given&quot;:&quot;Wasim&quot;,&quot;parse-names&quot;:false,&quot;dropping-particle&quot;:&quot;&quot;,&quot;non-dropping-particle&quot;:&quot;&quot;},{&quot;family&quot;:&quot;Viari&quot;,&quot;given&quot;:&quot;Alain&quot;,&quot;parse-names&quot;:false,&quot;dropping-particle&quot;:&quot;&quot;,&quot;non-dropping-particle&quot;:&quot;&quot;},{&quot;family&quot;:&quot;Pompanon&quot;,&quot;given&quot;:&quot;François&quot;,&quot;parse-names&quot;:false,&quot;dropping-particle&quot;:&quot;&quot;,&quot;non-dropping-particle&quot;:&quot;&quot;},{&quot;family&quot;:&quot;Taberlet&quot;,&quot;given&quot;:&quot;Pierre&quot;,&quot;parse-names&quot;:false,&quot;dropping-particle&quot;:&quot;&quot;,&quot;non-dropping-particle&quot;:&quot;&quot;},{&quot;family&quot;:&quot;Coissac&quot;,&quot;given&quot;:&quot;Eric&quot;,&quot;parse-names&quot;:false,&quot;dropping-particle&quot;:&quot;&quot;,&quot;non-dropping-particle&quot;:&quot;&quot;}],&quot;container-title&quot;:&quot;Nucleic acids research&quot;,&quot;ISSN&quot;:&quot;1362-4962&quot;,&quot;issued&quot;:{&quot;date-parts&quot;:[[2011]]},&quot;page&quot;:&quot;e145-e145&quot;,&quot;publisher&quot;:&quot;Oxford University Press&quot;,&quot;issue&quot;:&quot;21&quot;,&quot;volume&quot;:&quot;39&quot;,&quot;container-title-short&quot;:&quot;Nucleic Acids Res&quot;},&quot;isTemporary&quot;:false},{&quot;id&quot;:&quot;a40d6b4d-7a78-3ceb-b4c2-0e10d17b9568&quot;,&quot;itemData&quot;:{&quot;type&quot;:&quot;article-journal&quot;,&quot;id&quot;:&quot;a40d6b4d-7a78-3ceb-b4c2-0e10d17b9568&quot;,&quot;title&quot;:&quot;PCR inhibition in qPCR, dPCR and MPS—mechanisms and solutions&quot;,&quot;author&quot;:[{&quot;family&quot;:&quot;Sidstedt&quot;,&quot;given&quot;:&quot;Maja&quot;,&quot;parse-names&quot;:false,&quot;dropping-particle&quot;:&quot;&quot;,&quot;non-dropping-particle&quot;:&quot;&quot;},{&quot;family&quot;:&quot;Rådström&quot;,&quot;given&quot;:&quot;Peter&quot;,&quot;parse-names&quot;:false,&quot;dropping-particle&quot;:&quot;&quot;,&quot;non-dropping-particle&quot;:&quot;&quot;},{&quot;family&quot;:&quot;Hedman&quot;,&quot;given&quot;:&quot;Johannes&quot;,&quot;parse-names&quot;:false,&quot;dropping-particle&quot;:&quot;&quot;,&quot;non-dropping-particle&quot;:&quot;&quot;}],&quot;container-title&quot;:&quot;Analytical and bioanalytical chemistry&quot;,&quot;ISSN&quot;:&quot;1618-2650&quot;,&quot;issued&quot;:{&quot;date-parts&quot;:[[2020]]},&quot;page&quot;:&quot;2009-2023&quot;,&quot;publisher&quot;:&quot;Springer&quot;,&quot;issue&quot;:&quot;9&quot;,&quot;volume&quot;:&quot;412&quot;,&quot;container-title-short&quot;:&quot;Anal Bioanal Chem&quot;},&quot;isTemporary&quot;:false},{&quot;id&quot;:&quot;557e2cc7-2abe-3efd-87b5-2c1c764f4f6d&quot;,&quot;itemData&quot;:{&quot;type&quot;:&quot;article-journal&quot;,&quot;id&quot;:&quot;557e2cc7-2abe-3efd-87b5-2c1c764f4f6d&quot;,&quot;title&quot;:&quot;Sample richness and genetic diversity as drivers of chimera formation in nSSU metagenetic analyses&quot;,&quot;author&quot;:[{&quot;family&quot;:&quot;Fonseca&quot;,&quot;given&quot;:&quot;V G&quot;,&quot;parse-names&quot;:false,&quot;dropping-particle&quot;:&quot;&quot;,&quot;non-dropping-particle&quot;:&quot;&quot;},{&quot;family&quot;:&quot;Nichols&quot;,&quot;given&quot;:&quot;B&quot;,&quot;parse-names&quot;:false,&quot;dropping-particle&quot;:&quot;&quot;,&quot;non-dropping-particle&quot;:&quot;&quot;},{&quot;family&quot;:&quot;Lallias&quot;,&quot;given&quot;:&quot;Delphine&quot;,&quot;parse-names&quot;:false,&quot;dropping-particle&quot;:&quot;&quot;,&quot;non-dropping-particle&quot;:&quot;&quot;},{&quot;family&quot;:&quot;Quince&quot;,&quot;given&quot;:&quot;C&quot;,&quot;parse-names&quot;:false,&quot;dropping-particle&quot;:&quot;&quot;,&quot;non-dropping-particle&quot;:&quot;&quot;},{&quot;family&quot;:&quot;Carvalho&quot;,&quot;given&quot;:&quot;G R&quot;,&quot;parse-names&quot;:false,&quot;dropping-particle&quot;:&quot;&quot;,&quot;non-dropping-particle&quot;:&quot;&quot;},{&quot;family&quot;:&quot;Power&quot;,&quot;given&quot;:&quot;D M&quot;,&quot;parse-names&quot;:false,&quot;dropping-particle&quot;:&quot;&quot;,&quot;non-dropping-particle&quot;:&quot;&quot;},{&quot;family&quot;:&quot;Creer&quot;,&quot;given&quot;:&quot;S&quot;,&quot;parse-names&quot;:false,&quot;dropping-particle&quot;:&quot;&quot;,&quot;non-dropping-particle&quot;:&quot;&quot;}],&quot;container-title&quot;:&quot;Nucleic acids research&quot;,&quot;ISSN&quot;:&quot;1362-4962&quot;,&quot;issued&quot;:{&quot;date-parts&quot;:[[2012]]},&quot;page&quot;:&quot;e66-e66&quot;,&quot;publisher&quot;:&quot;Oxford University Press&quot;,&quot;issue&quot;:&quot;9&quot;,&quot;volume&quot;:&quot;40&quot;,&quot;container-title-short&quot;:&quot;Nucleic Acids Res&quot;},&quot;isTemporary&quot;:false}]},{&quot;citationID&quot;:&quot;MENDELEY_CITATION_85cc8e3f-064d-48c8-8213-da8f07e03aea&quot;,&quot;properties&quot;:{&quot;noteIndex&quot;:0},&quot;isEdited&quot;:false,&quot;manualOverride&quot;:{&quot;isManuallyOverridden&quot;:false,&quot;citeprocText&quot;:&quot;[60,61]&quot;,&quot;manualOverrideText&quot;:&quot;&quot;},&quot;citationTag&quot;:&quot;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&quot;,&quot;citationItems&quot;:[{&quot;id&quot;:&quot;259ae6be-a81d-35e7-9f49-2f4a4bc1051a&quot;,&quot;itemData&quot;:{&quot;type&quot;:&quot;article-journal&quot;,&quot;id&quot;:&quot;259ae6be-a81d-35e7-9f49-2f4a4bc1051a&quot;,&quot;title&quot;:&quot;MiFish metabarcoding: a high-throughput approach for simultaneous detection of multiple fish species from environmental DNA and other samples&quot;,&quot;author&quot;:[{&quot;family&quot;:&quot;Miya&quot;,&quot;given&quot;:&quot;Masaki&quot;,&quot;parse-names&quot;:false,&quot;dropping-particle&quot;:&quot;&quot;,&quot;non-dropping-particle&quot;:&quot;&quot;},{&quot;family&quot;:&quot;Gotoh&quot;,&quot;given&quot;:&quot;Ryo O.&quot;,&quot;parse-names&quot;:false,&quot;dropping-particle&quot;:&quot;&quot;,&quot;non-dropping-particle&quot;:&quot;&quot;},{&quot;family&quot;:&quot;Sado&quot;,&quot;given&quot;:&quot;Tetsuya&quot;,&quot;parse-names&quot;:false,&quot;dropping-particle&quot;:&quot;&quot;,&quot;non-dropping-particle&quot;:&quot;&quot;}],&quot;container-title&quot;:&quot;Fisheries Science&quot;,&quot;DOI&quot;:&quot;10.1007/s12562-020-01461-x&quot;,&quot;ISSN&quot;:&quot;14442906&quot;,&quot;issued&quot;:{&quot;date-parts&quot;:[[2020]]},&quot;page&quot;:&quot;939-970&quot;,&quot;abstract&quot;:&quo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quot;,&quot;publisher&quot;:&quot;Springer&quot;,&quot;issue&quot;:&quot;6&quot;,&quot;volume&quot;:&quot;86&quot;,&quot;container-title-short&quot;:&quot;&quot;},&quot;isTemporary&quot;:false},{&quot;id&quot;:&quot;7144557f-d78c-39f3-9d63-744ca7ebc6be&quot;,&quot;itemData&quot;:{&quot;type&quot;:&quot;article-journal&quot;,&quot;id&quot;:&quot;7144557f-d78c-39f3-9d63-744ca7ebc6be&quot;,&quot;title&quot;:&quot;A new versatile primer set targeting a short fragment of the mitochondrial COI region for metabarcoding metazoan diversity: Application for characterizing coral reef fish gut contents&quot;,&quot;author&quot;:[{&quot;family&quot;:&quot;Leray&quot;,&quot;given&quot;:&quot;Matthieu&quot;,&quot;parse-names&quot;:false,&quot;dropping-particle&quot;:&quot;&quot;,&quot;non-dropping-particle&quot;:&quot;&quot;},{&quot;family&quot;:&quot;Yang&quot;,&quot;given&quot;:&quot;Joy Y.&quot;,&quot;parse-names&quot;:false,&quot;dropping-particle&quot;:&quot;&quot;,&quot;non-dropping-particle&quot;:&quot;&quot;},{&quot;family&quot;:&quot;Meyer&quot;,&quot;given&quot;:&quot;Christopher P.&quot;,&quot;parse-names&quot;:false,&quot;dropping-particle&quot;:&quot;&quot;,&quot;non-dropping-particle&quot;:&quot;&quot;},{&quot;family&quot;:&quot;Mills&quot;,&quot;given&quot;:&quot;Suzanne C.&quot;,&quot;parse-names&quot;:false,&quot;dropping-particle&quot;:&quot;&quot;,&quot;non-dropping-particle&quot;:&quot;&quot;},{&quot;family&quot;:&quot;Agudelo&quot;,&quot;given&quot;:&quot;Natalia&quot;,&quot;parse-names&quot;:false,&quot;dropping-particle&quot;:&quot;&quot;,&quot;non-dropping-particle&quot;:&quot;&quot;},{&quot;family&quot;:&quot;Ranwez&quot;,&quot;given&quot;:&quot;Vincent&quot;,&quot;parse-names&quot;:false,&quot;dropping-particle&quot;:&quot;&quot;,&quot;non-dropping-particle&quot;:&quot;&quot;},{&quot;family&quot;:&quot;Boehm&quot;,&quot;given&quot;:&quot;Joel T.&quot;,&quot;parse-names&quot;:false,&quot;dropping-particle&quot;:&quot;&quot;,&quot;non-dropping-particle&quot;:&quot;&quot;},{&quot;family&quot;:&quot;Machida&quot;,&quot;given&quot;:&quot;Ryuji J.&quot;,&quot;parse-names&quot;:false,&quot;dropping-particle&quot;:&quot;&quot;,&quot;non-dropping-particle&quot;:&quot;&quot;}],&quot;container-title&quot;:&quot;Frontiers in Zoology&quot;,&quot;accessed&quot;:{&quot;date-parts&quot;:[[2017,7,30]]},&quot;DOI&quot;:&quot;10.1186/1742-9994-10-34&quot;,&quot;ISSN&quot;:&quot;17429994&quot;,&quot;URL&quot;:&quot;http://frontiersinzoology.biomedcentral.com/articles/10.1186/1742-9994-10-34&quot;,&quot;issued&quot;:{&quot;date-parts&quot;:[[2013]]},&quot;page&quot;:&quot;34&quot;,&quot;abstract&quot;:&quot;Introduction: The PCR-based analysis of homologous genes has become one of the most powerful approaches for species detection and identification, particularly with the recent availability of Next Generation Sequencing platforms (NGS) making it possible to identify species composition from a broad range of environmental samples. Identifying species from these samples relies on the ability to match sequences with reference barcodes for taxonomic identification. Unfortunately, most studies of environmental samples have targeted ribosomal markers, despite the fact that the mitochondrial Cytochrome c Oxidase subunit I gene (COI) is by far the most widely available sequence region in public reference libraries. This is largely because the available versatile (\&quot; universal\&quot; ) COI primers target the 658 barcoding region, whose size is considered too large for many NGS applications. Moreover, traditional barcoding primers are known to be poorly conserved across some taxonomic groups.Results: We first design a new PCR primer within the highly variable mitochondrial COI region, the \&quot; mlCOIintF\&quot; primer. We then show that this newly designed forward primer combined with the \&quot; jgHCO2198\&quot; reverse primer to target a 313 bp fragment performs well across metazoan diversity, with higher success rates than versatile primer sets traditionally used for DNA barcoding (i.e. LCO1490/HCO2198). Finally, we demonstrate how the shorter COI fragment coupled with an efficient bioinformatics pipeline can be used to characterize species diversity from environmental samples by pyrosequencing. We examine the gut contents of three species of planktivorous and benthivorous coral reef fish (family: Apogonidae and Holocentridae). After the removal of dubious COI sequences, we obtained a total of 334 prey Operational Taxonomic Units (OTUs) belonging to 14 phyla from 16 fish guts. Of these, 52.5% matched a reference barcode (&gt;98% sequence similarity) and an additional 32% could be assigned to a higher taxonomic level using Bayesian assignment.Conclusions: The molecular analysis of gut contents targeting the 313 COI fragment using the newly designed mlCOIintF primer in combination with the jgHCO2198 primer offers enormous promise for metazoan metabarcoding studies. We believe that this primer set will be a valuable asset for a range of applications from large-scale biodiversity assessments to food web studies. © 2013 Leray et al.; licensee BioMed Central Ltd.&quot;,&quot;issue&quot;:&quot;1&quot;,&quot;volume&quot;:&quot;10&quot;,&quot;container-title-short&quot;:&quot;&quot;},&quot;isTemporary&quot;:false}]},{&quot;citationID&quot;:&quot;MENDELEY_CITATION_fb150907-ab27-4905-8bca-0a7693745efc&quot;,&quot;properties&quot;:{&quot;noteIndex&quot;:0},&quot;isEdited&quot;:false,&quot;manualOverride&quot;:{&quot;isManuallyOverridden&quot;:false,&quot;citeprocText&quot;:&quot;[26,27,43,62,63]&quot;,&quot;manualOverrideText&quot;:&quot;&quot;},&quot;citationTag&quot;:&quot;MENDELEY_CITATION_v3_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i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quot;,&quot;citationItems&quot;:[{&quot;id&quot;:&quot;b25f6ab6-278c-3426-b2ac-a09d7f12b4bf&quot;,&quot;itemData&quot;:{&quot;type&quot;:&quot;article-journal&quot;,&quot;id&quot;:&quot;b25f6ab6-278c-3426-b2ac-a09d7f12b4bf&quot;,&quot;title&quot;:&quot;Improved freshwater macroinvertebrate detection from environmental DNA through minimized nontarget amplification&quot;,&quot;author&quot;:[{&quot;family&quot;:&quot;Leese&quot;,&quot;given&quot;:&quot;Florian&quot;,&quot;parse-names&quot;:false,&quot;dropping-particle&quot;:&quot;&quot;,&quot;non-dropping-particle&quot;:&quot;&quot;},{&quot;family&quot;:&quot;Sander&quot;,&quot;given&quot;:&quot;Mandy&quot;,&quot;parse-names&quot;:false,&quot;dropping-particle&quot;:&quot;&quot;,&quot;non-dropping-particle&quot;:&quot;&quot;},{&quot;family&quot;:&quot;Buchner&quot;,&quot;given&quot;:&quot;Dominik&quot;,&quot;parse-names&quot;:false,&quot;dropping-particle&quot;:&quot;&quot;,&quot;non-dropping-particle&quot;:&quot;&quot;},{&quot;family&quot;:&quot;Elbrecht&quot;,&quot;given&quot;:&quot;Vasco&quot;,&quot;parse-names&quot;:false,&quot;dropping-particle&quot;:&quot;&quot;,&quot;non-dropping-particle&quot;:&quot;&quot;},{&quot;family&quot;:&quot;Haase&quot;,&quot;given&quot;:&quot;Peter&quot;,&quot;parse-names&quot;:false,&quot;dropping-particle&quot;:&quot;&quot;,&quot;non-dropping-particle&quot;:&quot;&quot;},{&quot;family&quot;:&quot;Zizka&quot;,&quot;given&quot;:&quot;Vera M A&quot;,&quot;parse-names&quot;:false,&quot;dropping-particle&quot;:&quot;&quot;,&quot;non-dropping-particle&quot;:&quot;&quot;}],&quot;container-title&quot;:&quot;Environmental DNA&quot;,&quot;ISSN&quot;:&quot;2637-4943&quot;,&quot;issued&quot;:{&quot;date-parts&quot;:[[2021]]},&quot;page&quot;:&quot;261-276&quot;,&quot;publisher&quot;:&quot;Wiley Online Library&quot;,&quot;issue&quot;:&quot;1&quot;,&quot;volume&quot;:&quot;3&quot;,&quot;container-title-short&quot;:&quot;&quot;},&quot;isTemporary&quot;:false},{&quot;id&quot;:&quot;9bbf292b-8d50-341d-aeb1-b6dafb9d7e56&quot;,&quot;itemData&quot;:{&quot;type&quot;:&quot;article-journal&quot;,&quot;id&quot;:&quot;9bbf292b-8d50-341d-aeb1-b6dafb9d7e56&quot;,&quot;title&quot;:&quot;Specific amplification of bacterial DNA by optimized so-called universal bacterial primers in samples rich of plant DNA&quot;,&quot;author&quot;:[{&quot;family&quot;:&quot;Dorn-In&quot;,&quot;given&quot;:&quot;Samart&quot;,&quot;parse-names&quot;:false,&quot;dropping-particle&quot;:&quot;&quot;,&quot;non-dropping-particle&quot;:&quot;&quot;},{&quot;family&quot;:&quot;Bassitta&quot;,&quot;given&quot;:&quot;Rupert&quot;,&quot;parse-names&quot;:false,&quot;dropping-particle&quot;:&quot;&quot;,&quot;non-dropping-particle&quot;:&quot;&quot;},{&quot;family&quot;:&quot;Schwaiger&quot;,&quot;given&quot;:&quot;Karin&quot;,&quot;parse-names&quot;:false,&quot;dropping-particle&quot;:&quot;&quot;,&quot;non-dropping-particle&quot;:&quot;&quot;},{&quot;family&quot;:&quot;Bauer&quot;,&quot;given&quot;:&quot;Johann&quot;,&quot;parse-names&quot;:false,&quot;dropping-particle&quot;:&quot;&quot;,&quot;non-dropping-particle&quot;:&quot;&quot;},{&quot;family&quot;:&quot;Hölzel&quot;,&quot;given&quot;:&quot;Christina S&quot;,&quot;parse-names&quot;:false,&quot;dropping-particle&quot;:&quot;&quot;,&quot;non-dropping-particle&quot;:&quot;&quot;}],&quot;container-title&quot;:&quot;Journal of microbiological methods&quot;,&quot;ISSN&quot;:&quot;0167-7012&quot;,&quot;issued&quot;:{&quot;date-parts&quot;:[[2015]]},&quot;page&quot;:&quot;50-56&quot;,&quot;publisher&quot;:&quot;Elsevier&quot;,&quot;volume&quot;:&quot;113&quot;,&quot;container-title-short&quot;:&quot;J Microbiol Methods&quot;},&quot;isTemporary&quot;:false},{&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ca4dcfd8-ee3e-4640-8fd0-71d055ef8b14&quot;,&quot;properties&quot;:{&quot;noteIndex&quot;:0},&quot;isEdited&quot;:false,&quot;manualOverride&quot;:{&quot;isManuallyOverridden&quot;:false,&quot;citeprocText&quot;:&quot;[16]&quot;,&quot;manualOverrideText&quot;:&quot;&quot;},&quot;citationTag&quot;:&quot;MENDELEY_CITATION_v3_eyJjaXRhdGlvbklEIjoiTUVOREVMRVlfQ0lUQVRJT05fY2E0ZGNmZDgtZWUzZS00NjQwLThmZDAtNzFkMDU1ZWY4YjE0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ca3ae64f-88c1-40a3-bdc5-dfa5952577f4&quot;,&quot;properties&quot;:{&quot;noteIndex&quot;:0},&quot;isEdited&quot;:false,&quot;manualOverride&quot;:{&quot;isManuallyOverridden&quot;:false,&quot;citeprocText&quot;:&quot;[26,27]&quot;,&quot;manualOverrideText&quot;:&quot;&quot;},&quot;citationTag&quot;:&quot;MENDELEY_CITATION_v3_eyJjaXRhdGlvbklEIjoiTUVOREVMRVlfQ0lUQVRJT05fY2EzYWU2NGYtODhjMS00MGEzLWJkYzUtZGZhNTk1MjU3N2Y0IiwicHJvcGVydGllcyI6eyJub3RlSW5kZXgiOjB9LCJpc0VkaXRlZCI6ZmFsc2UsIm1hbnVhbE92ZXJyaWRlIjp7ImlzTWFudWFsbHlPdmVycmlkZGVuIjpmYWxzZSwiY2l0ZXByb2NUZXh0IjoiWzI2LDI3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XX0=&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d2a60cdb-a7ac-4185-91c5-0911d13939f9&quot;,&quot;properties&quot;:{&quot;noteIndex&quot;:0},&quot;isEdited&quot;:false,&quot;manualOverride&quot;:{&quot;isManuallyOverridden&quot;:false,&quot;citeprocText&quot;:&quot;[25]&quot;,&quot;manualOverrideText&quot;:&quot;&quot;},&quot;citationTag&quot;:&quot;MENDELEY_CITATION_v3_eyJjaXRhdGlvbklEIjoiTUVOREVMRVlfQ0lUQVRJT05fZDJhNjBjZGItYTdhYy00MTg1LTkxYzUtMDkxMWQxMzkzOWY5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citationID&quot;:&quot;MENDELEY_CITATION_5257e620-aba3-4170-979a-a043769aeff1&quot;,&quot;properties&quot;:{&quot;noteIndex&quot;:0},&quot;isEdited&quot;:false,&quot;manualOverride&quot;:{&quot;isManuallyOverridden&quot;:false,&quot;citeprocText&quot;:&quot;[28]&quot;,&quot;manualOverrideText&quot;:&quot;&quot;},&quot;citationTag&quot;:&quot;MENDELEY_CITATION_v3_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&quot;,&quot;citationItems&quot;:[{&quot;id&quot;:&quot;9d1244e0-155d-3bc3-aba5-64b45caf2c34&quot;,&quot;itemData&quot;:{&quot;type&quot;:&quot;article-journal&quot;,&quot;id&quot;:&quot;9d1244e0-155d-3bc3-aba5-64b45caf2c34&quot;,&quot;title&quot;:&quot;Implications of taxonomic bias for microbial differential-abundance analysis&quot;,&quot;author&quot;:[{&quot;family&quot;:&quot;McLaren&quot;,&quot;given&quot;:&quot;MR&quot;,&quot;parse-names&quot;:false,&quot;dropping-particle&quot;:&quot;&quot;,&quot;non-dropping-particle&quot;:&quot;&quot;},{&quot;family&quot;:&quot;Nearing&quot;,&quot;given&quot;:&quot;JT&quot;,&quot;parse-names&quot;:false,&quot;dropping-particle&quot;:&quot;&quot;,&quot;non-dropping-particle&quot;:&quot;&quot;},{&quot;family&quot;:&quot;Willis&quot;,&quot;given&quot;:&quot;AD&quot;,&quot;parse-names&quot;:false,&quot;dropping-particle&quot;:&quot;&quot;,&quot;non-dropping-particle&quot;:&quot;&quot;},{&quot;family&quot;:&quot;bioRxiv&quot;,&quot;given&quot;:&quot;KG Lloyd -&quot;,&quot;parse-names&quot;:false,&quot;dropping-particle&quot;:&quot;&quot;,&quot;non-dropping-particle&quot;:&quot;&quot;},{&quot;family&quot;:&quot;2022&quot;,&quot;given&quot;:&quot;undefined&quot;,&quot;parse-names&quot;:false,&quot;dropping-particle&quot;:&quot;&quot;,&quot;non-dropping-particle&quot;:&quot;&quot;}],&quot;container-title&quot;:&quot;biorxiv.org&quot;,&quot;accessed&quot;:{&quot;date-parts&quot;:[[2022,8,21]]},&quot;URL&quot;:&quot;https://www.biorxiv.org/content/10.1101/2022.08.19.504330&quot;,&quot;container-title-short&quot;:&quot;&quot;},&quot;isTemporary&quot;:false}]},{&quot;citationID&quot;:&quot;MENDELEY_CITATION_93e0d485-3bdb-476e-ac11-3fec4c57aca5&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OTNlMGQ0ODUtM2JkYi00NzZlLWFjMTEtM2ZlYzRjNTdhY2E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3212af1a-864f-4690-be5e-4eb9f4f92c53&quot;,&quot;properties&quot;:{&quot;noteIndex&quot;:0},&quot;isEdited&quot;:false,&quot;manualOverride&quot;:{&quot;isManuallyOverridden&quot;:false,&quot;citeprocText&quot;:&quot;[26]&quot;,&quot;manualOverrideText&quot;:&quot;&quot;},&quot;citationTag&quot;:&quot;MENDELEY_CITATION_v3_eyJjaXRhdGlvbklEIjoiTUVOREVMRVlfQ0lUQVRJT05fMzIxMmFmMWEtODY0Zi00NjkwLWJlNWUtNGViOWY0ZjkyYzUz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mNvbnRhaW5lci10aXRsZS1zaG9ydCI6IkVs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fSwiaXNUZW1wb3JhcnkiOmZhbHNlfV19&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container-title-short&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isTemporary&quot;:false}]},{&quot;citationID&quot;:&quot;MENDELEY_CITATION_71298f02-237b-4b03-ba21-550a5046900a&quot;,&quot;properties&quot;:{&quot;noteIndex&quot;:0},&quot;isEdited&quot;:false,&quot;manualOverride&quot;:{&quot;isManuallyOverridden&quot;:false,&quot;citeprocText&quot;:&quot;[25]&quot;,&quot;manualOverrideText&quot;:&quot;&quot;},&quot;citationTag&quot;:&quot;MENDELEY_CITATION_v3_eyJjaXRhdGlvbklEIjoiTUVOREVMRVlfQ0lUQVRJT05fNzEyOThmMDItMjM3Yi00YjAzLWJhMjEtNTUwYTUwNDY5MDBh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citationID&quot;:&quot;MENDELEY_CITATION_d3d5b549-20d1-4bea-8b9d-f2b4aa78a88f&quot;,&quot;properties&quot;:{&quot;noteIndex&quot;:0},&quot;isEdited&quot;:false,&quot;manualOverride&quot;:{&quot;isManuallyOverridden&quot;:false,&quot;citeprocText&quot;:&quot;[64–66]&quot;,&quot;manualOverrideText&quot;:&quot;&quot;},&quot;citationTag&quot;:&quot;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&quot;,&quot;citationItems&quot;:[{&quot;id&quot;:&quot;0fb338ae-1380-3e25-b8d2-ae14577317db&quot;,&quot;itemData&quot;:{&quot;type&quot;:&quot;article-journal&quot;,&quot;id&quot;:&quot;0fb338ae-1380-3e25-b8d2-ae14577317db&quot;,&quot;title&quot;:&quot;Minimizing polymerase biases in metabarcoding&quot;,&quot;author&quot;:[{&quot;family&quot;:&quot;Nichols&quot;,&quot;given&quot;:&quot;Ruth&quot;,&quot;parse-names&quot;:false,&quot;dropping-particle&quot;:&quot;v&quot;,&quot;non-dropping-particle&quot;:&quot;&quot;},{&quot;family&quot;:&quot;Vollmers&quot;,&quot;given&quot;:&quot;Christopher&quot;,&quot;parse-names&quot;:false,&quot;dropping-particle&quot;:&quot;&quot;,&quot;non-dropping-particle&quot;:&quot;&quot;},{&quot;family&quot;:&quot;Newsom&quot;,&quot;given&quot;:&quot;Lee A&quot;,&quot;parse-names&quot;:false,&quot;dropping-particle&quot;:&quot;&quot;,&quot;non-dropping-particle&quot;:&quot;&quot;},{&quot;family&quot;:&quot;Wang&quot;,&quot;given&quot;:&quot;Yue&quot;,&quot;parse-names&quot;:false,&quot;dropping-particle&quot;:&quot;&quot;,&quot;non-dropping-particle&quot;:&quot;&quot;},{&quot;family&quot;:&quot;Heintzman&quot;,&quot;given&quot;:&quot;Peter D&quot;,&quot;parse-names&quot;:false,&quot;dropping-particle&quot;:&quot;&quot;,&quot;non-dropping-particle&quot;:&quot;&quot;},{&quot;family&quot;:&quot;Leighton&quot;,&quot;given&quot;:&quot;McKenna&quot;,&quot;parse-names&quot;:false,&quot;dropping-particle&quot;:&quot;&quot;,&quot;non-dropping-particle&quot;:&quot;&quot;},{&quot;family&quot;:&quot;Green&quot;,&quot;given&quot;:&quot;Richard E&quot;,&quot;parse-names&quot;:false,&quot;dropping-particle&quot;:&quot;&quot;,&quot;non-dropping-particle&quot;:&quot;&quot;},{&quot;family&quot;:&quot;Shapiro&quot;,&quot;given&quot;:&quot;Beth&quot;,&quot;parse-names&quot;:false,&quot;dropping-particle&quot;:&quot;&quot;,&quot;non-dropping-particle&quot;:&quot;&quot;}],&quot;container-title&quot;:&quot;Molecular ecology resources&quot;,&quot;ISSN&quot;:&quot;1755-098X&quot;,&quot;issued&quot;:{&quot;date-parts&quot;:[[2018]]},&quot;page&quot;:&quot;927-939&quot;,&quot;publisher&quot;:&quot;Wiley Online Library&quot;,&quot;issue&quot;:&quot;5&quot;,&quot;volume&quot;:&quot;18&quot;,&quot;container-title-short&quot;:&quot;Mol Ecol Resour&quot;},&quot;isTemporary&quot;:false},{&quot;id&quot;:&quot;a7aa52ba-2d16-3c75-a47f-e93f56933967&quot;,&quot;itemData&quot;:{&quot;type&quot;:&quot;article-journal&quot;,&quot;id&quot;:&quot;a7aa52ba-2d16-3c75-a47f-e93f56933967&quot;,&quot;title&quot;:&quot;Evaluation of detection probabilities at the water-filtering and initial PCR steps in environmental DNA metabarcoding using a multispecies site occupancy model&quot;,&quot;author&quot;:[{&quot;family&quot;:&quot;Doi&quot;,&quot;given&quot;:&quot;Hideyuki&quot;,&quot;parse-names&quot;:false,&quot;dropping-particle&quot;:&quot;&quot;,&quot;non-dropping-particle&quot;:&quot;&quot;},{&quot;family&quot;:&quot;Fukaya&quot;,&quot;given&quot;:&quot;Keiichi&quot;,&quot;parse-names&quot;:false,&quot;dropping-particle&quot;:&quot;&quot;,&quot;non-dropping-particle&quot;:&quot;&quot;},{&quot;family&quot;:&quot;Oka&quot;,&quot;given&quot;:&quot;Shin ichiro&quot;,&quot;parse-names&quot;:false,&quot;dropping-particle&quot;:&quot;&quot;,&quot;non-dropping-particle&quot;:&quot;&quot;},{&quot;family&quot;:&quot;Sato&quot;,&quot;given&quot;:&quot;Keiichi&quot;,&quot;parse-names&quot;:false,&quot;dropping-particle&quot;:&quot;&quot;,&quot;non-dropping-particle&quot;:&quot;&quot;},{&quot;family&quot;:&quot;Kondoh&quot;,&quot;given&quot;:&quot;Michio&quot;,&quot;parse-names&quot;:false,&quot;dropping-particle&quot;:&quot;&quot;,&quot;non-dropping-particle&quot;:&quot;&quot;},{&quot;family&quot;:&quot;Miya&quot;,&quot;given&quot;:&quot;Masaki&quot;,&quot;parse-names&quot;:false,&quot;dropping-particle&quot;:&quot;&quot;,&quot;non-dropping-particle&quot;:&quot;&quot;}],&quot;container-title&quot;:&quot;Scientific Reports&quot;,&quot;DOI&quot;:&quot;10.1038/s41598-019-40233-1&quot;,&quot;ISSN&quot;:&quot;20452322&quot;,&quot;PMID&quot;:&quot;30837589&quot;,&quot;issued&quot;:{&quot;date-parts&quot;:[[2019]]},&quot;page&quot;:&quot;3581&quot;,&quot;abstract&quot;:&quot;Environmental DNA (eDNA) metabarcoding is a recently developed method to assess biodiversity based on a high-throughput parallel DNA sequencing applied to DNA present in the ecosystem. Although eDNA metabarcoding enables a rapid assessment of biodiversity, it is prone to species detection errors that may occur at sequential steps in field sampling, laboratory experiments, and bioinformatics. In this study, we illustrate how the error rates in the eDNA metabarcoding-based species detection can be accounted for by applying the multispecies occupancy modelling framework. We report a case study with the eDNA sample from an aquarium tank in which the detection probabilities of species in the two major steps of eDNA metabarcoding, filtration and PCR, across a range of PCR annealing temperatures, were examined. We also show that the results can be used to examine the efficiency of species detection under a given experimental design and setting, in terms of the efficiency of species detection, highlighting the usefulness of the multispecies site occupancy modelling framework to study the optimum conditions for molecular experiments.&quot;,&quot;publisher&quot;:&quot;Nature Publishing Group&quot;,&quot;issue&quot;:&quot;1&quot;,&quot;volume&quot;:&quot;9&quot;,&quot;container-title-short&quot;:&quot;&quot;},&quot;isTemporary&quot;:false},{&quot;id&quot;:&quot;17c7532f-7348-3d37-96c1-d4b116d44226&quot;,&quot;itemData&quot;:{&quot;type&quot;:&quot;article-journal&quot;,&quot;id&quot;:&quot;17c7532f-7348-3d37-96c1-d4b116d44226&quot;,&quot;title&quot;:&quot;How much is enough? Effects of technical and biological replication on metabarcoding dietary analysis&quot;,&quot;author&quot;:[{&quot;family&quot;:&quot;Mata&quot;,&quot;given&quot;:&quot;Vanessa A.&quot;,&quot;parse-names&quot;:false,&quot;dropping-particle&quot;:&quot;&quot;,&quot;non-dropping-particle&quot;:&quot;&quot;},{&quot;family&quot;:&quot;Rebelo&quot;,&quot;given&quot;:&quot;Hugo&quot;,&quot;parse-names&quot;:false,&quot;dropping-particle&quot;:&quot;&quot;,&quot;non-dropping-particle&quot;:&quot;&quot;},{&quot;family&quot;:&quot;Amorim&quot;,&quot;given&quot;:&quot;Francisco&quot;,&quot;parse-names&quot;:false,&quot;dropping-particle&quot;:&quot;&quot;,&quot;non-dropping-particle&quot;:&quot;&quot;},{&quot;family&quot;:&quot;McCracken&quot;,&quot;given&quot;:&quot;Gary F.&quot;,&quot;parse-names&quot;:false,&quot;dropping-particle&quot;:&quot;&quot;,&quot;non-dropping-particle&quot;:&quot;&quot;},{&quot;family&quot;:&quot;Jarman&quot;,&quot;given&quot;:&quot;Simon&quot;,&quot;parse-names&quot;:false,&quot;dropping-particle&quot;:&quot;&quot;,&quot;non-dropping-particle&quot;:&quot;&quot;},{&quot;family&quot;:&quot;Beja&quot;,&quot;given&quot;:&quot;Pedro&quot;,&quot;parse-names&quot;:false,&quot;dropping-particle&quot;:&quot;&quot;,&quot;non-dropping-particle&quot;:&quot;&quot;}],&quot;container-title&quot;:&quot;Molecular Ecology&quot;,&quot;DOI&quot;:&quot;10.1111/mec.14779&quot;,&quot;ISSN&quot;:&quot;1365294X&quot;,&quot;PMID&quot;:&quot;29940083&quot;,&quot;URL&quot;:&quot;https://doi.org/10.1111/mec.14779&quot;,&quot;issued&quot;:{&quot;date-parts&quot;:[[2019,1,1]]},&quot;page&quot;:&quot;165-175&quot;,&quot;abstract&quot;:&quot;DNA metabarcoding is increasingly used in dietary studies to estimate diversity, composition and frequency of occurrence of prey items. However, few studies have assessed how technical and biological replication affect the accuracy of diet estimates. This study addresses these issues using the European free-tailed bat Tadarida teniotis, involving high-throughput sequencing of a small fragment of the COI gene in 15 separate faecal pellets and a 15-pellet pool per each of 20 bats. We investigated how diet descriptors were affected by variability among (a) individuals, (b) pellets of each individual and (c) PCRs of each pellet. In addition, we investigated the impact of (d) analysing separate pellets vs. pellet pools. We found that diet diversity estimates increased steadily with the number of pellets analysed per individual, with seven pellets required to detect ~80% of prey species. Most variation in diet composition was associated with differences among individual bats, followed by pellets per individual and PCRs per pellet. The accuracy of frequency of occurrence estimates increased with the number of pellets analysed per bat, with the highest error rates recorded for prey consumed infrequently by many individuals. Pools provided poor estimates of diet diversity and frequency of occurrence, which were comparable to analysing a single pellet per individual, and consistently missed the less common prey items. Overall, our results stress that maximizing biological replication is critical in dietary metabarcoding studies and emphasize that analysing several samples per individual rather than pooled samples produce more accurate results.&quot;,&quot;publisher&quot;:&quot;John Wiley &amp; Sons, Ltd&quot;,&quot;issue&quot;:&quot;2&quot;,&quot;volume&quot;:&quot;28&quot;,&quot;container-title-short&quot;:&quot;&quot;},&quot;isTemporary&quot;:false}]},{&quot;citationID&quot;:&quot;MENDELEY_CITATION_6f75763b-b269-4c0a-9f4a-e21ac231564c&quot;,&quot;properties&quot;:{&quot;noteIndex&quot;:0},&quot;isEdited&quot;:false,&quot;manualOverride&quot;:{&quot;isManuallyOverridden&quot;:false,&quot;citeprocText&quot;:&quot;[17]&quot;,&quot;manualOverrideText&quot;:&quot;&quot;},&quot;citationTag&quot;:&quot;MENDELEY_CITATION_v3_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&quot;,&quot;citationItems&quot;:[{&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citationID&quot;:&quot;MENDELEY_CITATION_de0b8f8a-e975-49de-be70-3c90e3baae13&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ZGUwYjhmOGEtZTk3NS00OWRlLWJlNzAtM2M5MGUzYmFhZTEz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5d1357b0-2367-44a5-a05e-47dc513ec86e&quot;,&quot;properties&quot;:{&quot;noteIndex&quot;:0},&quot;isEdited&quot;:false,&quot;manualOverride&quot;:{&quot;isManuallyOverridden&quot;:false,&quot;citeprocText&quot;:&quot;[46,48]&quot;,&quot;manualOverrideText&quot;:&quot;&quot;},&quot;citationTag&quot;:&quot;MENDELEY_CITATION_v3_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1dfQ==&quot;,&quot;citationItems&quot;:[{&quot;id&quot;:&quot;7b5d88d4-45bb-3bf7-bf45-901a1c32057e&quot;,&quot;itemData&quot;:{&quot;type&quot;:&quot;book&quot;,&quot;id&quot;:&quot;7b5d88d4-45bb-3bf7-bf45-901a1c32057e&quot;,&quot;title&quot;:&quot;Guidance on the Use of Targeted Environmental DNA (eDNA) Analysis for the Management of Aquatic Invasive Species and Species at Risk&quot;,&quot;author&quot;:[{&quot;family&quot;:&quot;Abbott&quot;,&quot;given&quot;:&quot;C.&quot;,&quot;parse-names&quot;:false,&quot;dropping-particle&quot;:&quot;&quot;,&quot;non-dropping-particle&quot;:&quot;&quot;},{&quot;family&quot;:&quot;Coulson&quot;,&quot;given&quot;:&quot;M.&quot;,&quot;parse-names&quot;:false,&quot;dropping-particle&quot;:&quot;&quot;,&quot;non-dropping-particle&quot;:&quot;&quot;},{&quot;family&quot;:&quot;Gagné&quot;,&quot;given&quot;:&quot;N.&quot;,&quot;parse-names&quot;:false,&quot;dropping-particle&quot;:&quot;&quot;,&quot;non-dropping-particle&quot;:&quot;&quot;},{&quot;family&quot;:&quot;Lacoursière‐Roussel&quot;,&quot;given&quot;:&quot;A.&quot;,&quot;parse-names&quot;:false,&quot;dropping-particle&quot;:&quot;&quot;,&quot;non-dropping-particle&quot;:&quot;&quot;},{&quot;family&quot;:&quot;Parent&quot;,&quot;given&quot;:&quot;G.J.&quot;,&quot;parse-names&quot;:false,&quot;dropping-particle&quot;:&quot;&quot;,&quot;non-dropping-particle&quot;:&quot;&quot;},{&quot;family&quot;:&quot;Bajno&quot;,&quot;given&quot;:&quot;R.&quot;,&quot;parse-names&quot;:false,&quot;dropping-particle&quot;:&quot;&quot;,&quot;non-dropping-particle&quot;:&quot;&quot;},{&quot;family&quot;:&quot;Dietrich&quot;,&quot;given&quot;:&quot;C.&quot;,&quot;parse-names&quot;:false,&quot;dropping-particle&quot;:&quot;&quot;,&quot;non-dropping-particle&quot;:&quot;&quot;},{&quot;family&quot;:&quot;May-McNally&quot;,&quot;given&quot;:&quot;S&quot;,&quot;parse-names&quot;:false,&quot;dropping-particle&quot;:&quot;&quot;,&quot;non-dropping-particle&quot;:&quot;&quot;}],&quot;container-title&quot;:&quot;Canadian Science Advisory Secretariat&quot;,&quot;URL&quot;:&quot;https://escholarship.org/content/qt4ts0c9g8/qt4ts0c9g8_noSplash_e37874707346976a26b1c2022238d2df.pdf%0Ahttps://westernregionalpanel.org/wp-content/uploads/2021/04/Canada_eDNAGuidanceDoc.pdf&quot;,&quot;issued&quot;:{&quot;date-parts&quot;:[[2021]]},&quot;number-of-pages&quot;:&quot;46&quot;,&quot;abstract&quot;:&quot;Analysis of DNA from environmental samples (i.e., environmental DNA or eDNA) is increasingly being used as a non-intrusive, sensitive, and often cost-effective biological monitoring approach, either on its own or to complement other methods. Due to the numerous promising applications of eDNA, there has been significant recent growth in eDNA research and development; however, the complexity and rapid evolution of related methodologies has created challenges for resource managers when deciding how to apply eDNA technologies to inform decision making. This document was prepared in response to a request from Fisheries and Oceans Canada’s Aquatic Invasive Species (AIS) and Species at Risk (SAR) Programs for science advice on eDNA to support decision making on aquatic species and ecosystems. The need for this science advice document also was identified by the National Aquatic Invasive Species Committee (NAISC). This document contains two main components to support AIS and SAR managers: 1) guidance on eDNA that includes definitions and considerations related to eDNA sampling, detection, and analysis for AIS and SAR managers; and 2) a reporting template that identifies reporting requirements for eDNA service providers delivering results to AIS and SAR managers. This document focuses on targeted eDNA approaches that selectively detect the DNA of a single species or taxon, often using quantitative polymerase chain reaction (qPCR). This research document supports the science advice, which is the Department’s first step towards providing national guidance on eDNA by promoting more consistent reporting and communication between eDNA service providers and AIS and SAR managers. We recommend that AIS and SAR managers use the science advisory report, guidance, and reporting template as part of their communication plan for eDNA projects both before a project commences and while interpreting results. Consistent reporting of eDNA results is intended to improve AIS and SAR managers’ confidence in the use of eDNA to support the implementation of federal, provincial, or territorial legislation (e.g., AIS Regulations, Species at Risk Act).&quot;,&quot;publisher&quot;:&quot;Canadian Science Advisory Secretariat (CSAS)&quot;,&quot;issue&quot;:&quot;March&quot;,&quot;volume&quot;:&quot;2021/019&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citationID&quot;:&quot;MENDELEY_CITATION_9edc444b-ca01-48ae-bb94-869148e20160&quot;,&quot;properties&quot;:{&quot;noteIndex&quot;:0},&quot;isEdited&quot;:false,&quot;manualOverride&quot;:{&quot;isManuallyOverridden&quot;:false,&quot;citeprocText&quot;:&quot;[67]&quot;,&quot;manualOverrideText&quot;:&quot;&quot;},&quot;citationTag&quot;:&quot;MENDELEY_CITATION_v3_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&quot;,&quot;citationItems&quot;:[{&quot;id&quot;:&quot;077fb52f-a964-3744-953a-3a1d38be3ca5&quot;,&quot;itemData&quot;:{&quot;type&quot;:&quot;article-journal&quot;,&quot;id&quot;:&quot;077fb52f-a964-3744-953a-3a1d38be3ca5&quot;,&quot;title&quot;:&quot;Estimating and mitigating amplification bias in qualitative and quantitative arthropod metabarcoding&quot;,&quot;author&quot;:[{&quot;family&quot;:&quot;Krehenwinkel&quot;,&quot;given&quot;:&quot;Henrik&quot;,&quot;parse-names&quot;:false,&quot;dropping-particle&quot;:&quot;&quot;,&quot;non-dropping-particle&quot;:&quot;&quot;},{&quot;family&quot;:&quot;Wolf&quot;,&quot;given&quot;:&quot;Madeline&quot;,&quot;parse-names&quot;:false,&quot;dropping-particle&quot;:&quot;&quot;,&quot;non-dropping-particle&quot;:&quot;&quot;},{&quot;family&quot;:&quot;Lim&quot;,&quot;given&quot;:&quot;Jun Ying&quot;,&quot;parse-names&quot;:false,&quot;dropping-particle&quot;:&quot;&quot;,&quot;non-dropping-particle&quot;:&quot;&quot;},{&quot;family&quot;:&quot;Rominger&quot;,&quot;given&quot;:&quot;Andrew J.&quot;,&quot;parse-names&quot;:false,&quot;dropping-particle&quot;:&quot;&quot;,&quot;non-dropping-particle&quot;:&quot;&quot;},{&quot;family&quot;:&quot;Simison&quot;,&quot;given&quot;:&quot;Warren B.&quot;,&quot;parse-names&quot;:false,&quot;dropping-particle&quot;:&quot;&quot;,&quot;non-dropping-particle&quot;:&quot;&quot;},{&quot;family&quot;:&quot;Gillespie&quot;,&quot;given&quot;:&quot;Rosemary G.&quot;,&quot;parse-names&quot;:false,&quot;dropping-particle&quot;:&quot;&quot;,&quot;non-dropping-particle&quot;:&quot;&quot;}],&quot;container-title&quot;:&quot;Scientific Reports 2017 7:1&quot;,&quot;accessed&quot;:{&quot;date-parts&quot;:[[2022,7,28]]},&quot;DOI&quot;:&quot;10.1038/s41598-017-17333-x&quot;,&quot;ISSN&quot;:&quot;2045-2322&quot;,&quot;PMID&quot;:&quot;29247210&quot;,&quot;URL&quot;:&quot;https://www.nature.com/articles/s41598-017-17333-x&quot;,&quot;issued&quot;:{&quot;date-parts&quot;:[[2017,12,15]]},&quot;page&quot;:&quot;1-12&quot;,&quot;abstract&quot;:&quot;Amplicon based metabarcoding promises rapid and cost-efficient analyses of species composition. However, it is disputed whether abundance estimates can be derived from metabarcoding due to taxon specific PCR amplification biases. PCR-free approaches have been suggested to mitigate this problem, but come with considerable increases in workload and cost. Here, we analyze multilocus datasets of diverse arthropod communities, to evaluate whether amplification bias can be countered by (1) targeting loci with highly degenerate primers or conserved priming sites, (2) increasing PCR template concentration, (3) reducing PCR cycle number or (4) avoiding locus specific amplification by directly sequencing genomic DNA. Amplification bias is reduced considerably by degenerate primers or targeting amplicons with conserved priming sites. Surprisingly, a reduction of PCR cycles did not have a strong effect on amplification bias. The association of taxon abundance and read count was actually less predictable with fewer cycles. Even a complete exclusion of locus specific amplification did not exclude bias. Copy number variation of the target loci may be another explanation for read abundance differences between taxa, which would affect amplicon based and PCR free methods alike. As read abundance biases are taxon specific and predictable, the application of correction factors allows abundance estimates.&quot;,&quot;publisher&quot;:&quot;Nature Publishing Group&quot;,&quot;issue&quot;:&quot;1&quot;,&quot;volume&quot;:&quot;7&quot;,&quot;container-title-short&quot;:&quot;&quot;},&quot;isTemporary&quot;:false}]},{&quot;citationID&quot;:&quot;MENDELEY_CITATION_7e8c69fb-8767-4ccc-bcf9-ac8cee0c1851&quot;,&quot;properties&quot;:{&quot;noteIndex&quot;:0},&quot;isEdited&quot;:false,&quot;manualOverride&quot;:{&quot;isManuallyOverridden&quot;:false,&quot;citeprocText&quot;:&quot;[68]&quot;,&quot;manualOverrideText&quot;:&quot;&quot;},&quot;citationTag&quot;:&quot;MENDELEY_CITATION_v3_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&quot;,&quot;citationItems&quot;:[{&quot;id&quot;:&quot;de2387be-5615-385c-b67e-f048dbe821bb&quot;,&quot;itemData&quot;:{&quot;type&quot;:&quot;article-journal&quot;,&quot;id&quot;:&quot;de2387be-5615-385c-b67e-f048dbe821bb&quot;,&quot;title&quot;:&quot;Next-generation monitoring of aquatic biodiversity using environmental DNA metabarcoding&quot;,&quot;author&quot;:[{&quot;family&quot;:&quot;Valentini&quot;,&quot;given&quot;:&quot;Alice&quot;,&quot;parse-names&quot;:false,&quot;dropping-particle&quot;:&quot;&quot;,&quot;non-dropping-particle&quot;:&quot;&quot;},{&quot;family&quot;:&quot;Taberlet&quot;,&quot;given&quot;:&quot;Pierre&quot;,&quot;parse-names&quot;:false,&quot;dropping-particle&quot;:&quot;&quot;,&quot;non-dropping-particle&quot;:&quot;&quot;},{&quot;family&quot;:&quot;Miaud&quot;,&quot;given&quot;:&quot;Claude&quot;,&quot;parse-names&quot;:false,&quot;dropping-particle&quot;:&quot;&quot;,&quot;non-dropping-particle&quot;:&quot;&quot;},{&quot;family&quot;:&quot;Civade&quot;,&quot;given&quot;:&quot;Raphaël&quot;,&quot;parse-names&quot;:false,&quot;dropping-particle&quot;:&quot;&quot;,&quot;non-dropping-particle&quot;:&quot;&quot;},{&quot;family&quot;:&quot;Herder&quot;,&quot;given&quot;:&quot;Jelger&quot;,&quot;parse-names&quot;:false,&quot;dropping-particle&quot;:&quot;&quot;,&quot;non-dropping-particle&quot;:&quot;&quot;},{&quot;family&quot;:&quot;Thomsen&quot;,&quot;given&quot;:&quot;Philip Francis&quot;,&quot;parse-names&quot;:false,&quot;dropping-particle&quot;:&quot;&quot;,&quot;non-dropping-particle&quot;:&quot;&quot;},{&quot;family&quot;:&quot;Bellemain&quot;,&quot;given&quot;:&quot;Eva&quot;,&quot;parse-names&quot;:false,&quot;dropping-particle&quot;:&quot;&quot;,&quot;non-dropping-particle&quot;:&quot;&quot;},{&quot;family&quot;:&quot;Besnard&quot;,&quot;given&quot;:&quot;Aurélien&quot;,&quot;parse-names&quot;:false,&quot;dropping-particle&quot;:&quot;&quot;,&quot;non-dropping-particle&quot;:&quot;&quot;},{&quot;family&quot;:&quot;Coissac&quot;,&quot;given&quot;:&quot;Eric&quot;,&quot;parse-names&quot;:false,&quot;dropping-particle&quot;:&quot;&quot;,&quot;non-dropping-particle&quot;:&quot;&quot;},{&quot;family&quot;:&quot;Boyer&quot;,&quot;given&quot;:&quot;Frédéric&quot;,&quot;parse-names&quot;:false,&quot;dropping-particle&quot;:&quot;&quot;,&quot;non-dropping-particle&quot;:&quot;&quot;},{&quot;family&quot;:&quot;Gaboriaud&quot;,&quot;given&quot;:&quot;Coline&quot;,&quot;parse-names&quot;:false,&quot;dropping-particle&quot;:&quot;&quot;,&quot;non-dropping-particle&quot;:&quot;&quot;},{&quot;family&quot;:&quot;Jean&quot;,&quot;given&quot;:&quot;Pauline&quot;,&quot;parse-names&quot;:false,&quot;dropping-particle&quot;:&quot;&quot;,&quot;non-dropping-particle&quot;:&quot;&quot;},{&quot;family&quot;:&quot;Poulet&quot;,&quot;given&quot;:&quot;Nicolas&quot;,&quot;parse-names&quot;:false,&quot;dropping-particle&quot;:&quot;&quot;,&quot;non-dropping-particle&quot;:&quot;&quot;},{&quot;family&quot;:&quot;Roset&quot;,&quot;given&quot;:&quot;Nicolas&quot;,&quot;parse-names&quot;:false,&quot;dropping-particle&quot;:&quot;&quot;,&quot;non-dropping-particle&quot;:&quot;&quot;},{&quot;family&quot;:&quot;Copp&quot;,&quot;given&quot;:&quot;Gordon H.&quot;,&quot;parse-names&quot;:false,&quot;dropping-particle&quot;:&quot;&quot;,&quot;non-dropping-particle&quot;:&quot;&quot;},{&quot;family&quot;:&quot;Geniez&quot;,&quot;given&quot;:&quot;Philippe&quot;,&quot;parse-names&quot;:false,&quot;dropping-particle&quot;:&quot;&quot;,&quot;non-dropping-particle&quot;:&quot;&quot;},{&quot;family&quot;:&quot;Pont&quot;,&quot;given&quot;:&quot;Didier&quot;,&quot;parse-names&quot;:false,&quot;dropping-particle&quot;:&quot;&quot;,&quot;non-dropping-particle&quot;:&quot;&quot;},{&quot;family&quot;:&quot;Argillier&quot;,&quot;given&quot;:&quot;Christine&quot;,&quot;parse-names&quot;:false,&quot;dropping-particle&quot;:&quot;&quot;,&quot;non-dropping-particle&quot;:&quot;&quot;},{&quot;family&quot;:&quot;Baudoin&quot;,&quot;given&quot;:&quot;Jean Marc&quot;,&quot;parse-names&quot;:false,&quot;dropping-particle&quot;:&quot;&quot;,&quot;non-dropping-particle&quot;:&quot;&quot;},{&quot;family&quot;:&quot;Peroux&quot;,&quot;given&quot;:&quot;Tiphaine&quot;,&quot;parse-names&quot;:false,&quot;dropping-particle&quot;:&quot;&quot;,&quot;non-dropping-particle&quot;:&quot;&quot;},{&quot;family&quot;:&quot;Crivelli&quot;,&quot;given&quot;:&quot;Alain J.&quot;,&quot;parse-names&quot;:false,&quot;dropping-particle&quot;:&quot;&quot;,&quot;non-dropping-particle&quot;:&quot;&quot;},{&quot;family&quot;:&quot;Olivier&quot;,&quot;given&quot;:&quot;Anthony&quot;,&quot;parse-names&quot;:false,&quot;dropping-particle&quot;:&quot;&quot;,&quot;non-dropping-particle&quot;:&quot;&quot;},{&quot;family&quot;:&quot;Acqueberge&quot;,&quot;given&quot;:&quot;Manon&quot;,&quot;parse-names&quot;:false,&quot;dropping-particle&quot;:&quot;&quot;,&quot;non-dropping-particle&quot;:&quot;&quot;},{&quot;family&quot;:&quot;Brun&quot;,&quot;given&quot;:&quot;Matthieu&quot;,&quot;parse-names&quot;:false,&quot;dropping-particle&quot;:&quot;&quot;,&quot;non-dropping-particle&quot;:&quot;le&quot;},{&quot;family&quot;:&quot;Møller&quot;,&quot;given&quot;:&quot;Peter R.&quot;,&quot;parse-names&quot;:false,&quot;dropping-particle&quot;:&quot;&quot;,&quot;non-dropping-particle&quot;:&quot;&quot;},{&quot;family&quot;:&quot;Willerslev&quot;,&quot;given&quot;:&quot;Eske&quot;,&quot;parse-names&quot;:false,&quot;dropping-particle&quot;:&quot;&quot;,&quot;non-dropping-particle&quot;:&quot;&quot;},{&quot;family&quot;:&quot;Dejean&quot;,&quot;given&quot;:&quot;Tony&quot;,&quot;parse-names&quot;:false,&quot;dropping-particle&quot;:&quot;&quot;,&quot;non-dropping-particle&quot;:&quot;&quot;}],&quot;container-title&quot;:&quot;Molecular Ecology&quot;,&quot;DOI&quot;:&quot;10.1111/mec.13428&quot;,&quot;ISSN&quot;:&quot;1365294X&quot;,&quot;PMID&quot;:&quot;26479867&quot;,&quot;issued&quot;:{&quot;date-parts&quot;:[[2016]]},&quot;page&quot;:&quot;929-942&quot;,&quot;abstract&quot;:&quot;Global biodiversity in freshwater and the oceans is declining at high rates. Reliable tools for assessing and monitoring aquatic biodiversity, especially for rare and secretive species, are important for efficient and timely management. Recent advances in DNA sequencing have provided a new tool for species detection from DNA present in the environment. In this study, we tested whether an environmental DNA (eDNA) metabarcoding approach, using water samples, can be used for addressing significant questions in ecology and conservation. Two key aquatic vertebrate groups were targeted: amphibians and bony fish. The reliability of this method was cautiously validated in silico, in vitro and in situ. When compared with traditional surveys or historical data, eDNA metabarcoding showed a much better detection probability overall. For amphibians, the detection probability with eDNA metabarcoding was 0.97 (CI = 0.90-0.99) vs. 0.58 (CI = 0.50-0.63) for traditional surveys. For fish, in 89% of the studied sites, the number of taxa detected using the eDNA metabarcoding approach was higher or identical to the number detected using traditional methods. We argue that the proposed DNA-based approach has the potential to become the next-generation tool for ecological studies and standardized biodiversity monitoring in a wide range of aquatic ecosystems.&quot;,&quot;publisher&quot;:&quot;Wiley Online Library&quot;,&quot;issue&quot;:&quot;4&quot;,&quot;volume&quot;:&quot;25&quot;,&quot;container-title-short&quot;:&quot;&quot;},&quot;isTemporary&quot;:false}]},{&quot;citationID&quot;:&quot;MENDELEY_CITATION_e8173685-9b1d-4d0a-ab52-45302ebdc012&quot;,&quot;properties&quot;:{&quot;noteIndex&quot;:0},&quot;isEdited&quot;:false,&quot;manualOverride&quot;:{&quot;isManuallyOverridden&quot;:false,&quot;citeprocText&quot;:&quot;[26,51,69]&quot;,&quot;manualOverrideText&quot;:&quot;&quot;},&quot;citationTag&quot;:&quot;MENDELEY_CITATION_v3_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XX0=&quot;,&quot;citationItems&quot;:[{&quot;id&quot;:&quot;4d1606b6-c755-3940-ad77-57a3bd8c8ae9&quot;,&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quot;},&quot;isTemporary&quot;:false},{&quot;id&quot;:&quot;7261e57c-3004-3e05-940b-a635a40452b4&quot;,&quot;itemData&quot;:{&quot;type&quot;:&quot;article-journal&quot;,&quot;id&quot;:&quot;7261e57c-3004-3e05-940b-a635a40452b4&quot;,&quot;title&quot;:&quot;Predicting the fate of eDNA in the environment and implications for studying biodiversity&quot;,&quot;author&quot;:[{&quot;family&quot;:&quot;Harrison&quot;,&quot;given&quot;:&quot;Jori B.&quot;,&quot;parse-names&quot;:false,&quot;dropping-particle&quot;:&quot;&quot;,&quot;non-dropping-particle&quot;:&quot;&quot;},{&quot;family&quot;:&quot;Sunday&quot;,&quot;given&quot;:&quot;Jennifer M.&quot;,&quot;parse-names&quot;:false,&quot;dropping-particle&quot;:&quot;&quot;,&quot;non-dropping-particle&quot;:&quot;&quot;},{&quot;family&quot;:&quot;Rogers&quot;,&quot;given&quot;:&quot;Sean M.&quot;,&quot;parse-names&quot;:false,&quot;dropping-particle&quot;:&quot;&quot;,&quot;non-dropping-particle&quot;:&quot;&quot;}],&quot;container-title&quot;:&quot;Proceedings of the Royal Society B: Biological Sciences&quot;,&quot;DOI&quot;:&quot;10.1098/rspb.2019.1409&quot;,&quot;ISSN&quot;:&quot;14712954&quot;,&quot;PMID&quot;:&quot;31744434&quot;,&quot;issued&quot;:{&quot;date-parts&quot;:[[2019]]},&quot;page&quot;:&quot;20191409&quot;,&quot;abstract&quot;:&quot;Environmental DNA (eDNA) applications are transforming the standard of characterizing aquatic biodiversity via the presence, location and abundance of DNA collected from environmental samples. As eDNA studies use DNA fragments as a proxy for the presence of organisms, the ecological properties of the complex and dynamic environments from which eDNA is sampled need to be considered for accurate biological interpretation. In this review, we discuss the role that differing environments play on the major processes that eDNA undergoes between organism and collection, including shedding, decay and transport. We focus on a mechanistic understanding of these processes and highlight how decay and transport models are being developed towards more accurate and robust predictions of the fate of eDNA. We conclude with five recommendations for eDNA researchers and practitioners, to advance current best practices, as well as to support a future model of eDNA spatio-temporal persistence.&quot;,&quot;publisher&quot;:&quot;The Royal Society&quot;,&quot;issue&quot;:&quot;1915&quot;,&quot;volume&quot;:&quot;286&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a987f336-8be3-4b88-a37c-c45167fb9572&quot;,&quot;properties&quot;:{&quot;noteIndex&quot;:0},&quot;isEdited&quot;:false,&quot;manualOverride&quot;:{&quot;isManuallyOverridden&quot;:false,&quot;citeprocText&quot;:&quot;[27]&quot;,&quot;manualOverrideText&quot;:&quot;&quot;},&quot;citationTag&quot;:&quot;MENDELEY_CITATION_v3_eyJjaXRhdGlvbklEIjoiTUVOREVMRVlfQ0lUQVRJT05fYTk4N2YzMzYtOGJlMy00Yjg4LWEzN2MtYzQ1MTY3ZmI5NTcy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
    <we:property name="MENDELEY_CITATIONS_STYLE" value="{&quot;id&quot;:&quot;https://www.zotero.org/styles/plos-one&quot;,&quot;title&quot;:&quot;PLOS ON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9AE7B-5175-0A42-8032-ADF32D25D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38</Pages>
  <Words>10004</Words>
  <Characters>57029</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Zachary Gold</cp:lastModifiedBy>
  <cp:revision>5</cp:revision>
  <dcterms:created xsi:type="dcterms:W3CDTF">2022-08-30T21:03:00Z</dcterms:created>
  <dcterms:modified xsi:type="dcterms:W3CDTF">2022-09-02T18:03:00Z</dcterms:modified>
</cp:coreProperties>
</file>